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C8E68" w14:textId="77777777" w:rsidR="0097772C" w:rsidRDefault="00772A41">
      <w:pPr>
        <w:pStyle w:val="Title"/>
      </w:pPr>
      <w:r>
        <w:t>Dungeness River Winter Steelhead SONAR-based Escapement Estimates</w:t>
      </w:r>
    </w:p>
    <w:p w14:paraId="2B0C8E69" w14:textId="77777777" w:rsidR="0097772C" w:rsidRDefault="00772A41">
      <w:pPr>
        <w:pStyle w:val="Subtitle"/>
      </w:pPr>
      <w:r>
        <w:t>2019 - 2023</w:t>
      </w:r>
    </w:p>
    <w:p w14:paraId="2B0C8E6A" w14:textId="77777777" w:rsidR="0097772C" w:rsidRDefault="00772A41">
      <w:r>
        <w:t>Bethany Craig</w:t>
      </w:r>
      <w:r>
        <w:rPr>
          <w:vertAlign w:val="superscript"/>
        </w:rPr>
        <w:t>1,✉</w:t>
      </w:r>
      <w:r>
        <w:t>, Kevin See</w:t>
      </w:r>
      <w:r>
        <w:rPr>
          <w:vertAlign w:val="superscript"/>
        </w:rPr>
        <w:t>1</w:t>
      </w:r>
      <w:r>
        <w:t>, and Joseph Anderson</w:t>
      </w:r>
      <w:r>
        <w:rPr>
          <w:vertAlign w:val="superscript"/>
        </w:rPr>
        <w:t>1</w:t>
      </w:r>
    </w:p>
    <w:p w14:paraId="2B0C8E6B" w14:textId="77777777" w:rsidR="0097772C" w:rsidRDefault="00772A41">
      <w:r>
        <w:t>April 17, 2024</w:t>
      </w:r>
    </w:p>
    <w:p w14:paraId="11FF2651" w14:textId="77777777" w:rsidR="00F11B2D" w:rsidRDefault="00F11B2D">
      <w:r>
        <w:rPr>
          <w:b/>
          <w:bCs/>
        </w:rPr>
        <w:br w:type="page"/>
      </w:r>
    </w:p>
    <w:sdt>
      <w:sdtPr>
        <w:rPr>
          <w:rFonts w:asciiTheme="minorHAnsi" w:hAnsiTheme="minorHAnsi" w:cstheme="minorHAnsi"/>
          <w:b w:val="0"/>
          <w:bCs w:val="0"/>
          <w:color w:val="auto"/>
          <w:sz w:val="22"/>
          <w:szCs w:val="22"/>
        </w:rPr>
        <w:id w:val="696741124"/>
        <w:docPartObj>
          <w:docPartGallery w:val="Table of Contents"/>
          <w:docPartUnique/>
        </w:docPartObj>
      </w:sdtPr>
      <w:sdtContent>
        <w:p w14:paraId="2B0C8E6C" w14:textId="39371A77" w:rsidR="0097772C" w:rsidRDefault="00772A41">
          <w:pPr>
            <w:pStyle w:val="TOCHeading"/>
          </w:pPr>
          <w:r>
            <w:t>Table of Contents</w:t>
          </w:r>
        </w:p>
        <w:p w14:paraId="6AAEE7F7" w14:textId="69D6DE02" w:rsidR="00E60ED0" w:rsidRDefault="00772A41">
          <w:pPr>
            <w:pStyle w:val="TOC1"/>
            <w:tabs>
              <w:tab w:val="left" w:pos="440"/>
              <w:tab w:val="right" w:leader="dot" w:pos="9350"/>
            </w:tabs>
            <w:rPr>
              <w:rFonts w:cstheme="minorBidi"/>
              <w:b w:val="0"/>
              <w:noProof/>
              <w:kern w:val="2"/>
              <w:sz w:val="24"/>
              <w:szCs w:val="24"/>
              <w14:ligatures w14:val="standardContextual"/>
            </w:rPr>
          </w:pPr>
          <w:r>
            <w:fldChar w:fldCharType="begin"/>
          </w:r>
          <w:r>
            <w:instrText>TOC \o "1-3" \h \z \u</w:instrText>
          </w:r>
          <w:r>
            <w:fldChar w:fldCharType="separate"/>
          </w:r>
          <w:hyperlink w:anchor="_Toc164258548" w:history="1">
            <w:r w:rsidR="00E60ED0" w:rsidRPr="006353DF">
              <w:rPr>
                <w:rStyle w:val="Hyperlink"/>
                <w:noProof/>
              </w:rPr>
              <w:t>1</w:t>
            </w:r>
            <w:r w:rsidR="00E60ED0">
              <w:rPr>
                <w:rFonts w:cstheme="minorBidi"/>
                <w:b w:val="0"/>
                <w:noProof/>
                <w:kern w:val="2"/>
                <w:sz w:val="24"/>
                <w:szCs w:val="24"/>
                <w14:ligatures w14:val="standardContextual"/>
              </w:rPr>
              <w:tab/>
            </w:r>
            <w:r w:rsidR="00E60ED0" w:rsidRPr="006353DF">
              <w:rPr>
                <w:rStyle w:val="Hyperlink"/>
                <w:noProof/>
              </w:rPr>
              <w:t>Executive Summary</w:t>
            </w:r>
            <w:r w:rsidR="00E60ED0">
              <w:rPr>
                <w:noProof/>
                <w:webHidden/>
              </w:rPr>
              <w:tab/>
            </w:r>
            <w:r w:rsidR="00E60ED0">
              <w:rPr>
                <w:noProof/>
                <w:webHidden/>
              </w:rPr>
              <w:fldChar w:fldCharType="begin"/>
            </w:r>
            <w:r w:rsidR="00E60ED0">
              <w:rPr>
                <w:noProof/>
                <w:webHidden/>
              </w:rPr>
              <w:instrText xml:space="preserve"> PAGEREF _Toc164258548 \h </w:instrText>
            </w:r>
            <w:r w:rsidR="00E60ED0">
              <w:rPr>
                <w:noProof/>
                <w:webHidden/>
              </w:rPr>
            </w:r>
            <w:r w:rsidR="00E60ED0">
              <w:rPr>
                <w:noProof/>
                <w:webHidden/>
              </w:rPr>
              <w:fldChar w:fldCharType="separate"/>
            </w:r>
            <w:r w:rsidR="00E60ED0">
              <w:rPr>
                <w:noProof/>
                <w:webHidden/>
              </w:rPr>
              <w:t>2</w:t>
            </w:r>
            <w:r w:rsidR="00E60ED0">
              <w:rPr>
                <w:noProof/>
                <w:webHidden/>
              </w:rPr>
              <w:fldChar w:fldCharType="end"/>
            </w:r>
          </w:hyperlink>
        </w:p>
        <w:p w14:paraId="5305DD66" w14:textId="439F8466" w:rsidR="00E60ED0" w:rsidRDefault="00000000">
          <w:pPr>
            <w:pStyle w:val="TOC1"/>
            <w:tabs>
              <w:tab w:val="left" w:pos="440"/>
              <w:tab w:val="right" w:leader="dot" w:pos="9350"/>
            </w:tabs>
            <w:rPr>
              <w:rFonts w:cstheme="minorBidi"/>
              <w:b w:val="0"/>
              <w:noProof/>
              <w:kern w:val="2"/>
              <w:sz w:val="24"/>
              <w:szCs w:val="24"/>
              <w14:ligatures w14:val="standardContextual"/>
            </w:rPr>
          </w:pPr>
          <w:hyperlink w:anchor="_Toc164258549" w:history="1">
            <w:r w:rsidR="00E60ED0" w:rsidRPr="006353DF">
              <w:rPr>
                <w:rStyle w:val="Hyperlink"/>
                <w:noProof/>
              </w:rPr>
              <w:t>2</w:t>
            </w:r>
            <w:r w:rsidR="00E60ED0">
              <w:rPr>
                <w:rFonts w:cstheme="minorBidi"/>
                <w:b w:val="0"/>
                <w:noProof/>
                <w:kern w:val="2"/>
                <w:sz w:val="24"/>
                <w:szCs w:val="24"/>
                <w14:ligatures w14:val="standardContextual"/>
              </w:rPr>
              <w:tab/>
            </w:r>
            <w:r w:rsidR="00E60ED0" w:rsidRPr="006353DF">
              <w:rPr>
                <w:rStyle w:val="Hyperlink"/>
                <w:noProof/>
              </w:rPr>
              <w:t>Introduction</w:t>
            </w:r>
            <w:r w:rsidR="00E60ED0">
              <w:rPr>
                <w:noProof/>
                <w:webHidden/>
              </w:rPr>
              <w:tab/>
            </w:r>
            <w:r w:rsidR="00E60ED0">
              <w:rPr>
                <w:noProof/>
                <w:webHidden/>
              </w:rPr>
              <w:fldChar w:fldCharType="begin"/>
            </w:r>
            <w:r w:rsidR="00E60ED0">
              <w:rPr>
                <w:noProof/>
                <w:webHidden/>
              </w:rPr>
              <w:instrText xml:space="preserve"> PAGEREF _Toc164258549 \h </w:instrText>
            </w:r>
            <w:r w:rsidR="00E60ED0">
              <w:rPr>
                <w:noProof/>
                <w:webHidden/>
              </w:rPr>
            </w:r>
            <w:r w:rsidR="00E60ED0">
              <w:rPr>
                <w:noProof/>
                <w:webHidden/>
              </w:rPr>
              <w:fldChar w:fldCharType="separate"/>
            </w:r>
            <w:r w:rsidR="00E60ED0">
              <w:rPr>
                <w:noProof/>
                <w:webHidden/>
              </w:rPr>
              <w:t>3</w:t>
            </w:r>
            <w:r w:rsidR="00E60ED0">
              <w:rPr>
                <w:noProof/>
                <w:webHidden/>
              </w:rPr>
              <w:fldChar w:fldCharType="end"/>
            </w:r>
          </w:hyperlink>
        </w:p>
        <w:p w14:paraId="230B76C3" w14:textId="72E511E6" w:rsidR="00E60ED0" w:rsidRDefault="00000000">
          <w:pPr>
            <w:pStyle w:val="TOC1"/>
            <w:tabs>
              <w:tab w:val="left" w:pos="440"/>
              <w:tab w:val="right" w:leader="dot" w:pos="9350"/>
            </w:tabs>
            <w:rPr>
              <w:rFonts w:cstheme="minorBidi"/>
              <w:b w:val="0"/>
              <w:noProof/>
              <w:kern w:val="2"/>
              <w:sz w:val="24"/>
              <w:szCs w:val="24"/>
              <w14:ligatures w14:val="standardContextual"/>
            </w:rPr>
          </w:pPr>
          <w:hyperlink w:anchor="_Toc164258550" w:history="1">
            <w:r w:rsidR="00E60ED0" w:rsidRPr="006353DF">
              <w:rPr>
                <w:rStyle w:val="Hyperlink"/>
                <w:noProof/>
              </w:rPr>
              <w:t>3</w:t>
            </w:r>
            <w:r w:rsidR="00E60ED0">
              <w:rPr>
                <w:rFonts w:cstheme="minorBidi"/>
                <w:b w:val="0"/>
                <w:noProof/>
                <w:kern w:val="2"/>
                <w:sz w:val="24"/>
                <w:szCs w:val="24"/>
                <w14:ligatures w14:val="standardContextual"/>
              </w:rPr>
              <w:tab/>
            </w:r>
            <w:r w:rsidR="00E60ED0" w:rsidRPr="006353DF">
              <w:rPr>
                <w:rStyle w:val="Hyperlink"/>
                <w:noProof/>
              </w:rPr>
              <w:t>Methods</w:t>
            </w:r>
            <w:r w:rsidR="00E60ED0">
              <w:rPr>
                <w:noProof/>
                <w:webHidden/>
              </w:rPr>
              <w:tab/>
            </w:r>
            <w:r w:rsidR="00E60ED0">
              <w:rPr>
                <w:noProof/>
                <w:webHidden/>
              </w:rPr>
              <w:fldChar w:fldCharType="begin"/>
            </w:r>
            <w:r w:rsidR="00E60ED0">
              <w:rPr>
                <w:noProof/>
                <w:webHidden/>
              </w:rPr>
              <w:instrText xml:space="preserve"> PAGEREF _Toc164258550 \h </w:instrText>
            </w:r>
            <w:r w:rsidR="00E60ED0">
              <w:rPr>
                <w:noProof/>
                <w:webHidden/>
              </w:rPr>
            </w:r>
            <w:r w:rsidR="00E60ED0">
              <w:rPr>
                <w:noProof/>
                <w:webHidden/>
              </w:rPr>
              <w:fldChar w:fldCharType="separate"/>
            </w:r>
            <w:r w:rsidR="00E60ED0">
              <w:rPr>
                <w:noProof/>
                <w:webHidden/>
              </w:rPr>
              <w:t>3</w:t>
            </w:r>
            <w:r w:rsidR="00E60ED0">
              <w:rPr>
                <w:noProof/>
                <w:webHidden/>
              </w:rPr>
              <w:fldChar w:fldCharType="end"/>
            </w:r>
          </w:hyperlink>
        </w:p>
        <w:p w14:paraId="09D7CF1D" w14:textId="749ED92F" w:rsidR="00E60ED0" w:rsidRDefault="00000000">
          <w:pPr>
            <w:pStyle w:val="TOC2"/>
            <w:tabs>
              <w:tab w:val="left" w:pos="960"/>
              <w:tab w:val="right" w:leader="dot" w:pos="9350"/>
            </w:tabs>
            <w:rPr>
              <w:rFonts w:cstheme="minorBidi"/>
              <w:noProof/>
              <w:kern w:val="2"/>
              <w:sz w:val="24"/>
              <w:szCs w:val="24"/>
              <w14:ligatures w14:val="standardContextual"/>
            </w:rPr>
          </w:pPr>
          <w:hyperlink w:anchor="_Toc164258551" w:history="1">
            <w:r w:rsidR="00E60ED0" w:rsidRPr="006353DF">
              <w:rPr>
                <w:rStyle w:val="Hyperlink"/>
                <w:noProof/>
              </w:rPr>
              <w:t>3.1</w:t>
            </w:r>
            <w:r w:rsidR="00E60ED0">
              <w:rPr>
                <w:rFonts w:cstheme="minorBidi"/>
                <w:noProof/>
                <w:kern w:val="2"/>
                <w:sz w:val="24"/>
                <w:szCs w:val="24"/>
                <w14:ligatures w14:val="standardContextual"/>
              </w:rPr>
              <w:tab/>
            </w:r>
            <w:r w:rsidR="00E60ED0" w:rsidRPr="006353DF">
              <w:rPr>
                <w:rStyle w:val="Hyperlink"/>
                <w:noProof/>
              </w:rPr>
              <w:t>SONAR operation</w:t>
            </w:r>
            <w:r w:rsidR="00E60ED0">
              <w:rPr>
                <w:noProof/>
                <w:webHidden/>
              </w:rPr>
              <w:tab/>
            </w:r>
            <w:r w:rsidR="00E60ED0">
              <w:rPr>
                <w:noProof/>
                <w:webHidden/>
              </w:rPr>
              <w:fldChar w:fldCharType="begin"/>
            </w:r>
            <w:r w:rsidR="00E60ED0">
              <w:rPr>
                <w:noProof/>
                <w:webHidden/>
              </w:rPr>
              <w:instrText xml:space="preserve"> PAGEREF _Toc164258551 \h </w:instrText>
            </w:r>
            <w:r w:rsidR="00E60ED0">
              <w:rPr>
                <w:noProof/>
                <w:webHidden/>
              </w:rPr>
            </w:r>
            <w:r w:rsidR="00E60ED0">
              <w:rPr>
                <w:noProof/>
                <w:webHidden/>
              </w:rPr>
              <w:fldChar w:fldCharType="separate"/>
            </w:r>
            <w:r w:rsidR="00E60ED0">
              <w:rPr>
                <w:noProof/>
                <w:webHidden/>
              </w:rPr>
              <w:t>3</w:t>
            </w:r>
            <w:r w:rsidR="00E60ED0">
              <w:rPr>
                <w:noProof/>
                <w:webHidden/>
              </w:rPr>
              <w:fldChar w:fldCharType="end"/>
            </w:r>
          </w:hyperlink>
        </w:p>
        <w:p w14:paraId="37314ED2" w14:textId="67900915" w:rsidR="00E60ED0" w:rsidRDefault="00000000">
          <w:pPr>
            <w:pStyle w:val="TOC2"/>
            <w:tabs>
              <w:tab w:val="left" w:pos="960"/>
              <w:tab w:val="right" w:leader="dot" w:pos="9350"/>
            </w:tabs>
            <w:rPr>
              <w:rFonts w:cstheme="minorBidi"/>
              <w:noProof/>
              <w:kern w:val="2"/>
              <w:sz w:val="24"/>
              <w:szCs w:val="24"/>
              <w14:ligatures w14:val="standardContextual"/>
            </w:rPr>
          </w:pPr>
          <w:hyperlink w:anchor="_Toc164258552" w:history="1">
            <w:r w:rsidR="00E60ED0" w:rsidRPr="006353DF">
              <w:rPr>
                <w:rStyle w:val="Hyperlink"/>
                <w:noProof/>
              </w:rPr>
              <w:t>3.2</w:t>
            </w:r>
            <w:r w:rsidR="00E60ED0">
              <w:rPr>
                <w:rFonts w:cstheme="minorBidi"/>
                <w:noProof/>
                <w:kern w:val="2"/>
                <w:sz w:val="24"/>
                <w:szCs w:val="24"/>
                <w14:ligatures w14:val="standardContextual"/>
              </w:rPr>
              <w:tab/>
            </w:r>
            <w:r w:rsidR="00E60ED0" w:rsidRPr="006353DF">
              <w:rPr>
                <w:rStyle w:val="Hyperlink"/>
                <w:noProof/>
              </w:rPr>
              <w:t>Data Processing</w:t>
            </w:r>
            <w:r w:rsidR="00E60ED0">
              <w:rPr>
                <w:noProof/>
                <w:webHidden/>
              </w:rPr>
              <w:tab/>
            </w:r>
            <w:r w:rsidR="00E60ED0">
              <w:rPr>
                <w:noProof/>
                <w:webHidden/>
              </w:rPr>
              <w:fldChar w:fldCharType="begin"/>
            </w:r>
            <w:r w:rsidR="00E60ED0">
              <w:rPr>
                <w:noProof/>
                <w:webHidden/>
              </w:rPr>
              <w:instrText xml:space="preserve"> PAGEREF _Toc164258552 \h </w:instrText>
            </w:r>
            <w:r w:rsidR="00E60ED0">
              <w:rPr>
                <w:noProof/>
                <w:webHidden/>
              </w:rPr>
            </w:r>
            <w:r w:rsidR="00E60ED0">
              <w:rPr>
                <w:noProof/>
                <w:webHidden/>
              </w:rPr>
              <w:fldChar w:fldCharType="separate"/>
            </w:r>
            <w:r w:rsidR="00E60ED0">
              <w:rPr>
                <w:noProof/>
                <w:webHidden/>
              </w:rPr>
              <w:t>8</w:t>
            </w:r>
            <w:r w:rsidR="00E60ED0">
              <w:rPr>
                <w:noProof/>
                <w:webHidden/>
              </w:rPr>
              <w:fldChar w:fldCharType="end"/>
            </w:r>
          </w:hyperlink>
        </w:p>
        <w:p w14:paraId="79A9AC79" w14:textId="48B2520C" w:rsidR="00E60ED0" w:rsidRDefault="00000000">
          <w:pPr>
            <w:pStyle w:val="TOC2"/>
            <w:tabs>
              <w:tab w:val="left" w:pos="960"/>
              <w:tab w:val="right" w:leader="dot" w:pos="9350"/>
            </w:tabs>
            <w:rPr>
              <w:rFonts w:cstheme="minorBidi"/>
              <w:noProof/>
              <w:kern w:val="2"/>
              <w:sz w:val="24"/>
              <w:szCs w:val="24"/>
              <w14:ligatures w14:val="standardContextual"/>
            </w:rPr>
          </w:pPr>
          <w:hyperlink w:anchor="_Toc164258553" w:history="1">
            <w:r w:rsidR="00E60ED0" w:rsidRPr="006353DF">
              <w:rPr>
                <w:rStyle w:val="Hyperlink"/>
                <w:noProof/>
              </w:rPr>
              <w:t>3.3</w:t>
            </w:r>
            <w:r w:rsidR="00E60ED0">
              <w:rPr>
                <w:rFonts w:cstheme="minorBidi"/>
                <w:noProof/>
                <w:kern w:val="2"/>
                <w:sz w:val="24"/>
                <w:szCs w:val="24"/>
                <w14:ligatures w14:val="standardContextual"/>
              </w:rPr>
              <w:tab/>
            </w:r>
            <w:r w:rsidR="00E60ED0" w:rsidRPr="006353DF">
              <w:rPr>
                <w:rStyle w:val="Hyperlink"/>
                <w:noProof/>
              </w:rPr>
              <w:t>Data Reviewer Comparison</w:t>
            </w:r>
            <w:r w:rsidR="00E60ED0">
              <w:rPr>
                <w:noProof/>
                <w:webHidden/>
              </w:rPr>
              <w:tab/>
            </w:r>
            <w:r w:rsidR="00E60ED0">
              <w:rPr>
                <w:noProof/>
                <w:webHidden/>
              </w:rPr>
              <w:fldChar w:fldCharType="begin"/>
            </w:r>
            <w:r w:rsidR="00E60ED0">
              <w:rPr>
                <w:noProof/>
                <w:webHidden/>
              </w:rPr>
              <w:instrText xml:space="preserve"> PAGEREF _Toc164258553 \h </w:instrText>
            </w:r>
            <w:r w:rsidR="00E60ED0">
              <w:rPr>
                <w:noProof/>
                <w:webHidden/>
              </w:rPr>
            </w:r>
            <w:r w:rsidR="00E60ED0">
              <w:rPr>
                <w:noProof/>
                <w:webHidden/>
              </w:rPr>
              <w:fldChar w:fldCharType="separate"/>
            </w:r>
            <w:r w:rsidR="00E60ED0">
              <w:rPr>
                <w:noProof/>
                <w:webHidden/>
              </w:rPr>
              <w:t>9</w:t>
            </w:r>
            <w:r w:rsidR="00E60ED0">
              <w:rPr>
                <w:noProof/>
                <w:webHidden/>
              </w:rPr>
              <w:fldChar w:fldCharType="end"/>
            </w:r>
          </w:hyperlink>
        </w:p>
        <w:p w14:paraId="7D4A8428" w14:textId="1C4C25A1" w:rsidR="00E60ED0" w:rsidRDefault="00000000">
          <w:pPr>
            <w:pStyle w:val="TOC2"/>
            <w:tabs>
              <w:tab w:val="left" w:pos="960"/>
              <w:tab w:val="right" w:leader="dot" w:pos="9350"/>
            </w:tabs>
            <w:rPr>
              <w:rFonts w:cstheme="minorBidi"/>
              <w:noProof/>
              <w:kern w:val="2"/>
              <w:sz w:val="24"/>
              <w:szCs w:val="24"/>
              <w14:ligatures w14:val="standardContextual"/>
            </w:rPr>
          </w:pPr>
          <w:hyperlink w:anchor="_Toc164258554" w:history="1">
            <w:r w:rsidR="00E60ED0" w:rsidRPr="006353DF">
              <w:rPr>
                <w:rStyle w:val="Hyperlink"/>
                <w:noProof/>
              </w:rPr>
              <w:t>3.4</w:t>
            </w:r>
            <w:r w:rsidR="00E60ED0">
              <w:rPr>
                <w:rFonts w:cstheme="minorBidi"/>
                <w:noProof/>
                <w:kern w:val="2"/>
                <w:sz w:val="24"/>
                <w:szCs w:val="24"/>
                <w14:ligatures w14:val="standardContextual"/>
              </w:rPr>
              <w:tab/>
            </w:r>
            <w:r w:rsidR="00E60ED0" w:rsidRPr="006353DF">
              <w:rPr>
                <w:rStyle w:val="Hyperlink"/>
                <w:noProof/>
              </w:rPr>
              <w:t>Species Composition Sampling</w:t>
            </w:r>
            <w:r w:rsidR="00E60ED0">
              <w:rPr>
                <w:noProof/>
                <w:webHidden/>
              </w:rPr>
              <w:tab/>
            </w:r>
            <w:r w:rsidR="00E60ED0">
              <w:rPr>
                <w:noProof/>
                <w:webHidden/>
              </w:rPr>
              <w:fldChar w:fldCharType="begin"/>
            </w:r>
            <w:r w:rsidR="00E60ED0">
              <w:rPr>
                <w:noProof/>
                <w:webHidden/>
              </w:rPr>
              <w:instrText xml:space="preserve"> PAGEREF _Toc164258554 \h </w:instrText>
            </w:r>
            <w:r w:rsidR="00E60ED0">
              <w:rPr>
                <w:noProof/>
                <w:webHidden/>
              </w:rPr>
            </w:r>
            <w:r w:rsidR="00E60ED0">
              <w:rPr>
                <w:noProof/>
                <w:webHidden/>
              </w:rPr>
              <w:fldChar w:fldCharType="separate"/>
            </w:r>
            <w:r w:rsidR="00E60ED0">
              <w:rPr>
                <w:noProof/>
                <w:webHidden/>
              </w:rPr>
              <w:t>10</w:t>
            </w:r>
            <w:r w:rsidR="00E60ED0">
              <w:rPr>
                <w:noProof/>
                <w:webHidden/>
              </w:rPr>
              <w:fldChar w:fldCharType="end"/>
            </w:r>
          </w:hyperlink>
        </w:p>
        <w:p w14:paraId="2EBCE972" w14:textId="414CB119" w:rsidR="00E60ED0" w:rsidRDefault="00000000">
          <w:pPr>
            <w:pStyle w:val="TOC2"/>
            <w:tabs>
              <w:tab w:val="left" w:pos="960"/>
              <w:tab w:val="right" w:leader="dot" w:pos="9350"/>
            </w:tabs>
            <w:rPr>
              <w:rFonts w:cstheme="minorBidi"/>
              <w:noProof/>
              <w:kern w:val="2"/>
              <w:sz w:val="24"/>
              <w:szCs w:val="24"/>
              <w14:ligatures w14:val="standardContextual"/>
            </w:rPr>
          </w:pPr>
          <w:hyperlink w:anchor="_Toc164258555" w:history="1">
            <w:r w:rsidR="00E60ED0" w:rsidRPr="006353DF">
              <w:rPr>
                <w:rStyle w:val="Hyperlink"/>
                <w:noProof/>
              </w:rPr>
              <w:t>3.5</w:t>
            </w:r>
            <w:r w:rsidR="00E60ED0">
              <w:rPr>
                <w:rFonts w:cstheme="minorBidi"/>
                <w:noProof/>
                <w:kern w:val="2"/>
                <w:sz w:val="24"/>
                <w:szCs w:val="24"/>
                <w14:ligatures w14:val="standardContextual"/>
              </w:rPr>
              <w:tab/>
            </w:r>
            <w:r w:rsidR="00E60ED0" w:rsidRPr="006353DF">
              <w:rPr>
                <w:rStyle w:val="Hyperlink"/>
                <w:noProof/>
              </w:rPr>
              <w:t>Determining Species</w:t>
            </w:r>
            <w:r w:rsidR="00E60ED0">
              <w:rPr>
                <w:noProof/>
                <w:webHidden/>
              </w:rPr>
              <w:tab/>
            </w:r>
            <w:r w:rsidR="00E60ED0">
              <w:rPr>
                <w:noProof/>
                <w:webHidden/>
              </w:rPr>
              <w:fldChar w:fldCharType="begin"/>
            </w:r>
            <w:r w:rsidR="00E60ED0">
              <w:rPr>
                <w:noProof/>
                <w:webHidden/>
              </w:rPr>
              <w:instrText xml:space="preserve"> PAGEREF _Toc164258555 \h </w:instrText>
            </w:r>
            <w:r w:rsidR="00E60ED0">
              <w:rPr>
                <w:noProof/>
                <w:webHidden/>
              </w:rPr>
            </w:r>
            <w:r w:rsidR="00E60ED0">
              <w:rPr>
                <w:noProof/>
                <w:webHidden/>
              </w:rPr>
              <w:fldChar w:fldCharType="separate"/>
            </w:r>
            <w:r w:rsidR="00E60ED0">
              <w:rPr>
                <w:noProof/>
                <w:webHidden/>
              </w:rPr>
              <w:t>10</w:t>
            </w:r>
            <w:r w:rsidR="00E60ED0">
              <w:rPr>
                <w:noProof/>
                <w:webHidden/>
              </w:rPr>
              <w:fldChar w:fldCharType="end"/>
            </w:r>
          </w:hyperlink>
        </w:p>
        <w:p w14:paraId="20547815" w14:textId="69526FBC" w:rsidR="00E60ED0" w:rsidRDefault="00000000">
          <w:pPr>
            <w:pStyle w:val="TOC2"/>
            <w:tabs>
              <w:tab w:val="left" w:pos="960"/>
              <w:tab w:val="right" w:leader="dot" w:pos="9350"/>
            </w:tabs>
            <w:rPr>
              <w:rFonts w:cstheme="minorBidi"/>
              <w:noProof/>
              <w:kern w:val="2"/>
              <w:sz w:val="24"/>
              <w:szCs w:val="24"/>
              <w14:ligatures w14:val="standardContextual"/>
            </w:rPr>
          </w:pPr>
          <w:hyperlink w:anchor="_Toc164258556" w:history="1">
            <w:r w:rsidR="00E60ED0" w:rsidRPr="006353DF">
              <w:rPr>
                <w:rStyle w:val="Hyperlink"/>
                <w:noProof/>
              </w:rPr>
              <w:t>3.6</w:t>
            </w:r>
            <w:r w:rsidR="00E60ED0">
              <w:rPr>
                <w:rFonts w:cstheme="minorBidi"/>
                <w:noProof/>
                <w:kern w:val="2"/>
                <w:sz w:val="24"/>
                <w:szCs w:val="24"/>
                <w14:ligatures w14:val="standardContextual"/>
              </w:rPr>
              <w:tab/>
            </w:r>
            <w:r w:rsidR="00E60ED0" w:rsidRPr="006353DF">
              <w:rPr>
                <w:rStyle w:val="Hyperlink"/>
                <w:noProof/>
              </w:rPr>
              <w:t>Abundance Estimation</w:t>
            </w:r>
            <w:r w:rsidR="00E60ED0">
              <w:rPr>
                <w:noProof/>
                <w:webHidden/>
              </w:rPr>
              <w:tab/>
            </w:r>
            <w:r w:rsidR="00E60ED0">
              <w:rPr>
                <w:noProof/>
                <w:webHidden/>
              </w:rPr>
              <w:fldChar w:fldCharType="begin"/>
            </w:r>
            <w:r w:rsidR="00E60ED0">
              <w:rPr>
                <w:noProof/>
                <w:webHidden/>
              </w:rPr>
              <w:instrText xml:space="preserve"> PAGEREF _Toc164258556 \h </w:instrText>
            </w:r>
            <w:r w:rsidR="00E60ED0">
              <w:rPr>
                <w:noProof/>
                <w:webHidden/>
              </w:rPr>
            </w:r>
            <w:r w:rsidR="00E60ED0">
              <w:rPr>
                <w:noProof/>
                <w:webHidden/>
              </w:rPr>
              <w:fldChar w:fldCharType="separate"/>
            </w:r>
            <w:r w:rsidR="00E60ED0">
              <w:rPr>
                <w:noProof/>
                <w:webHidden/>
              </w:rPr>
              <w:t>11</w:t>
            </w:r>
            <w:r w:rsidR="00E60ED0">
              <w:rPr>
                <w:noProof/>
                <w:webHidden/>
              </w:rPr>
              <w:fldChar w:fldCharType="end"/>
            </w:r>
          </w:hyperlink>
        </w:p>
        <w:p w14:paraId="638F83E9" w14:textId="58E5E620" w:rsidR="00E60ED0" w:rsidRDefault="00000000">
          <w:pPr>
            <w:pStyle w:val="TOC3"/>
            <w:tabs>
              <w:tab w:val="left" w:pos="1200"/>
              <w:tab w:val="right" w:leader="dot" w:pos="9350"/>
            </w:tabs>
            <w:rPr>
              <w:rFonts w:cstheme="minorBidi"/>
              <w:noProof/>
              <w:kern w:val="2"/>
              <w:sz w:val="24"/>
              <w:szCs w:val="24"/>
              <w14:ligatures w14:val="standardContextual"/>
            </w:rPr>
          </w:pPr>
          <w:hyperlink w:anchor="_Toc164258557" w:history="1">
            <w:r w:rsidR="00E60ED0" w:rsidRPr="006353DF">
              <w:rPr>
                <w:rStyle w:val="Hyperlink"/>
                <w:noProof/>
              </w:rPr>
              <w:t>3.6.1</w:t>
            </w:r>
            <w:r w:rsidR="00E60ED0">
              <w:rPr>
                <w:rFonts w:cstheme="minorBidi"/>
                <w:noProof/>
                <w:kern w:val="2"/>
                <w:sz w:val="24"/>
                <w:szCs w:val="24"/>
                <w14:ligatures w14:val="standardContextual"/>
              </w:rPr>
              <w:tab/>
            </w:r>
            <w:r w:rsidR="00E60ED0" w:rsidRPr="006353DF">
              <w:rPr>
                <w:rStyle w:val="Hyperlink"/>
                <w:noProof/>
              </w:rPr>
              <w:t>Comparison with Redd-Based Estimates</w:t>
            </w:r>
            <w:r w:rsidR="00E60ED0">
              <w:rPr>
                <w:noProof/>
                <w:webHidden/>
              </w:rPr>
              <w:tab/>
            </w:r>
            <w:r w:rsidR="00E60ED0">
              <w:rPr>
                <w:noProof/>
                <w:webHidden/>
              </w:rPr>
              <w:fldChar w:fldCharType="begin"/>
            </w:r>
            <w:r w:rsidR="00E60ED0">
              <w:rPr>
                <w:noProof/>
                <w:webHidden/>
              </w:rPr>
              <w:instrText xml:space="preserve"> PAGEREF _Toc164258557 \h </w:instrText>
            </w:r>
            <w:r w:rsidR="00E60ED0">
              <w:rPr>
                <w:noProof/>
                <w:webHidden/>
              </w:rPr>
            </w:r>
            <w:r w:rsidR="00E60ED0">
              <w:rPr>
                <w:noProof/>
                <w:webHidden/>
              </w:rPr>
              <w:fldChar w:fldCharType="separate"/>
            </w:r>
            <w:r w:rsidR="00E60ED0">
              <w:rPr>
                <w:noProof/>
                <w:webHidden/>
              </w:rPr>
              <w:t>11</w:t>
            </w:r>
            <w:r w:rsidR="00E60ED0">
              <w:rPr>
                <w:noProof/>
                <w:webHidden/>
              </w:rPr>
              <w:fldChar w:fldCharType="end"/>
            </w:r>
          </w:hyperlink>
        </w:p>
        <w:p w14:paraId="13C46A06" w14:textId="4E525BE1" w:rsidR="00E60ED0" w:rsidRDefault="00000000">
          <w:pPr>
            <w:pStyle w:val="TOC1"/>
            <w:tabs>
              <w:tab w:val="left" w:pos="440"/>
              <w:tab w:val="right" w:leader="dot" w:pos="9350"/>
            </w:tabs>
            <w:rPr>
              <w:rFonts w:cstheme="minorBidi"/>
              <w:b w:val="0"/>
              <w:noProof/>
              <w:kern w:val="2"/>
              <w:sz w:val="24"/>
              <w:szCs w:val="24"/>
              <w14:ligatures w14:val="standardContextual"/>
            </w:rPr>
          </w:pPr>
          <w:hyperlink w:anchor="_Toc164258558" w:history="1">
            <w:r w:rsidR="00E60ED0" w:rsidRPr="006353DF">
              <w:rPr>
                <w:rStyle w:val="Hyperlink"/>
                <w:noProof/>
              </w:rPr>
              <w:t>4</w:t>
            </w:r>
            <w:r w:rsidR="00E60ED0">
              <w:rPr>
                <w:rFonts w:cstheme="minorBidi"/>
                <w:b w:val="0"/>
                <w:noProof/>
                <w:kern w:val="2"/>
                <w:sz w:val="24"/>
                <w:szCs w:val="24"/>
                <w14:ligatures w14:val="standardContextual"/>
              </w:rPr>
              <w:tab/>
            </w:r>
            <w:r w:rsidR="00E60ED0" w:rsidRPr="006353DF">
              <w:rPr>
                <w:rStyle w:val="Hyperlink"/>
                <w:noProof/>
              </w:rPr>
              <w:t>Results</w:t>
            </w:r>
            <w:r w:rsidR="00E60ED0">
              <w:rPr>
                <w:noProof/>
                <w:webHidden/>
              </w:rPr>
              <w:tab/>
            </w:r>
            <w:r w:rsidR="00E60ED0">
              <w:rPr>
                <w:noProof/>
                <w:webHidden/>
              </w:rPr>
              <w:fldChar w:fldCharType="begin"/>
            </w:r>
            <w:r w:rsidR="00E60ED0">
              <w:rPr>
                <w:noProof/>
                <w:webHidden/>
              </w:rPr>
              <w:instrText xml:space="preserve"> PAGEREF _Toc164258558 \h </w:instrText>
            </w:r>
            <w:r w:rsidR="00E60ED0">
              <w:rPr>
                <w:noProof/>
                <w:webHidden/>
              </w:rPr>
            </w:r>
            <w:r w:rsidR="00E60ED0">
              <w:rPr>
                <w:noProof/>
                <w:webHidden/>
              </w:rPr>
              <w:fldChar w:fldCharType="separate"/>
            </w:r>
            <w:r w:rsidR="00E60ED0">
              <w:rPr>
                <w:noProof/>
                <w:webHidden/>
              </w:rPr>
              <w:t>12</w:t>
            </w:r>
            <w:r w:rsidR="00E60ED0">
              <w:rPr>
                <w:noProof/>
                <w:webHidden/>
              </w:rPr>
              <w:fldChar w:fldCharType="end"/>
            </w:r>
          </w:hyperlink>
        </w:p>
        <w:p w14:paraId="71241CA0" w14:textId="0F46F1DA" w:rsidR="00E60ED0" w:rsidRDefault="00000000">
          <w:pPr>
            <w:pStyle w:val="TOC2"/>
            <w:tabs>
              <w:tab w:val="left" w:pos="960"/>
              <w:tab w:val="right" w:leader="dot" w:pos="9350"/>
            </w:tabs>
            <w:rPr>
              <w:rFonts w:cstheme="minorBidi"/>
              <w:noProof/>
              <w:kern w:val="2"/>
              <w:sz w:val="24"/>
              <w:szCs w:val="24"/>
              <w14:ligatures w14:val="standardContextual"/>
            </w:rPr>
          </w:pPr>
          <w:hyperlink w:anchor="_Toc164258559" w:history="1">
            <w:r w:rsidR="00E60ED0" w:rsidRPr="006353DF">
              <w:rPr>
                <w:rStyle w:val="Hyperlink"/>
                <w:noProof/>
              </w:rPr>
              <w:t>4.1</w:t>
            </w:r>
            <w:r w:rsidR="00E60ED0">
              <w:rPr>
                <w:rFonts w:cstheme="minorBidi"/>
                <w:noProof/>
                <w:kern w:val="2"/>
                <w:sz w:val="24"/>
                <w:szCs w:val="24"/>
                <w14:ligatures w14:val="standardContextual"/>
              </w:rPr>
              <w:tab/>
            </w:r>
            <w:r w:rsidR="00E60ED0" w:rsidRPr="006353DF">
              <w:rPr>
                <w:rStyle w:val="Hyperlink"/>
                <w:noProof/>
              </w:rPr>
              <w:t>Data Reviewer Comparison</w:t>
            </w:r>
            <w:r w:rsidR="00E60ED0">
              <w:rPr>
                <w:noProof/>
                <w:webHidden/>
              </w:rPr>
              <w:tab/>
            </w:r>
            <w:r w:rsidR="00E60ED0">
              <w:rPr>
                <w:noProof/>
                <w:webHidden/>
              </w:rPr>
              <w:fldChar w:fldCharType="begin"/>
            </w:r>
            <w:r w:rsidR="00E60ED0">
              <w:rPr>
                <w:noProof/>
                <w:webHidden/>
              </w:rPr>
              <w:instrText xml:space="preserve"> PAGEREF _Toc164258559 \h </w:instrText>
            </w:r>
            <w:r w:rsidR="00E60ED0">
              <w:rPr>
                <w:noProof/>
                <w:webHidden/>
              </w:rPr>
            </w:r>
            <w:r w:rsidR="00E60ED0">
              <w:rPr>
                <w:noProof/>
                <w:webHidden/>
              </w:rPr>
              <w:fldChar w:fldCharType="separate"/>
            </w:r>
            <w:r w:rsidR="00E60ED0">
              <w:rPr>
                <w:noProof/>
                <w:webHidden/>
              </w:rPr>
              <w:t>12</w:t>
            </w:r>
            <w:r w:rsidR="00E60ED0">
              <w:rPr>
                <w:noProof/>
                <w:webHidden/>
              </w:rPr>
              <w:fldChar w:fldCharType="end"/>
            </w:r>
          </w:hyperlink>
        </w:p>
        <w:p w14:paraId="116B2C06" w14:textId="5049EDB3" w:rsidR="00E60ED0" w:rsidRDefault="00000000">
          <w:pPr>
            <w:pStyle w:val="TOC2"/>
            <w:tabs>
              <w:tab w:val="left" w:pos="960"/>
              <w:tab w:val="right" w:leader="dot" w:pos="9350"/>
            </w:tabs>
            <w:rPr>
              <w:rFonts w:cstheme="minorBidi"/>
              <w:noProof/>
              <w:kern w:val="2"/>
              <w:sz w:val="24"/>
              <w:szCs w:val="24"/>
              <w14:ligatures w14:val="standardContextual"/>
            </w:rPr>
          </w:pPr>
          <w:hyperlink w:anchor="_Toc164258560" w:history="1">
            <w:r w:rsidR="00E60ED0" w:rsidRPr="006353DF">
              <w:rPr>
                <w:rStyle w:val="Hyperlink"/>
                <w:noProof/>
              </w:rPr>
              <w:t>4.2</w:t>
            </w:r>
            <w:r w:rsidR="00E60ED0">
              <w:rPr>
                <w:rFonts w:cstheme="minorBidi"/>
                <w:noProof/>
                <w:kern w:val="2"/>
                <w:sz w:val="24"/>
                <w:szCs w:val="24"/>
                <w14:ligatures w14:val="standardContextual"/>
              </w:rPr>
              <w:tab/>
            </w:r>
            <w:r w:rsidR="00E60ED0" w:rsidRPr="006353DF">
              <w:rPr>
                <w:rStyle w:val="Hyperlink"/>
                <w:noProof/>
              </w:rPr>
              <w:t>Species Composition</w:t>
            </w:r>
            <w:r w:rsidR="00E60ED0">
              <w:rPr>
                <w:noProof/>
                <w:webHidden/>
              </w:rPr>
              <w:tab/>
            </w:r>
            <w:r w:rsidR="00E60ED0">
              <w:rPr>
                <w:noProof/>
                <w:webHidden/>
              </w:rPr>
              <w:fldChar w:fldCharType="begin"/>
            </w:r>
            <w:r w:rsidR="00E60ED0">
              <w:rPr>
                <w:noProof/>
                <w:webHidden/>
              </w:rPr>
              <w:instrText xml:space="preserve"> PAGEREF _Toc164258560 \h </w:instrText>
            </w:r>
            <w:r w:rsidR="00E60ED0">
              <w:rPr>
                <w:noProof/>
                <w:webHidden/>
              </w:rPr>
            </w:r>
            <w:r w:rsidR="00E60ED0">
              <w:rPr>
                <w:noProof/>
                <w:webHidden/>
              </w:rPr>
              <w:fldChar w:fldCharType="separate"/>
            </w:r>
            <w:r w:rsidR="00E60ED0">
              <w:rPr>
                <w:noProof/>
                <w:webHidden/>
              </w:rPr>
              <w:t>17</w:t>
            </w:r>
            <w:r w:rsidR="00E60ED0">
              <w:rPr>
                <w:noProof/>
                <w:webHidden/>
              </w:rPr>
              <w:fldChar w:fldCharType="end"/>
            </w:r>
          </w:hyperlink>
        </w:p>
        <w:p w14:paraId="5784AC6F" w14:textId="2AC43F0B" w:rsidR="00E60ED0" w:rsidRDefault="00000000">
          <w:pPr>
            <w:pStyle w:val="TOC2"/>
            <w:tabs>
              <w:tab w:val="left" w:pos="960"/>
              <w:tab w:val="right" w:leader="dot" w:pos="9350"/>
            </w:tabs>
            <w:rPr>
              <w:rFonts w:cstheme="minorBidi"/>
              <w:noProof/>
              <w:kern w:val="2"/>
              <w:sz w:val="24"/>
              <w:szCs w:val="24"/>
              <w14:ligatures w14:val="standardContextual"/>
            </w:rPr>
          </w:pPr>
          <w:hyperlink w:anchor="_Toc164258561" w:history="1">
            <w:r w:rsidR="00E60ED0" w:rsidRPr="006353DF">
              <w:rPr>
                <w:rStyle w:val="Hyperlink"/>
                <w:noProof/>
              </w:rPr>
              <w:t>4.3</w:t>
            </w:r>
            <w:r w:rsidR="00E60ED0">
              <w:rPr>
                <w:rFonts w:cstheme="minorBidi"/>
                <w:noProof/>
                <w:kern w:val="2"/>
                <w:sz w:val="24"/>
                <w:szCs w:val="24"/>
                <w14:ligatures w14:val="standardContextual"/>
              </w:rPr>
              <w:tab/>
            </w:r>
            <w:r w:rsidR="00E60ED0" w:rsidRPr="006353DF">
              <w:rPr>
                <w:rStyle w:val="Hyperlink"/>
                <w:noProof/>
              </w:rPr>
              <w:t>Determining Species</w:t>
            </w:r>
            <w:r w:rsidR="00E60ED0">
              <w:rPr>
                <w:noProof/>
                <w:webHidden/>
              </w:rPr>
              <w:tab/>
            </w:r>
            <w:r w:rsidR="00E60ED0">
              <w:rPr>
                <w:noProof/>
                <w:webHidden/>
              </w:rPr>
              <w:fldChar w:fldCharType="begin"/>
            </w:r>
            <w:r w:rsidR="00E60ED0">
              <w:rPr>
                <w:noProof/>
                <w:webHidden/>
              </w:rPr>
              <w:instrText xml:space="preserve"> PAGEREF _Toc164258561 \h </w:instrText>
            </w:r>
            <w:r w:rsidR="00E60ED0">
              <w:rPr>
                <w:noProof/>
                <w:webHidden/>
              </w:rPr>
            </w:r>
            <w:r w:rsidR="00E60ED0">
              <w:rPr>
                <w:noProof/>
                <w:webHidden/>
              </w:rPr>
              <w:fldChar w:fldCharType="separate"/>
            </w:r>
            <w:r w:rsidR="00E60ED0">
              <w:rPr>
                <w:noProof/>
                <w:webHidden/>
              </w:rPr>
              <w:t>19</w:t>
            </w:r>
            <w:r w:rsidR="00E60ED0">
              <w:rPr>
                <w:noProof/>
                <w:webHidden/>
              </w:rPr>
              <w:fldChar w:fldCharType="end"/>
            </w:r>
          </w:hyperlink>
        </w:p>
        <w:p w14:paraId="17D7F864" w14:textId="547C7421" w:rsidR="00E60ED0" w:rsidRDefault="00000000">
          <w:pPr>
            <w:pStyle w:val="TOC2"/>
            <w:tabs>
              <w:tab w:val="left" w:pos="960"/>
              <w:tab w:val="right" w:leader="dot" w:pos="9350"/>
            </w:tabs>
            <w:rPr>
              <w:rFonts w:cstheme="minorBidi"/>
              <w:noProof/>
              <w:kern w:val="2"/>
              <w:sz w:val="24"/>
              <w:szCs w:val="24"/>
              <w14:ligatures w14:val="standardContextual"/>
            </w:rPr>
          </w:pPr>
          <w:hyperlink w:anchor="_Toc164258562" w:history="1">
            <w:r w:rsidR="00E60ED0" w:rsidRPr="006353DF">
              <w:rPr>
                <w:rStyle w:val="Hyperlink"/>
                <w:noProof/>
              </w:rPr>
              <w:t>4.4</w:t>
            </w:r>
            <w:r w:rsidR="00E60ED0">
              <w:rPr>
                <w:rFonts w:cstheme="minorBidi"/>
                <w:noProof/>
                <w:kern w:val="2"/>
                <w:sz w:val="24"/>
                <w:szCs w:val="24"/>
                <w14:ligatures w14:val="standardContextual"/>
              </w:rPr>
              <w:tab/>
            </w:r>
            <w:r w:rsidR="00E60ED0" w:rsidRPr="006353DF">
              <w:rPr>
                <w:rStyle w:val="Hyperlink"/>
                <w:noProof/>
              </w:rPr>
              <w:t>Abundance Estimation</w:t>
            </w:r>
            <w:r w:rsidR="00E60ED0">
              <w:rPr>
                <w:noProof/>
                <w:webHidden/>
              </w:rPr>
              <w:tab/>
            </w:r>
            <w:r w:rsidR="00E60ED0">
              <w:rPr>
                <w:noProof/>
                <w:webHidden/>
              </w:rPr>
              <w:fldChar w:fldCharType="begin"/>
            </w:r>
            <w:r w:rsidR="00E60ED0">
              <w:rPr>
                <w:noProof/>
                <w:webHidden/>
              </w:rPr>
              <w:instrText xml:space="preserve"> PAGEREF _Toc164258562 \h </w:instrText>
            </w:r>
            <w:r w:rsidR="00E60ED0">
              <w:rPr>
                <w:noProof/>
                <w:webHidden/>
              </w:rPr>
            </w:r>
            <w:r w:rsidR="00E60ED0">
              <w:rPr>
                <w:noProof/>
                <w:webHidden/>
              </w:rPr>
              <w:fldChar w:fldCharType="separate"/>
            </w:r>
            <w:r w:rsidR="00E60ED0">
              <w:rPr>
                <w:noProof/>
                <w:webHidden/>
              </w:rPr>
              <w:t>21</w:t>
            </w:r>
            <w:r w:rsidR="00E60ED0">
              <w:rPr>
                <w:noProof/>
                <w:webHidden/>
              </w:rPr>
              <w:fldChar w:fldCharType="end"/>
            </w:r>
          </w:hyperlink>
        </w:p>
        <w:p w14:paraId="5360D48A" w14:textId="77E6B589" w:rsidR="00E60ED0" w:rsidRDefault="00000000">
          <w:pPr>
            <w:pStyle w:val="TOC3"/>
            <w:tabs>
              <w:tab w:val="left" w:pos="1200"/>
              <w:tab w:val="right" w:leader="dot" w:pos="9350"/>
            </w:tabs>
            <w:rPr>
              <w:rFonts w:cstheme="minorBidi"/>
              <w:noProof/>
              <w:kern w:val="2"/>
              <w:sz w:val="24"/>
              <w:szCs w:val="24"/>
              <w14:ligatures w14:val="standardContextual"/>
            </w:rPr>
          </w:pPr>
          <w:hyperlink w:anchor="_Toc164258563" w:history="1">
            <w:r w:rsidR="00E60ED0" w:rsidRPr="006353DF">
              <w:rPr>
                <w:rStyle w:val="Hyperlink"/>
                <w:noProof/>
              </w:rPr>
              <w:t>4.4.1</w:t>
            </w:r>
            <w:r w:rsidR="00E60ED0">
              <w:rPr>
                <w:rFonts w:cstheme="minorBidi"/>
                <w:noProof/>
                <w:kern w:val="2"/>
                <w:sz w:val="24"/>
                <w:szCs w:val="24"/>
                <w14:ligatures w14:val="standardContextual"/>
              </w:rPr>
              <w:tab/>
            </w:r>
            <w:r w:rsidR="00E60ED0" w:rsidRPr="006353DF">
              <w:rPr>
                <w:rStyle w:val="Hyperlink"/>
                <w:noProof/>
              </w:rPr>
              <w:t>Comparison with Redd-Based Estimates</w:t>
            </w:r>
            <w:r w:rsidR="00E60ED0">
              <w:rPr>
                <w:noProof/>
                <w:webHidden/>
              </w:rPr>
              <w:tab/>
            </w:r>
            <w:r w:rsidR="00E60ED0">
              <w:rPr>
                <w:noProof/>
                <w:webHidden/>
              </w:rPr>
              <w:fldChar w:fldCharType="begin"/>
            </w:r>
            <w:r w:rsidR="00E60ED0">
              <w:rPr>
                <w:noProof/>
                <w:webHidden/>
              </w:rPr>
              <w:instrText xml:space="preserve"> PAGEREF _Toc164258563 \h </w:instrText>
            </w:r>
            <w:r w:rsidR="00E60ED0">
              <w:rPr>
                <w:noProof/>
                <w:webHidden/>
              </w:rPr>
            </w:r>
            <w:r w:rsidR="00E60ED0">
              <w:rPr>
                <w:noProof/>
                <w:webHidden/>
              </w:rPr>
              <w:fldChar w:fldCharType="separate"/>
            </w:r>
            <w:r w:rsidR="00E60ED0">
              <w:rPr>
                <w:noProof/>
                <w:webHidden/>
              </w:rPr>
              <w:t>23</w:t>
            </w:r>
            <w:r w:rsidR="00E60ED0">
              <w:rPr>
                <w:noProof/>
                <w:webHidden/>
              </w:rPr>
              <w:fldChar w:fldCharType="end"/>
            </w:r>
          </w:hyperlink>
        </w:p>
        <w:p w14:paraId="44C6A586" w14:textId="48E59438" w:rsidR="00E60ED0" w:rsidRDefault="00000000">
          <w:pPr>
            <w:pStyle w:val="TOC1"/>
            <w:tabs>
              <w:tab w:val="left" w:pos="440"/>
              <w:tab w:val="right" w:leader="dot" w:pos="9350"/>
            </w:tabs>
            <w:rPr>
              <w:rFonts w:cstheme="minorBidi"/>
              <w:b w:val="0"/>
              <w:noProof/>
              <w:kern w:val="2"/>
              <w:sz w:val="24"/>
              <w:szCs w:val="24"/>
              <w14:ligatures w14:val="standardContextual"/>
            </w:rPr>
          </w:pPr>
          <w:hyperlink w:anchor="_Toc164258564" w:history="1">
            <w:r w:rsidR="00E60ED0" w:rsidRPr="006353DF">
              <w:rPr>
                <w:rStyle w:val="Hyperlink"/>
                <w:noProof/>
              </w:rPr>
              <w:t>5</w:t>
            </w:r>
            <w:r w:rsidR="00E60ED0">
              <w:rPr>
                <w:rFonts w:cstheme="minorBidi"/>
                <w:b w:val="0"/>
                <w:noProof/>
                <w:kern w:val="2"/>
                <w:sz w:val="24"/>
                <w:szCs w:val="24"/>
                <w14:ligatures w14:val="standardContextual"/>
              </w:rPr>
              <w:tab/>
            </w:r>
            <w:r w:rsidR="00E60ED0" w:rsidRPr="006353DF">
              <w:rPr>
                <w:rStyle w:val="Hyperlink"/>
                <w:noProof/>
              </w:rPr>
              <w:t>Discussion</w:t>
            </w:r>
            <w:r w:rsidR="00E60ED0">
              <w:rPr>
                <w:noProof/>
                <w:webHidden/>
              </w:rPr>
              <w:tab/>
            </w:r>
            <w:r w:rsidR="00E60ED0">
              <w:rPr>
                <w:noProof/>
                <w:webHidden/>
              </w:rPr>
              <w:fldChar w:fldCharType="begin"/>
            </w:r>
            <w:r w:rsidR="00E60ED0">
              <w:rPr>
                <w:noProof/>
                <w:webHidden/>
              </w:rPr>
              <w:instrText xml:space="preserve"> PAGEREF _Toc164258564 \h </w:instrText>
            </w:r>
            <w:r w:rsidR="00E60ED0">
              <w:rPr>
                <w:noProof/>
                <w:webHidden/>
              </w:rPr>
            </w:r>
            <w:r w:rsidR="00E60ED0">
              <w:rPr>
                <w:noProof/>
                <w:webHidden/>
              </w:rPr>
              <w:fldChar w:fldCharType="separate"/>
            </w:r>
            <w:r w:rsidR="00E60ED0">
              <w:rPr>
                <w:noProof/>
                <w:webHidden/>
              </w:rPr>
              <w:t>24</w:t>
            </w:r>
            <w:r w:rsidR="00E60ED0">
              <w:rPr>
                <w:noProof/>
                <w:webHidden/>
              </w:rPr>
              <w:fldChar w:fldCharType="end"/>
            </w:r>
          </w:hyperlink>
        </w:p>
        <w:p w14:paraId="13C8D508" w14:textId="7A183C96" w:rsidR="00E60ED0" w:rsidRDefault="00000000">
          <w:pPr>
            <w:pStyle w:val="TOC2"/>
            <w:tabs>
              <w:tab w:val="left" w:pos="960"/>
              <w:tab w:val="right" w:leader="dot" w:pos="9350"/>
            </w:tabs>
            <w:rPr>
              <w:rFonts w:cstheme="minorBidi"/>
              <w:noProof/>
              <w:kern w:val="2"/>
              <w:sz w:val="24"/>
              <w:szCs w:val="24"/>
              <w14:ligatures w14:val="standardContextual"/>
            </w:rPr>
          </w:pPr>
          <w:hyperlink w:anchor="_Toc164258565" w:history="1">
            <w:r w:rsidR="00E60ED0" w:rsidRPr="006353DF">
              <w:rPr>
                <w:rStyle w:val="Hyperlink"/>
                <w:noProof/>
              </w:rPr>
              <w:t>5.1</w:t>
            </w:r>
            <w:r w:rsidR="00E60ED0">
              <w:rPr>
                <w:rFonts w:cstheme="minorBidi"/>
                <w:noProof/>
                <w:kern w:val="2"/>
                <w:sz w:val="24"/>
                <w:szCs w:val="24"/>
                <w14:ligatures w14:val="standardContextual"/>
              </w:rPr>
              <w:tab/>
            </w:r>
            <w:r w:rsidR="00E60ED0" w:rsidRPr="006353DF">
              <w:rPr>
                <w:rStyle w:val="Hyperlink"/>
                <w:noProof/>
              </w:rPr>
              <w:t>Recommendations</w:t>
            </w:r>
            <w:r w:rsidR="00E60ED0">
              <w:rPr>
                <w:noProof/>
                <w:webHidden/>
              </w:rPr>
              <w:tab/>
            </w:r>
            <w:r w:rsidR="00E60ED0">
              <w:rPr>
                <w:noProof/>
                <w:webHidden/>
              </w:rPr>
              <w:fldChar w:fldCharType="begin"/>
            </w:r>
            <w:r w:rsidR="00E60ED0">
              <w:rPr>
                <w:noProof/>
                <w:webHidden/>
              </w:rPr>
              <w:instrText xml:space="preserve"> PAGEREF _Toc164258565 \h </w:instrText>
            </w:r>
            <w:r w:rsidR="00E60ED0">
              <w:rPr>
                <w:noProof/>
                <w:webHidden/>
              </w:rPr>
            </w:r>
            <w:r w:rsidR="00E60ED0">
              <w:rPr>
                <w:noProof/>
                <w:webHidden/>
              </w:rPr>
              <w:fldChar w:fldCharType="separate"/>
            </w:r>
            <w:r w:rsidR="00E60ED0">
              <w:rPr>
                <w:noProof/>
                <w:webHidden/>
              </w:rPr>
              <w:t>26</w:t>
            </w:r>
            <w:r w:rsidR="00E60ED0">
              <w:rPr>
                <w:noProof/>
                <w:webHidden/>
              </w:rPr>
              <w:fldChar w:fldCharType="end"/>
            </w:r>
          </w:hyperlink>
        </w:p>
        <w:p w14:paraId="1AA15519" w14:textId="6F4BB8A5" w:rsidR="00E60ED0" w:rsidRDefault="00000000">
          <w:pPr>
            <w:pStyle w:val="TOC1"/>
            <w:tabs>
              <w:tab w:val="left" w:pos="440"/>
              <w:tab w:val="right" w:leader="dot" w:pos="9350"/>
            </w:tabs>
            <w:rPr>
              <w:rFonts w:cstheme="minorBidi"/>
              <w:b w:val="0"/>
              <w:noProof/>
              <w:kern w:val="2"/>
              <w:sz w:val="24"/>
              <w:szCs w:val="24"/>
              <w14:ligatures w14:val="standardContextual"/>
            </w:rPr>
          </w:pPr>
          <w:hyperlink w:anchor="_Toc164258566" w:history="1">
            <w:r w:rsidR="00E60ED0" w:rsidRPr="006353DF">
              <w:rPr>
                <w:rStyle w:val="Hyperlink"/>
                <w:noProof/>
              </w:rPr>
              <w:t>6</w:t>
            </w:r>
            <w:r w:rsidR="00E60ED0">
              <w:rPr>
                <w:rFonts w:cstheme="minorBidi"/>
                <w:b w:val="0"/>
                <w:noProof/>
                <w:kern w:val="2"/>
                <w:sz w:val="24"/>
                <w:szCs w:val="24"/>
                <w14:ligatures w14:val="standardContextual"/>
              </w:rPr>
              <w:tab/>
            </w:r>
            <w:r w:rsidR="00E60ED0" w:rsidRPr="006353DF">
              <w:rPr>
                <w:rStyle w:val="Hyperlink"/>
                <w:noProof/>
              </w:rPr>
              <w:t>Acknowledgements</w:t>
            </w:r>
            <w:r w:rsidR="00E60ED0">
              <w:rPr>
                <w:noProof/>
                <w:webHidden/>
              </w:rPr>
              <w:tab/>
            </w:r>
            <w:r w:rsidR="00E60ED0">
              <w:rPr>
                <w:noProof/>
                <w:webHidden/>
              </w:rPr>
              <w:fldChar w:fldCharType="begin"/>
            </w:r>
            <w:r w:rsidR="00E60ED0">
              <w:rPr>
                <w:noProof/>
                <w:webHidden/>
              </w:rPr>
              <w:instrText xml:space="preserve"> PAGEREF _Toc164258566 \h </w:instrText>
            </w:r>
            <w:r w:rsidR="00E60ED0">
              <w:rPr>
                <w:noProof/>
                <w:webHidden/>
              </w:rPr>
            </w:r>
            <w:r w:rsidR="00E60ED0">
              <w:rPr>
                <w:noProof/>
                <w:webHidden/>
              </w:rPr>
              <w:fldChar w:fldCharType="separate"/>
            </w:r>
            <w:r w:rsidR="00E60ED0">
              <w:rPr>
                <w:noProof/>
                <w:webHidden/>
              </w:rPr>
              <w:t>27</w:t>
            </w:r>
            <w:r w:rsidR="00E60ED0">
              <w:rPr>
                <w:noProof/>
                <w:webHidden/>
              </w:rPr>
              <w:fldChar w:fldCharType="end"/>
            </w:r>
          </w:hyperlink>
        </w:p>
        <w:p w14:paraId="3A4A549C" w14:textId="5D739FCF" w:rsidR="00E60ED0" w:rsidRDefault="00000000">
          <w:pPr>
            <w:pStyle w:val="TOC1"/>
            <w:tabs>
              <w:tab w:val="left" w:pos="440"/>
              <w:tab w:val="right" w:leader="dot" w:pos="9350"/>
            </w:tabs>
            <w:rPr>
              <w:rFonts w:cstheme="minorBidi"/>
              <w:b w:val="0"/>
              <w:noProof/>
              <w:kern w:val="2"/>
              <w:sz w:val="24"/>
              <w:szCs w:val="24"/>
              <w14:ligatures w14:val="standardContextual"/>
            </w:rPr>
          </w:pPr>
          <w:hyperlink w:anchor="_Toc164258567" w:history="1">
            <w:r w:rsidR="00E60ED0" w:rsidRPr="006353DF">
              <w:rPr>
                <w:rStyle w:val="Hyperlink"/>
                <w:noProof/>
              </w:rPr>
              <w:t>7</w:t>
            </w:r>
            <w:r w:rsidR="00E60ED0">
              <w:rPr>
                <w:rFonts w:cstheme="minorBidi"/>
                <w:b w:val="0"/>
                <w:noProof/>
                <w:kern w:val="2"/>
                <w:sz w:val="24"/>
                <w:szCs w:val="24"/>
                <w14:ligatures w14:val="standardContextual"/>
              </w:rPr>
              <w:tab/>
            </w:r>
            <w:r w:rsidR="00E60ED0" w:rsidRPr="006353DF">
              <w:rPr>
                <w:rStyle w:val="Hyperlink"/>
                <w:noProof/>
              </w:rPr>
              <w:t>Literature Cited</w:t>
            </w:r>
            <w:r w:rsidR="00E60ED0">
              <w:rPr>
                <w:noProof/>
                <w:webHidden/>
              </w:rPr>
              <w:tab/>
            </w:r>
            <w:r w:rsidR="00E60ED0">
              <w:rPr>
                <w:noProof/>
                <w:webHidden/>
              </w:rPr>
              <w:fldChar w:fldCharType="begin"/>
            </w:r>
            <w:r w:rsidR="00E60ED0">
              <w:rPr>
                <w:noProof/>
                <w:webHidden/>
              </w:rPr>
              <w:instrText xml:space="preserve"> PAGEREF _Toc164258567 \h </w:instrText>
            </w:r>
            <w:r w:rsidR="00E60ED0">
              <w:rPr>
                <w:noProof/>
                <w:webHidden/>
              </w:rPr>
            </w:r>
            <w:r w:rsidR="00E60ED0">
              <w:rPr>
                <w:noProof/>
                <w:webHidden/>
              </w:rPr>
              <w:fldChar w:fldCharType="separate"/>
            </w:r>
            <w:r w:rsidR="00E60ED0">
              <w:rPr>
                <w:noProof/>
                <w:webHidden/>
              </w:rPr>
              <w:t>27</w:t>
            </w:r>
            <w:r w:rsidR="00E60ED0">
              <w:rPr>
                <w:noProof/>
                <w:webHidden/>
              </w:rPr>
              <w:fldChar w:fldCharType="end"/>
            </w:r>
          </w:hyperlink>
        </w:p>
        <w:p w14:paraId="2B0C8E6D" w14:textId="509CA4CF" w:rsidR="0097772C" w:rsidRDefault="00772A41">
          <w:r>
            <w:fldChar w:fldCharType="end"/>
          </w:r>
        </w:p>
      </w:sdtContent>
    </w:sdt>
    <w:p w14:paraId="2B0C8E6E" w14:textId="77777777" w:rsidR="0097772C" w:rsidRDefault="00772A41">
      <w:r>
        <w:rPr>
          <w:vertAlign w:val="superscript"/>
        </w:rPr>
        <w:t>1</w:t>
      </w:r>
      <w:r>
        <w:t xml:space="preserve"> Washington Department of Fish &amp; Wildlife</w:t>
      </w:r>
    </w:p>
    <w:p w14:paraId="2B0C8E6F" w14:textId="3582DE5A" w:rsidR="0097772C" w:rsidRDefault="00772A41">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2B0C8E70" w14:textId="77777777" w:rsidR="0097772C" w:rsidRDefault="00772A41">
      <w:r>
        <w:br w:type="page"/>
      </w:r>
    </w:p>
    <w:p w14:paraId="2B0C8E71" w14:textId="77777777" w:rsidR="0097772C" w:rsidRDefault="00772A41">
      <w:pPr>
        <w:pStyle w:val="Heading1"/>
      </w:pPr>
      <w:bookmarkStart w:id="0" w:name="_Toc164258548"/>
      <w:bookmarkStart w:id="1" w:name="executive-summary"/>
      <w:r>
        <w:lastRenderedPageBreak/>
        <w:t>1</w:t>
      </w:r>
      <w:r>
        <w:tab/>
        <w:t>Executive Summary</w:t>
      </w:r>
      <w:bookmarkEnd w:id="0"/>
    </w:p>
    <w:p w14:paraId="2B0C8E72" w14:textId="77777777" w:rsidR="0097772C" w:rsidRDefault="00772A41">
      <w:r>
        <w:t>This report contains methods and results of SONAR-based escapement estimates for winter steelhead on the Dungeness River from 2019-2023. WDFW deployed a multibeam SONAR unit in the lower Dungeness River during the majority of the steelhead return from either early February or early March through the end of June or July, 2018-2023. Although the SONAR was operated in 2018, we were not able to produce a SONAR-based escapement estimate for 2018 due to frequent milling behavior at the site, and limited data review. We initiated a sub-sampling protocol in 2019 to enable us to review the entire season of imagery, and this was continued in subsequent years.</w:t>
      </w:r>
    </w:p>
    <w:p w14:paraId="2B0C8E73" w14:textId="77777777" w:rsidR="0097772C" w:rsidRDefault="00772A41">
      <w:r>
        <w:t>To exclude similarly sized fish that were not steelhead from our SONAR counts, WDFW conducted weekly species composition sampling in 2021, 2022 and 2023 throughout the periods of SONAR operation. The majority of fish encountered were steelhead and bull trout and these species overlapped in length up to 67 cm. To exclude potential bull trout from the SONAR fish counts we fit a binomial GAM with a logit link, using splines of fork length and Julian day to predict the probability of a fish being a steelhead for fish measured as 67 cm or less. The probability of being a steelhead was greatest during March and April, and least in February and June when fewer steelhead were present.</w:t>
      </w:r>
    </w:p>
    <w:p w14:paraId="2B0C8E74" w14:textId="77777777" w:rsidR="0097772C" w:rsidRDefault="00772A41">
      <w:r>
        <w:t>To fill in the missing data from periods when the SONAR was not operating or the data had not been reviewed, we fit the fish count data with a negative binomial generalized additive model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the run-timing curve.</w:t>
      </w:r>
    </w:p>
    <w:p w14:paraId="2B0C8E75" w14:textId="77777777" w:rsidR="0097772C" w:rsidRDefault="00772A41">
      <w:r>
        <w:t>To generate an annual estimate of escapement, we subtracted the total estimate of downstream moving fish from the total estimate of upstream moving fish prior to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escapement estimates for steelhead ranged from 568 (CI 552 - 587) in 2021 to 1,075 (CI 982 - 1,193) in 2020. The SONAR-based estimates were consistently roughly twice the redd-based estimates.</w:t>
      </w:r>
    </w:p>
    <w:p w14:paraId="2B0C8E76" w14:textId="77777777" w:rsidR="0097772C" w:rsidRDefault="00772A41">
      <w:r>
        <w:t>We learned some important lessons over the first 5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returning steelhead appear to move primarily in the late evening. Finally, we recommend investigating methods to account for kelts that are less simplistic than the methods we used here.</w:t>
      </w:r>
    </w:p>
    <w:p w14:paraId="2B0C8E77" w14:textId="77777777" w:rsidR="0097772C" w:rsidRDefault="00772A41">
      <w:pPr>
        <w:pStyle w:val="Heading1"/>
      </w:pPr>
      <w:bookmarkStart w:id="2" w:name="_Toc164258549"/>
      <w:bookmarkStart w:id="3" w:name="introduction"/>
      <w:bookmarkEnd w:id="1"/>
      <w:r>
        <w:lastRenderedPageBreak/>
        <w:t>2</w:t>
      </w:r>
      <w:r>
        <w:tab/>
        <w:t>Introduction</w:t>
      </w:r>
      <w:bookmarkEnd w:id="2"/>
    </w:p>
    <w:p w14:paraId="2B0C8E78" w14:textId="65816660" w:rsidR="0097772C" w:rsidRDefault="00772A41">
      <w:r>
        <w:t>Dungeness River steelhead (</w:t>
      </w:r>
      <w:r>
        <w:rPr>
          <w:i/>
          <w:iCs/>
        </w:rPr>
        <w:t>Oncorhynchus mykiss</w:t>
      </w:r>
      <w:r>
        <w:t xml:space="preserve">) are part of the Puget Sound Steelhead Distinct Population Segment (DPS), which includes all naturally spawned steelhead below migration barriers in the rivers flowing into the Strait of Juan de Fuca from the Elwha (inclusive) eastward, Hood Canal, and Puget Sound (Myers et al. 2015). The Puget Sound steelhead DPS was listed as threatened under the Endangered Species Act (ESA) in May 2007, and subsequent species status reviews have upheld the threatened listing (Ford et al. 2011; Northwest Fisheries Science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spawn in the mainstem Dungeness up to a waterfall above Gold Creek (RKM 30), in the Gray Wolf River up to RKM 15.5, </w:t>
      </w:r>
      <w:ins w:id="4" w:author="Craig, Bethany E (DFW)" w:date="2024-04-19T14:46:00Z">
        <w:r w:rsidR="00887F50">
          <w:t xml:space="preserve">and </w:t>
        </w:r>
      </w:ins>
      <w:r>
        <w:t>in Canyon Creek up to RKM 2.7</w:t>
      </w:r>
      <w:ins w:id="5" w:author="Craig, Bethany E (DFW)" w:date="2024-04-19T14:46:00Z">
        <w:r w:rsidR="00887F50">
          <w:t>; there is also</w:t>
        </w:r>
      </w:ins>
      <w:ins w:id="6" w:author="See, Kevin (DFW)" w:date="2024-04-22T11:27:00Z" w16du:dateUtc="2024-04-22T18:27:00Z">
        <w:r w:rsidR="00A022BC">
          <w:t xml:space="preserve"> </w:t>
        </w:r>
      </w:ins>
      <w:del w:id="7" w:author="Craig, Bethany E (DFW)" w:date="2024-04-19T14:46:00Z">
        <w:r w:rsidDel="00887F50">
          <w:delText xml:space="preserve">, and </w:delText>
        </w:r>
      </w:del>
      <w:r>
        <w:t>limited spawning in other small tributaries (e.g. H</w:t>
      </w:r>
      <w:ins w:id="8" w:author="Craig, Bethany E (DFW)" w:date="2024-04-19T14:47:00Z">
        <w:r w:rsidR="00887F50">
          <w:t>u</w:t>
        </w:r>
      </w:ins>
      <w:del w:id="9" w:author="Craig, Bethany E (DFW)" w:date="2024-04-19T14:47:00Z">
        <w:r w:rsidDel="00887F50">
          <w:delText>e</w:delText>
        </w:r>
      </w:del>
      <w:r>
        <w:t>rd Creek, Hatchery Creek).</w:t>
      </w:r>
    </w:p>
    <w:p w14:paraId="2B0C8E79" w14:textId="77777777" w:rsidR="0097772C" w:rsidRDefault="00772A41">
      <w:r>
        <w:t>The Dungeness River is snowmelt dominated and glacially influenced, with headwaters in the Olympic Mountains (Myers et al. 2015).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health of the population, to evaluate progress towards ESA recovery goals, and to manage potential future fisheries.</w:t>
      </w:r>
    </w:p>
    <w:p w14:paraId="2B0C8E7A" w14:textId="77777777" w:rsidR="0097772C" w:rsidRDefault="00772A41">
      <w:r>
        <w:t>SONAR may provide an alternative method for steelhead enumeration and run timing in a dynamic, turbid snow-melt system like the Dungeness watershed. SONAR can be operated in a range of flow conditions and is not limited by turbidity. Since 2018 the Washington Department of Fish and Wildlife (WDFW) has operated a stationary multi-beam SONAR unit in the lower Dungeness River to enumerate and gather run-timing information on Dungeness steelhead. This is our first report on the SONAR project, covering the 2018-2023 seasons.</w:t>
      </w:r>
    </w:p>
    <w:p w14:paraId="2B0C8E7B" w14:textId="77777777" w:rsidR="0097772C" w:rsidRDefault="00772A41">
      <w:pPr>
        <w:pStyle w:val="Heading1"/>
      </w:pPr>
      <w:bookmarkStart w:id="10" w:name="_Toc164258550"/>
      <w:bookmarkStart w:id="11" w:name="methods"/>
      <w:bookmarkEnd w:id="3"/>
      <w:r>
        <w:t>3</w:t>
      </w:r>
      <w:r>
        <w:tab/>
        <w:t>Methods</w:t>
      </w:r>
      <w:bookmarkEnd w:id="10"/>
    </w:p>
    <w:p w14:paraId="2B0C8E7C" w14:textId="77777777" w:rsidR="0097772C" w:rsidRDefault="00772A41">
      <w:pPr>
        <w:pStyle w:val="Heading2"/>
      </w:pPr>
      <w:bookmarkStart w:id="12" w:name="_Toc164258551"/>
      <w:bookmarkStart w:id="13" w:name="sonar-operation"/>
      <w:r>
        <w:t>3.1</w:t>
      </w:r>
      <w:r>
        <w:tab/>
        <w:t>SONAR operation</w:t>
      </w:r>
      <w:bookmarkEnd w:id="12"/>
    </w:p>
    <w:p w14:paraId="2B0C8E7D" w14:textId="77777777" w:rsidR="0097772C" w:rsidRDefault="00772A41">
      <w:r>
        <w:t xml:space="preserve">We deployed the ARIS 1800 Explorer, manufactured by Sound Metrics, of Bellevue, Washington in the lower Dungeness River during the majority of the steelhead run from 2018 through 2023 (Figure 3.1). The ARIS 1800 uses 96 beams at 1.1/1.8 megahertz (Mhz) to project a 28-degree acoustic wedge. The </w:t>
      </w:r>
      <w:r>
        <w:lastRenderedPageBreak/>
        <w:t>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14:paraId="2B0C8E7E" w14:textId="77777777" w:rsidR="0097772C" w:rsidRDefault="00772A41">
      <w:r>
        <w:rPr>
          <w:noProof/>
        </w:rPr>
        <w:drawing>
          <wp:inline distT="0" distB="0" distL="0" distR="0" wp14:anchorId="2B0C93AE" wp14:editId="2B0C93AF">
            <wp:extent cx="5349240" cy="5349240"/>
            <wp:effectExtent l="0" t="0" r="0" b="0"/>
            <wp:docPr id="24" name="Picture" descr="Figure 3.1: Location of SONAR in Dungeness River basin. Steelhead distribution shown in dark gray."/>
            <wp:cNvGraphicFramePr/>
            <a:graphic xmlns:a="http://schemas.openxmlformats.org/drawingml/2006/main">
              <a:graphicData uri="http://schemas.openxmlformats.org/drawingml/2006/picture">
                <pic:pic xmlns:pic="http://schemas.openxmlformats.org/drawingml/2006/picture">
                  <pic:nvPicPr>
                    <pic:cNvPr id="25" name="Picture" descr="../images/sonar_mapRKM.jpg"/>
                    <pic:cNvPicPr>
                      <a:picLocks noChangeAspect="1" noChangeArrowheads="1"/>
                    </pic:cNvPicPr>
                  </pic:nvPicPr>
                  <pic:blipFill>
                    <a:blip r:embed="rId9"/>
                    <a:stretch>
                      <a:fillRect/>
                    </a:stretch>
                  </pic:blipFill>
                  <pic:spPr bwMode="auto">
                    <a:xfrm>
                      <a:off x="0" y="0"/>
                      <a:ext cx="5349240" cy="5349240"/>
                    </a:xfrm>
                    <a:prstGeom prst="rect">
                      <a:avLst/>
                    </a:prstGeom>
                    <a:noFill/>
                    <a:ln w="9525">
                      <a:noFill/>
                      <a:headEnd/>
                      <a:tailEnd/>
                    </a:ln>
                  </pic:spPr>
                </pic:pic>
              </a:graphicData>
            </a:graphic>
          </wp:inline>
        </w:drawing>
      </w:r>
    </w:p>
    <w:p w14:paraId="2B0C8E7F" w14:textId="77777777" w:rsidR="0097772C" w:rsidRDefault="00772A41">
      <w:bookmarkStart w:id="14" w:name="fig:wtsd-map"/>
      <w:bookmarkEnd w:id="14"/>
      <w:r>
        <w:t>Figure 3.1: Location of SONAR in Dungeness River basin. Steelhead distribution shown in dark gray.</w:t>
      </w:r>
    </w:p>
    <w:p w14:paraId="2B0C8E80" w14:textId="77777777" w:rsidR="0097772C" w:rsidRDefault="00772A41">
      <w:r>
        <w:t xml:space="preserve">In 2018 the SONAR unit was deployed at approximately </w:t>
      </w:r>
      <w:del w:id="15" w:author="Craig, Bethany E (DFW)" w:date="2024-04-19T14:48:00Z">
        <w:r w:rsidDel="00201676">
          <w:delText xml:space="preserve">at </w:delText>
        </w:r>
      </w:del>
      <w:r>
        <w:t xml:space="preserve">river kilometer (RKM) 0.3, below </w:t>
      </w:r>
      <w:proofErr w:type="gramStart"/>
      <w:r>
        <w:t>the majority of</w:t>
      </w:r>
      <w:proofErr w:type="gramEnd"/>
      <w:r>
        <w:t xml:space="preserve"> steelhead spawning habitat, and ensonified an approximately 20 meter (m) wide run in the river (Figure 3.2). The SONAR unit was mounted to a pole mount and attached to a reinforced ladder, secured to the river bottom by rebar (Figure 3.3).</w:t>
      </w:r>
    </w:p>
    <w:p w14:paraId="2B0C8E81" w14:textId="77777777" w:rsidR="0097772C" w:rsidRDefault="00772A41">
      <w:r>
        <w:t xml:space="preserve">Fish frequently milled or held in front of this SONAR site, which made counting fish passage difficult. As a result, in 2019, the SONAR site was moved upstream to approximately RKM 0.5, to a site with higher velocity, past which fish actively migrated (Figure 3.4). This site was easily accessible from the field </w:t>
      </w:r>
      <w:r>
        <w:lastRenderedPageBreak/>
        <w:t>trailer site, which enabled the unit to be directly connected and powered by trailer power, and any adjustments to the SONAR settings to be accomplished in the dry, safe comfort of the trailer.</w:t>
      </w:r>
    </w:p>
    <w:p w14:paraId="2B0C8E82" w14:textId="77777777" w:rsidR="0097772C" w:rsidRDefault="00772A41" w:rsidP="00F11B2D">
      <w:pPr>
        <w:jc w:val="center"/>
      </w:pPr>
      <w:r>
        <w:rPr>
          <w:noProof/>
        </w:rPr>
        <w:drawing>
          <wp:inline distT="0" distB="0" distL="0" distR="0" wp14:anchorId="2B0C93B0" wp14:editId="2B0C93B1">
            <wp:extent cx="4160520" cy="3959923"/>
            <wp:effectExtent l="0" t="0" r="0" b="0"/>
            <wp:docPr id="28" name="Picture" descr="Figure 3.2: Location of the SONAR site in the lower Dungeness River in 2018 (white) and 2019-2023 (striped)."/>
            <wp:cNvGraphicFramePr/>
            <a:graphic xmlns:a="http://schemas.openxmlformats.org/drawingml/2006/main">
              <a:graphicData uri="http://schemas.openxmlformats.org/drawingml/2006/picture">
                <pic:pic xmlns:pic="http://schemas.openxmlformats.org/drawingml/2006/picture">
                  <pic:nvPicPr>
                    <pic:cNvPr id="29" name="Picture" descr="../images/site_map.png"/>
                    <pic:cNvPicPr>
                      <a:picLocks noChangeAspect="1" noChangeArrowheads="1"/>
                    </pic:cNvPicPr>
                  </pic:nvPicPr>
                  <pic:blipFill>
                    <a:blip r:embed="rId10"/>
                    <a:stretch>
                      <a:fillRect/>
                    </a:stretch>
                  </pic:blipFill>
                  <pic:spPr bwMode="auto">
                    <a:xfrm>
                      <a:off x="0" y="0"/>
                      <a:ext cx="4160520" cy="3959923"/>
                    </a:xfrm>
                    <a:prstGeom prst="rect">
                      <a:avLst/>
                    </a:prstGeom>
                    <a:noFill/>
                    <a:ln w="9525">
                      <a:noFill/>
                      <a:headEnd/>
                      <a:tailEnd/>
                    </a:ln>
                  </pic:spPr>
                </pic:pic>
              </a:graphicData>
            </a:graphic>
          </wp:inline>
        </w:drawing>
      </w:r>
    </w:p>
    <w:p w14:paraId="2B0C8E83" w14:textId="77777777" w:rsidR="0097772C" w:rsidRDefault="00772A41">
      <w:bookmarkStart w:id="16" w:name="fig:site-map"/>
      <w:bookmarkEnd w:id="16"/>
      <w:r>
        <w:t>Figure 3.2: Location of the SONAR site in the lower Dungeness River in 2018 (white) and 2019-2023 (striped).</w:t>
      </w:r>
    </w:p>
    <w:p w14:paraId="2B0C8E84" w14:textId="77777777" w:rsidR="0097772C" w:rsidRDefault="00772A41" w:rsidP="00F11B2D">
      <w:pPr>
        <w:jc w:val="center"/>
      </w:pPr>
      <w:r>
        <w:rPr>
          <w:noProof/>
        </w:rPr>
        <w:drawing>
          <wp:inline distT="0" distB="0" distL="0" distR="0" wp14:anchorId="2B0C93B2" wp14:editId="2B0C93B3">
            <wp:extent cx="3665912" cy="2747356"/>
            <wp:effectExtent l="0" t="0" r="0" b="0"/>
            <wp:docPr id="32"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33" name="Picture" descr="../images/setup_2018.jpg"/>
                    <pic:cNvPicPr>
                      <a:picLocks noChangeAspect="1" noChangeArrowheads="1"/>
                    </pic:cNvPicPr>
                  </pic:nvPicPr>
                  <pic:blipFill>
                    <a:blip r:embed="rId11"/>
                    <a:stretch>
                      <a:fillRect/>
                    </a:stretch>
                  </pic:blipFill>
                  <pic:spPr bwMode="auto">
                    <a:xfrm>
                      <a:off x="0" y="0"/>
                      <a:ext cx="3665912" cy="2747356"/>
                    </a:xfrm>
                    <a:prstGeom prst="rect">
                      <a:avLst/>
                    </a:prstGeom>
                    <a:noFill/>
                    <a:ln w="9525">
                      <a:noFill/>
                      <a:headEnd/>
                      <a:tailEnd/>
                    </a:ln>
                  </pic:spPr>
                </pic:pic>
              </a:graphicData>
            </a:graphic>
          </wp:inline>
        </w:drawing>
      </w:r>
    </w:p>
    <w:p w14:paraId="2B0C8E85" w14:textId="77777777" w:rsidR="0097772C" w:rsidRDefault="00772A41">
      <w:bookmarkStart w:id="17" w:name="fig:setup-2018"/>
      <w:bookmarkEnd w:id="17"/>
      <w:r>
        <w:t>Figure 3.3: SONAR unit deployment via a pole mount and ladder system in the Dungeness River in 2018.</w:t>
      </w:r>
    </w:p>
    <w:p w14:paraId="2B0C8E86" w14:textId="77777777" w:rsidR="0097772C" w:rsidRDefault="00772A41">
      <w:r>
        <w:lastRenderedPageBreak/>
        <w:t>Midway through the 2019 season the SONAR unit was mounted on a semi-permanent platform along the hardened west bank, in a spot that is protected and retains adequate depth so that the SONAR unit did not need to be shifted laterally to accommodate changing water levels (Figure 3.4).</w:t>
      </w:r>
    </w:p>
    <w:p w14:paraId="2B0C8E87" w14:textId="77777777" w:rsidR="0097772C" w:rsidRDefault="00772A41">
      <w:r>
        <w:t>In all years, a picket weir was constructed approximately 1 meter upstream of the SONAR unit from the bank, extending out to approximately 1 meter past the SONAR, to deflect debris (Figure 3.4). A second picket weir was constructed approximately 1 meter downstream of the SONAR unit to direct migrating fish out in front of the unit.</w:t>
      </w:r>
    </w:p>
    <w:p w14:paraId="2B0C8E88" w14:textId="77777777" w:rsidR="0097772C" w:rsidRDefault="00772A41" w:rsidP="00F11B2D">
      <w:pPr>
        <w:jc w:val="center"/>
      </w:pPr>
      <w:r>
        <w:rPr>
          <w:noProof/>
        </w:rPr>
        <w:drawing>
          <wp:inline distT="0" distB="0" distL="0" distR="0" wp14:anchorId="2B0C93B4" wp14:editId="2B0C93B5">
            <wp:extent cx="4085705" cy="3063240"/>
            <wp:effectExtent l="0" t="0" r="0" b="0"/>
            <wp:docPr id="36"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37" name="Picture" descr="../images/setup_2019.jpg"/>
                    <pic:cNvPicPr>
                      <a:picLocks noChangeAspect="1" noChangeArrowheads="1"/>
                    </pic:cNvPicPr>
                  </pic:nvPicPr>
                  <pic:blipFill>
                    <a:blip r:embed="rId12"/>
                    <a:stretch>
                      <a:fillRect/>
                    </a:stretch>
                  </pic:blipFill>
                  <pic:spPr bwMode="auto">
                    <a:xfrm>
                      <a:off x="0" y="0"/>
                      <a:ext cx="4085705" cy="3063240"/>
                    </a:xfrm>
                    <a:prstGeom prst="rect">
                      <a:avLst/>
                    </a:prstGeom>
                    <a:noFill/>
                    <a:ln w="9525">
                      <a:noFill/>
                      <a:headEnd/>
                      <a:tailEnd/>
                    </a:ln>
                  </pic:spPr>
                </pic:pic>
              </a:graphicData>
            </a:graphic>
          </wp:inline>
        </w:drawing>
      </w:r>
    </w:p>
    <w:p w14:paraId="2B0C8E89" w14:textId="77777777" w:rsidR="0097772C" w:rsidRDefault="00772A41">
      <w:bookmarkStart w:id="18" w:name="fig:setup-2019"/>
      <w:bookmarkEnd w:id="18"/>
      <w:r>
        <w:t>Figure 3.4: SONAR unit deployment via a pole mount and platform in the Dungeness River in 2020. Picket weir is the upstream picket weir.</w:t>
      </w:r>
    </w:p>
    <w:p w14:paraId="2B0C8E8A" w14:textId="77777777" w:rsidR="0097772C" w:rsidRDefault="00772A41">
      <w:r>
        <w:t>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through at least June 22nd in each year.</w:t>
      </w:r>
    </w:p>
    <w:p w14:paraId="2B0C8E8B" w14:textId="77777777" w:rsidR="0097772C" w:rsidRDefault="00772A41">
      <w:bookmarkStart w:id="19" w:name="tab:op-dates"/>
      <w:bookmarkEnd w:id="19"/>
      <w:r>
        <w:t>Table 3.1: SONAR operational dates on the Dungeness River, 2018 - 2023.</w:t>
      </w:r>
    </w:p>
    <w:tbl>
      <w:tblPr>
        <w:tblStyle w:val="Table-WDFW"/>
        <w:tblW w:w="0" w:type="auto"/>
        <w:jc w:val="center"/>
        <w:tblLook w:val="0020" w:firstRow="1" w:lastRow="0" w:firstColumn="0" w:lastColumn="0" w:noHBand="0" w:noVBand="0"/>
        <w:tblCaption w:val="Table 3.1: SONAR operational dates on the Dungeness River, 2018 - 2023."/>
      </w:tblPr>
      <w:tblGrid>
        <w:gridCol w:w="714"/>
        <w:gridCol w:w="1184"/>
        <w:gridCol w:w="1152"/>
      </w:tblGrid>
      <w:tr w:rsidR="0097772C" w14:paraId="2B0C8E8F" w14:textId="77777777" w:rsidTr="00F11B2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B0C8E8C" w14:textId="77777777" w:rsidR="0097772C" w:rsidRDefault="00772A41">
            <w:pPr>
              <w:jc w:val="right"/>
            </w:pPr>
            <w:r>
              <w:t>Year</w:t>
            </w:r>
          </w:p>
        </w:tc>
        <w:tc>
          <w:tcPr>
            <w:tcW w:w="0" w:type="auto"/>
          </w:tcPr>
          <w:p w14:paraId="2B0C8E8D" w14:textId="77777777" w:rsidR="0097772C" w:rsidRDefault="00772A41">
            <w:r>
              <w:t>First Date</w:t>
            </w:r>
          </w:p>
        </w:tc>
        <w:tc>
          <w:tcPr>
            <w:tcW w:w="0" w:type="auto"/>
          </w:tcPr>
          <w:p w14:paraId="2B0C8E8E" w14:textId="77777777" w:rsidR="0097772C" w:rsidRDefault="00772A41">
            <w:r>
              <w:t>Last Date</w:t>
            </w:r>
          </w:p>
        </w:tc>
      </w:tr>
      <w:tr w:rsidR="0097772C" w14:paraId="2B0C8E93"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E90" w14:textId="77777777" w:rsidR="0097772C" w:rsidRDefault="00772A41">
            <w:pPr>
              <w:jc w:val="right"/>
            </w:pPr>
            <w:r>
              <w:t>2018</w:t>
            </w:r>
          </w:p>
        </w:tc>
        <w:tc>
          <w:tcPr>
            <w:tcW w:w="0" w:type="auto"/>
          </w:tcPr>
          <w:p w14:paraId="2B0C8E91" w14:textId="77777777" w:rsidR="0097772C" w:rsidRDefault="00772A41">
            <w:r>
              <w:t>Feb 28</w:t>
            </w:r>
          </w:p>
        </w:tc>
        <w:tc>
          <w:tcPr>
            <w:tcW w:w="0" w:type="auto"/>
          </w:tcPr>
          <w:p w14:paraId="2B0C8E92" w14:textId="77777777" w:rsidR="0097772C" w:rsidRDefault="00772A41">
            <w:r>
              <w:t>Jul 03</w:t>
            </w:r>
          </w:p>
        </w:tc>
      </w:tr>
      <w:tr w:rsidR="0097772C" w14:paraId="2B0C8E97"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E94" w14:textId="77777777" w:rsidR="0097772C" w:rsidRDefault="00772A41">
            <w:pPr>
              <w:jc w:val="right"/>
            </w:pPr>
            <w:r>
              <w:t>2019</w:t>
            </w:r>
          </w:p>
        </w:tc>
        <w:tc>
          <w:tcPr>
            <w:tcW w:w="0" w:type="auto"/>
          </w:tcPr>
          <w:p w14:paraId="2B0C8E95" w14:textId="77777777" w:rsidR="0097772C" w:rsidRDefault="00772A41">
            <w:r>
              <w:t>Mar 05</w:t>
            </w:r>
          </w:p>
        </w:tc>
        <w:tc>
          <w:tcPr>
            <w:tcW w:w="0" w:type="auto"/>
          </w:tcPr>
          <w:p w14:paraId="2B0C8E96" w14:textId="77777777" w:rsidR="0097772C" w:rsidRDefault="00772A41">
            <w:r>
              <w:t>Jul 17</w:t>
            </w:r>
          </w:p>
        </w:tc>
      </w:tr>
      <w:tr w:rsidR="0097772C" w14:paraId="2B0C8E9B"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E98" w14:textId="77777777" w:rsidR="0097772C" w:rsidRDefault="00772A41">
            <w:pPr>
              <w:jc w:val="right"/>
            </w:pPr>
            <w:r>
              <w:t>2020</w:t>
            </w:r>
          </w:p>
        </w:tc>
        <w:tc>
          <w:tcPr>
            <w:tcW w:w="0" w:type="auto"/>
          </w:tcPr>
          <w:p w14:paraId="2B0C8E99" w14:textId="77777777" w:rsidR="0097772C" w:rsidRDefault="00772A41">
            <w:r>
              <w:t>Feb 13</w:t>
            </w:r>
          </w:p>
        </w:tc>
        <w:tc>
          <w:tcPr>
            <w:tcW w:w="0" w:type="auto"/>
          </w:tcPr>
          <w:p w14:paraId="2B0C8E9A" w14:textId="77777777" w:rsidR="0097772C" w:rsidRDefault="00772A41">
            <w:r>
              <w:t>Jul 26</w:t>
            </w:r>
          </w:p>
        </w:tc>
      </w:tr>
      <w:tr w:rsidR="0097772C" w14:paraId="2B0C8E9F"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E9C" w14:textId="77777777" w:rsidR="0097772C" w:rsidRDefault="00772A41">
            <w:pPr>
              <w:jc w:val="right"/>
            </w:pPr>
            <w:r>
              <w:t>2021</w:t>
            </w:r>
          </w:p>
        </w:tc>
        <w:tc>
          <w:tcPr>
            <w:tcW w:w="0" w:type="auto"/>
          </w:tcPr>
          <w:p w14:paraId="2B0C8E9D" w14:textId="77777777" w:rsidR="0097772C" w:rsidRDefault="00772A41">
            <w:r>
              <w:t>Feb 01</w:t>
            </w:r>
          </w:p>
        </w:tc>
        <w:tc>
          <w:tcPr>
            <w:tcW w:w="0" w:type="auto"/>
          </w:tcPr>
          <w:p w14:paraId="2B0C8E9E" w14:textId="77777777" w:rsidR="0097772C" w:rsidRDefault="00772A41">
            <w:r>
              <w:t>Jun 22</w:t>
            </w:r>
          </w:p>
        </w:tc>
      </w:tr>
      <w:tr w:rsidR="0097772C" w14:paraId="2B0C8EA3"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EA0" w14:textId="77777777" w:rsidR="0097772C" w:rsidRDefault="00772A41">
            <w:pPr>
              <w:jc w:val="right"/>
            </w:pPr>
            <w:r>
              <w:t>2022</w:t>
            </w:r>
          </w:p>
        </w:tc>
        <w:tc>
          <w:tcPr>
            <w:tcW w:w="0" w:type="auto"/>
          </w:tcPr>
          <w:p w14:paraId="2B0C8EA1" w14:textId="77777777" w:rsidR="0097772C" w:rsidRDefault="00772A41">
            <w:r>
              <w:t>Feb 09</w:t>
            </w:r>
          </w:p>
        </w:tc>
        <w:tc>
          <w:tcPr>
            <w:tcW w:w="0" w:type="auto"/>
          </w:tcPr>
          <w:p w14:paraId="2B0C8EA2" w14:textId="77777777" w:rsidR="0097772C" w:rsidRDefault="00772A41">
            <w:r>
              <w:t>Jun 25</w:t>
            </w:r>
          </w:p>
        </w:tc>
      </w:tr>
      <w:tr w:rsidR="0097772C" w14:paraId="2B0C8EA7"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EA4" w14:textId="77777777" w:rsidR="0097772C" w:rsidRDefault="00772A41">
            <w:pPr>
              <w:jc w:val="right"/>
            </w:pPr>
            <w:r>
              <w:lastRenderedPageBreak/>
              <w:t>2023</w:t>
            </w:r>
          </w:p>
        </w:tc>
        <w:tc>
          <w:tcPr>
            <w:tcW w:w="0" w:type="auto"/>
          </w:tcPr>
          <w:p w14:paraId="2B0C8EA5" w14:textId="77777777" w:rsidR="0097772C" w:rsidRDefault="00772A41">
            <w:r>
              <w:t>Feb 07</w:t>
            </w:r>
          </w:p>
        </w:tc>
        <w:tc>
          <w:tcPr>
            <w:tcW w:w="0" w:type="auto"/>
          </w:tcPr>
          <w:p w14:paraId="2B0C8EA6" w14:textId="77777777" w:rsidR="0097772C" w:rsidRDefault="00772A41">
            <w:r>
              <w:t>Jun 20</w:t>
            </w:r>
          </w:p>
        </w:tc>
      </w:tr>
    </w:tbl>
    <w:p w14:paraId="2B0C8EA8" w14:textId="77777777" w:rsidR="0097772C" w:rsidRDefault="00772A41" w:rsidP="00F11B2D">
      <w:pPr>
        <w:jc w:val="center"/>
      </w:pPr>
      <w:r>
        <w:rPr>
          <w:noProof/>
        </w:rPr>
        <w:drawing>
          <wp:inline distT="0" distB="0" distL="0" distR="0" wp14:anchorId="2B0C93B6" wp14:editId="2B0C93B7">
            <wp:extent cx="5943600" cy="3226525"/>
            <wp:effectExtent l="0" t="0" r="0" b="0"/>
            <wp:docPr id="41" name="Picture" descr="Figure 3.5: Plot of when SONAR was operational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42" name="Picture" descr="../figures/op-fig-1.png"/>
                    <pic:cNvPicPr>
                      <a:picLocks noChangeAspect="1" noChangeArrowheads="1"/>
                    </pic:cNvPicPr>
                  </pic:nvPicPr>
                  <pic:blipFill>
                    <a:blip r:embed="rId13"/>
                    <a:stretch>
                      <a:fillRect/>
                    </a:stretch>
                  </pic:blipFill>
                  <pic:spPr bwMode="auto">
                    <a:xfrm>
                      <a:off x="0" y="0"/>
                      <a:ext cx="5943600" cy="3226525"/>
                    </a:xfrm>
                    <a:prstGeom prst="rect">
                      <a:avLst/>
                    </a:prstGeom>
                    <a:noFill/>
                    <a:ln w="9525">
                      <a:noFill/>
                      <a:headEnd/>
                      <a:tailEnd/>
                    </a:ln>
                  </pic:spPr>
                </pic:pic>
              </a:graphicData>
            </a:graphic>
          </wp:inline>
        </w:drawing>
      </w:r>
    </w:p>
    <w:p w14:paraId="2B0C8EA9" w14:textId="5A95C73D" w:rsidR="0097772C" w:rsidRDefault="00772A41">
      <w:bookmarkStart w:id="20" w:name="fig:op-fig"/>
      <w:bookmarkEnd w:id="20"/>
      <w:r>
        <w:t xml:space="preserve">Figure 3.5: Plot of when SONAR was operational (purple) and not (yellow), from </w:t>
      </w:r>
      <w:commentRangeStart w:id="21"/>
      <w:r>
        <w:t>Feb</w:t>
      </w:r>
      <w:ins w:id="22" w:author="Craig, Bethany E (DFW)" w:date="2024-04-19T14:51:00Z">
        <w:r w:rsidR="00F95132">
          <w:t>ruary</w:t>
        </w:r>
      </w:ins>
      <w:r>
        <w:t xml:space="preserve"> 1 through July </w:t>
      </w:r>
      <w:commentRangeEnd w:id="21"/>
      <w:r w:rsidR="00080AF8">
        <w:rPr>
          <w:rStyle w:val="CommentReference"/>
        </w:rPr>
        <w:commentReference w:id="21"/>
      </w:r>
      <w:ins w:id="23" w:author="Craig, Bethany E (DFW)" w:date="2024-04-19T14:51:00Z">
        <w:r w:rsidR="00080AF8">
          <w:t>sp</w:t>
        </w:r>
      </w:ins>
      <w:r>
        <w:t>31 each year.</w:t>
      </w:r>
    </w:p>
    <w:p w14:paraId="2B0C8EAA" w14:textId="77777777" w:rsidR="0097772C" w:rsidRDefault="00772A41" w:rsidP="00F11B2D">
      <w:pPr>
        <w:jc w:val="center"/>
      </w:pPr>
      <w:r>
        <w:rPr>
          <w:noProof/>
        </w:rPr>
        <w:drawing>
          <wp:inline distT="0" distB="0" distL="0" distR="0" wp14:anchorId="2B0C93B8" wp14:editId="2B0C93B9">
            <wp:extent cx="5943600" cy="3226525"/>
            <wp:effectExtent l="0" t="0" r="0" b="0"/>
            <wp:docPr id="45" name="Picture" descr="Figure 3.6: Plot of when SONAR was reviewed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46" name="Picture" descr="../figures/review-fig-1.png"/>
                    <pic:cNvPicPr>
                      <a:picLocks noChangeAspect="1" noChangeArrowheads="1"/>
                    </pic:cNvPicPr>
                  </pic:nvPicPr>
                  <pic:blipFill>
                    <a:blip r:embed="rId18"/>
                    <a:stretch>
                      <a:fillRect/>
                    </a:stretch>
                  </pic:blipFill>
                  <pic:spPr bwMode="auto">
                    <a:xfrm>
                      <a:off x="0" y="0"/>
                      <a:ext cx="5943600" cy="3226525"/>
                    </a:xfrm>
                    <a:prstGeom prst="rect">
                      <a:avLst/>
                    </a:prstGeom>
                    <a:noFill/>
                    <a:ln w="9525">
                      <a:noFill/>
                      <a:headEnd/>
                      <a:tailEnd/>
                    </a:ln>
                  </pic:spPr>
                </pic:pic>
              </a:graphicData>
            </a:graphic>
          </wp:inline>
        </w:drawing>
      </w:r>
    </w:p>
    <w:p w14:paraId="2B0C8EAB" w14:textId="0677354D" w:rsidR="0097772C" w:rsidRDefault="00772A41">
      <w:bookmarkStart w:id="24" w:name="fig:review-fig"/>
      <w:bookmarkEnd w:id="24"/>
      <w:r>
        <w:t>Figure 3.6: Plot of when SONAR was reviewed (purple) and not (yellow), from Feb</w:t>
      </w:r>
      <w:ins w:id="25" w:author="Craig, Bethany E (DFW)" w:date="2024-04-19T14:51:00Z">
        <w:r w:rsidR="00080AF8">
          <w:t>ruary</w:t>
        </w:r>
      </w:ins>
      <w:r>
        <w:t xml:space="preserve"> 1 through July 31 each year.</w:t>
      </w:r>
    </w:p>
    <w:p w14:paraId="2B0C8EAC" w14:textId="77777777" w:rsidR="0097772C" w:rsidRDefault="00772A41">
      <w:pPr>
        <w:pStyle w:val="Heading2"/>
      </w:pPr>
      <w:bookmarkStart w:id="26" w:name="_Toc164258552"/>
      <w:bookmarkStart w:id="27" w:name="data-processing"/>
      <w:bookmarkEnd w:id="13"/>
      <w:r>
        <w:lastRenderedPageBreak/>
        <w:t>3.2</w:t>
      </w:r>
      <w:r>
        <w:tab/>
        <w:t>Data Processing</w:t>
      </w:r>
      <w:bookmarkEnd w:id="26"/>
    </w:p>
    <w:p w14:paraId="2B0C8EAD" w14:textId="77777777" w:rsidR="0097772C" w:rsidRDefault="00772A41">
      <w:r>
        <w:t>In 2018 we reviewed both 30-minute files in each hour, for a total of 48 files per 24-hour period. Data review for 2018 was time-consuming and onerous due to the number of fish milling in front of the SONAR, and we were only able to review 29% of the recorded SONAR imagery over the season (Table 3.2). Because of the immense quantity of SONAR files, and the amount of time it took to process and review each 30-minute file, in 2019 we initiated a subsampling design to enable the project team to review portions of nearly every day in the entire period of steelhead passage. In 2019 - 2023 the first 30 minutes of each hour were processed and reviewed for fish migration, while a subset of days was fully reviewed (60 minutes of each hour) as time allowed. Another subset of days was double, or triple, reviewed to compare fish counts and lengths among each year’s two or three data reviewers. Table 3.2 shows what percentage of the total hours were reviewed each year (from Feb 1 - June 15), and what percentage of that period the SONAR was operating and collecting data.</w:t>
      </w:r>
    </w:p>
    <w:p w14:paraId="2B0C8EAE" w14:textId="0EBB95AA" w:rsidR="0097772C" w:rsidRDefault="00772A41">
      <w:bookmarkStart w:id="28" w:name="tab:pct-ops"/>
      <w:bookmarkEnd w:id="28"/>
      <w:r>
        <w:t xml:space="preserve">Table 3.2: </w:t>
      </w:r>
      <w:del w:id="29" w:author="Craig, Bethany E (DFW)" w:date="2024-04-19T14:54:00Z">
        <w:r w:rsidDel="00413A29">
          <w:delText xml:space="preserve">What </w:delText>
        </w:r>
      </w:del>
      <w:ins w:id="30" w:author="Craig, Bethany E (DFW)" w:date="2024-04-19T14:54:00Z">
        <w:r w:rsidR="00413A29">
          <w:t xml:space="preserve">The </w:t>
        </w:r>
      </w:ins>
      <w:r>
        <w:t>percentage of time between February and mid-June that the SONAR was operational, and how much of the total time was reviewed, 2018 - 2023.</w:t>
      </w:r>
    </w:p>
    <w:tbl>
      <w:tblPr>
        <w:tblStyle w:val="Table-WDFW"/>
        <w:tblW w:w="0" w:type="auto"/>
        <w:jc w:val="center"/>
        <w:tblLook w:val="0020" w:firstRow="1" w:lastRow="0" w:firstColumn="0" w:lastColumn="0" w:noHBand="0" w:noVBand="0"/>
        <w:tblCaption w:val="Table 3.2: What percentage of time between February and mid-June that the SONAR was operational, and how much of the total time was reviewed, 2018 - 2023."/>
      </w:tblPr>
      <w:tblGrid>
        <w:gridCol w:w="714"/>
        <w:gridCol w:w="1101"/>
        <w:gridCol w:w="1069"/>
        <w:gridCol w:w="1731"/>
        <w:gridCol w:w="1534"/>
      </w:tblGrid>
      <w:tr w:rsidR="0097772C" w14:paraId="2B0C8EB4" w14:textId="77777777" w:rsidTr="00F11B2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B0C8EAF" w14:textId="77777777" w:rsidR="0097772C" w:rsidRDefault="00772A41">
            <w:r>
              <w:t>Year</w:t>
            </w:r>
          </w:p>
        </w:tc>
        <w:tc>
          <w:tcPr>
            <w:tcW w:w="0" w:type="auto"/>
          </w:tcPr>
          <w:p w14:paraId="2B0C8EB0" w14:textId="77777777" w:rsidR="0097772C" w:rsidRDefault="00772A41">
            <w:r>
              <w:t>First Day</w:t>
            </w:r>
          </w:p>
        </w:tc>
        <w:tc>
          <w:tcPr>
            <w:tcW w:w="0" w:type="auto"/>
          </w:tcPr>
          <w:p w14:paraId="2B0C8EB1" w14:textId="77777777" w:rsidR="0097772C" w:rsidRDefault="00772A41">
            <w:r>
              <w:t>Last Day</w:t>
            </w:r>
          </w:p>
        </w:tc>
        <w:tc>
          <w:tcPr>
            <w:tcW w:w="0" w:type="auto"/>
          </w:tcPr>
          <w:p w14:paraId="2B0C8EB2" w14:textId="77777777" w:rsidR="0097772C" w:rsidRDefault="00772A41">
            <w:r>
              <w:t>Pct Operational</w:t>
            </w:r>
          </w:p>
        </w:tc>
        <w:tc>
          <w:tcPr>
            <w:tcW w:w="0" w:type="auto"/>
          </w:tcPr>
          <w:p w14:paraId="2B0C8EB3" w14:textId="77777777" w:rsidR="0097772C" w:rsidRDefault="00772A41">
            <w:r>
              <w:t>Pct Reviewed</w:t>
            </w:r>
          </w:p>
        </w:tc>
      </w:tr>
      <w:tr w:rsidR="0097772C" w14:paraId="2B0C8EBA"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EB5" w14:textId="77777777" w:rsidR="0097772C" w:rsidRDefault="00772A41">
            <w:r>
              <w:t>2018</w:t>
            </w:r>
          </w:p>
        </w:tc>
        <w:tc>
          <w:tcPr>
            <w:tcW w:w="0" w:type="auto"/>
          </w:tcPr>
          <w:p w14:paraId="2B0C8EB6" w14:textId="77777777" w:rsidR="0097772C" w:rsidRDefault="00772A41">
            <w:r>
              <w:t>Feb 01</w:t>
            </w:r>
          </w:p>
        </w:tc>
        <w:tc>
          <w:tcPr>
            <w:tcW w:w="0" w:type="auto"/>
          </w:tcPr>
          <w:p w14:paraId="2B0C8EB7" w14:textId="77777777" w:rsidR="0097772C" w:rsidRDefault="00772A41">
            <w:r>
              <w:t>Jun 15</w:t>
            </w:r>
          </w:p>
        </w:tc>
        <w:tc>
          <w:tcPr>
            <w:tcW w:w="0" w:type="auto"/>
          </w:tcPr>
          <w:p w14:paraId="2B0C8EB8" w14:textId="77777777" w:rsidR="0097772C" w:rsidRDefault="00772A41">
            <w:r>
              <w:t>72.7%</w:t>
            </w:r>
          </w:p>
        </w:tc>
        <w:tc>
          <w:tcPr>
            <w:tcW w:w="0" w:type="auto"/>
          </w:tcPr>
          <w:p w14:paraId="2B0C8EB9" w14:textId="77777777" w:rsidR="0097772C" w:rsidRDefault="00772A41">
            <w:r>
              <w:t>28.8%</w:t>
            </w:r>
          </w:p>
        </w:tc>
      </w:tr>
      <w:tr w:rsidR="0097772C" w14:paraId="2B0C8EC0"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EBB" w14:textId="77777777" w:rsidR="0097772C" w:rsidRDefault="00772A41">
            <w:r>
              <w:t>2019</w:t>
            </w:r>
          </w:p>
        </w:tc>
        <w:tc>
          <w:tcPr>
            <w:tcW w:w="0" w:type="auto"/>
          </w:tcPr>
          <w:p w14:paraId="2B0C8EBC" w14:textId="77777777" w:rsidR="0097772C" w:rsidRDefault="00772A41">
            <w:r>
              <w:t>Feb 01</w:t>
            </w:r>
          </w:p>
        </w:tc>
        <w:tc>
          <w:tcPr>
            <w:tcW w:w="0" w:type="auto"/>
          </w:tcPr>
          <w:p w14:paraId="2B0C8EBD" w14:textId="77777777" w:rsidR="0097772C" w:rsidRDefault="00772A41">
            <w:r>
              <w:t>Jun 15</w:t>
            </w:r>
          </w:p>
        </w:tc>
        <w:tc>
          <w:tcPr>
            <w:tcW w:w="0" w:type="auto"/>
          </w:tcPr>
          <w:p w14:paraId="2B0C8EBE" w14:textId="77777777" w:rsidR="0097772C" w:rsidRDefault="00772A41">
            <w:r>
              <w:t>74.8%</w:t>
            </w:r>
          </w:p>
        </w:tc>
        <w:tc>
          <w:tcPr>
            <w:tcW w:w="0" w:type="auto"/>
          </w:tcPr>
          <w:p w14:paraId="2B0C8EBF" w14:textId="77777777" w:rsidR="0097772C" w:rsidRDefault="00772A41">
            <w:r>
              <w:t>42.0%</w:t>
            </w:r>
          </w:p>
        </w:tc>
      </w:tr>
      <w:tr w:rsidR="0097772C" w14:paraId="2B0C8EC6"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EC1" w14:textId="77777777" w:rsidR="0097772C" w:rsidRDefault="00772A41">
            <w:r>
              <w:t>2020</w:t>
            </w:r>
          </w:p>
        </w:tc>
        <w:tc>
          <w:tcPr>
            <w:tcW w:w="0" w:type="auto"/>
          </w:tcPr>
          <w:p w14:paraId="2B0C8EC2" w14:textId="77777777" w:rsidR="0097772C" w:rsidRDefault="00772A41">
            <w:r>
              <w:t>Feb 01</w:t>
            </w:r>
          </w:p>
        </w:tc>
        <w:tc>
          <w:tcPr>
            <w:tcW w:w="0" w:type="auto"/>
          </w:tcPr>
          <w:p w14:paraId="2B0C8EC3" w14:textId="77777777" w:rsidR="0097772C" w:rsidRDefault="00772A41">
            <w:r>
              <w:t>Jun 15</w:t>
            </w:r>
          </w:p>
        </w:tc>
        <w:tc>
          <w:tcPr>
            <w:tcW w:w="0" w:type="auto"/>
          </w:tcPr>
          <w:p w14:paraId="2B0C8EC4" w14:textId="77777777" w:rsidR="0097772C" w:rsidRDefault="00772A41">
            <w:r>
              <w:t>62.6%</w:t>
            </w:r>
          </w:p>
        </w:tc>
        <w:tc>
          <w:tcPr>
            <w:tcW w:w="0" w:type="auto"/>
          </w:tcPr>
          <w:p w14:paraId="2B0C8EC5" w14:textId="77777777" w:rsidR="0097772C" w:rsidRDefault="00772A41">
            <w:r>
              <w:t>38.4%</w:t>
            </w:r>
          </w:p>
        </w:tc>
      </w:tr>
      <w:tr w:rsidR="0097772C" w14:paraId="2B0C8ECC"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EC7" w14:textId="77777777" w:rsidR="0097772C" w:rsidRDefault="00772A41">
            <w:r>
              <w:t>2021</w:t>
            </w:r>
          </w:p>
        </w:tc>
        <w:tc>
          <w:tcPr>
            <w:tcW w:w="0" w:type="auto"/>
          </w:tcPr>
          <w:p w14:paraId="2B0C8EC8" w14:textId="77777777" w:rsidR="0097772C" w:rsidRDefault="00772A41">
            <w:r>
              <w:t>Feb 01</w:t>
            </w:r>
          </w:p>
        </w:tc>
        <w:tc>
          <w:tcPr>
            <w:tcW w:w="0" w:type="auto"/>
          </w:tcPr>
          <w:p w14:paraId="2B0C8EC9" w14:textId="77777777" w:rsidR="0097772C" w:rsidRDefault="00772A41">
            <w:r>
              <w:t>Jun 15</w:t>
            </w:r>
          </w:p>
        </w:tc>
        <w:tc>
          <w:tcPr>
            <w:tcW w:w="0" w:type="auto"/>
          </w:tcPr>
          <w:p w14:paraId="2B0C8ECA" w14:textId="77777777" w:rsidR="0097772C" w:rsidRDefault="00772A41">
            <w:r>
              <w:t>93.9%</w:t>
            </w:r>
          </w:p>
        </w:tc>
        <w:tc>
          <w:tcPr>
            <w:tcW w:w="0" w:type="auto"/>
          </w:tcPr>
          <w:p w14:paraId="2B0C8ECB" w14:textId="77777777" w:rsidR="0097772C" w:rsidRDefault="00772A41">
            <w:r>
              <w:t>53.7%</w:t>
            </w:r>
          </w:p>
        </w:tc>
      </w:tr>
      <w:tr w:rsidR="0097772C" w14:paraId="2B0C8ED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ECD" w14:textId="77777777" w:rsidR="0097772C" w:rsidRDefault="00772A41">
            <w:r>
              <w:t>2022</w:t>
            </w:r>
          </w:p>
        </w:tc>
        <w:tc>
          <w:tcPr>
            <w:tcW w:w="0" w:type="auto"/>
          </w:tcPr>
          <w:p w14:paraId="2B0C8ECE" w14:textId="77777777" w:rsidR="0097772C" w:rsidRDefault="00772A41">
            <w:r>
              <w:t>Feb 01</w:t>
            </w:r>
          </w:p>
        </w:tc>
        <w:tc>
          <w:tcPr>
            <w:tcW w:w="0" w:type="auto"/>
          </w:tcPr>
          <w:p w14:paraId="2B0C8ECF" w14:textId="77777777" w:rsidR="0097772C" w:rsidRDefault="00772A41">
            <w:r>
              <w:t>Jun 15</w:t>
            </w:r>
          </w:p>
        </w:tc>
        <w:tc>
          <w:tcPr>
            <w:tcW w:w="0" w:type="auto"/>
          </w:tcPr>
          <w:p w14:paraId="2B0C8ED0" w14:textId="77777777" w:rsidR="0097772C" w:rsidRDefault="00772A41">
            <w:r>
              <w:t>88.4%</w:t>
            </w:r>
          </w:p>
        </w:tc>
        <w:tc>
          <w:tcPr>
            <w:tcW w:w="0" w:type="auto"/>
          </w:tcPr>
          <w:p w14:paraId="2B0C8ED1" w14:textId="77777777" w:rsidR="0097772C" w:rsidRDefault="00772A41">
            <w:r>
              <w:t>50.5%</w:t>
            </w:r>
          </w:p>
        </w:tc>
      </w:tr>
      <w:tr w:rsidR="0097772C" w14:paraId="2B0C8ED8"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ED3" w14:textId="77777777" w:rsidR="0097772C" w:rsidRDefault="00772A41">
            <w:r>
              <w:t>2023</w:t>
            </w:r>
          </w:p>
        </w:tc>
        <w:tc>
          <w:tcPr>
            <w:tcW w:w="0" w:type="auto"/>
          </w:tcPr>
          <w:p w14:paraId="2B0C8ED4" w14:textId="77777777" w:rsidR="0097772C" w:rsidRDefault="00772A41">
            <w:r>
              <w:t>Feb 01</w:t>
            </w:r>
          </w:p>
        </w:tc>
        <w:tc>
          <w:tcPr>
            <w:tcW w:w="0" w:type="auto"/>
          </w:tcPr>
          <w:p w14:paraId="2B0C8ED5" w14:textId="77777777" w:rsidR="0097772C" w:rsidRDefault="00772A41">
            <w:r>
              <w:t>Jun 15</w:t>
            </w:r>
          </w:p>
        </w:tc>
        <w:tc>
          <w:tcPr>
            <w:tcW w:w="0" w:type="auto"/>
          </w:tcPr>
          <w:p w14:paraId="2B0C8ED6" w14:textId="77777777" w:rsidR="0097772C" w:rsidRDefault="00772A41">
            <w:r>
              <w:t>91.0%</w:t>
            </w:r>
          </w:p>
        </w:tc>
        <w:tc>
          <w:tcPr>
            <w:tcW w:w="0" w:type="auto"/>
          </w:tcPr>
          <w:p w14:paraId="2B0C8ED7" w14:textId="77777777" w:rsidR="0097772C" w:rsidRDefault="00772A41">
            <w:r>
              <w:t>72.8%</w:t>
            </w:r>
          </w:p>
        </w:tc>
      </w:tr>
    </w:tbl>
    <w:p w14:paraId="2B0C8ED9" w14:textId="77777777" w:rsidR="0097772C" w:rsidRDefault="00772A41">
      <w:r>
        <w:t>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contained objects that could be migrating fish. These tracks were then manually viewed alongside the raw image file to determine if the object was a fish to be further investigated.</w:t>
      </w:r>
    </w:p>
    <w:p w14:paraId="2B0C8EDA" w14:textId="77777777" w:rsidR="0097772C" w:rsidRDefault="00772A41">
      <w:r>
        <w:t>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 were not counted. For each fish counted the following data were recorded:</w:t>
      </w:r>
    </w:p>
    <w:p w14:paraId="2B0C8EDB" w14:textId="77777777" w:rsidR="0097772C" w:rsidRDefault="00772A41">
      <w:pPr>
        <w:numPr>
          <w:ilvl w:val="0"/>
          <w:numId w:val="15"/>
        </w:numPr>
      </w:pPr>
      <w:r>
        <w:t>Date</w:t>
      </w:r>
    </w:p>
    <w:p w14:paraId="2B0C8EDC" w14:textId="77777777" w:rsidR="0097772C" w:rsidRDefault="00772A41">
      <w:pPr>
        <w:numPr>
          <w:ilvl w:val="0"/>
          <w:numId w:val="15"/>
        </w:numPr>
      </w:pPr>
      <w:r>
        <w:t>Hour of the 30-minute image file (e.g., 14:00, 14:30)</w:t>
      </w:r>
    </w:p>
    <w:p w14:paraId="2B0C8EDD" w14:textId="77777777" w:rsidR="0097772C" w:rsidRDefault="00772A41">
      <w:pPr>
        <w:numPr>
          <w:ilvl w:val="0"/>
          <w:numId w:val="15"/>
        </w:numPr>
      </w:pPr>
      <w:r>
        <w:lastRenderedPageBreak/>
        <w:t>Time</w:t>
      </w:r>
    </w:p>
    <w:p w14:paraId="2B0C8EDE" w14:textId="77777777" w:rsidR="0097772C" w:rsidRDefault="00772A41">
      <w:pPr>
        <w:numPr>
          <w:ilvl w:val="0"/>
          <w:numId w:val="15"/>
        </w:numPr>
      </w:pPr>
      <w:r>
        <w:t>Frame</w:t>
      </w:r>
    </w:p>
    <w:p w14:paraId="2B0C8EDF" w14:textId="77777777" w:rsidR="0097772C" w:rsidRDefault="00772A41">
      <w:pPr>
        <w:numPr>
          <w:ilvl w:val="0"/>
          <w:numId w:val="15"/>
        </w:numPr>
      </w:pPr>
      <w:r>
        <w:t>Direction of travel (upstream or downstream)</w:t>
      </w:r>
    </w:p>
    <w:p w14:paraId="2B0C8EE0" w14:textId="77777777" w:rsidR="0097772C" w:rsidRDefault="00772A41">
      <w:pPr>
        <w:numPr>
          <w:ilvl w:val="0"/>
          <w:numId w:val="15"/>
        </w:numPr>
      </w:pPr>
      <w:r>
        <w:t>Range (distance from the SONAR)</w:t>
      </w:r>
    </w:p>
    <w:p w14:paraId="2B0C8EE1" w14:textId="77777777" w:rsidR="0097772C" w:rsidRDefault="00772A41">
      <w:pPr>
        <w:numPr>
          <w:ilvl w:val="0"/>
          <w:numId w:val="15"/>
        </w:numPr>
      </w:pPr>
      <w:r>
        <w:t>Length of the fish in cm</w:t>
      </w:r>
    </w:p>
    <w:p w14:paraId="2B0C8EE2" w14:textId="77777777" w:rsidR="0097772C" w:rsidRDefault="00772A41">
      <w:pPr>
        <w:numPr>
          <w:ilvl w:val="0"/>
          <w:numId w:val="15"/>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2B0C8EE3" w14:textId="77777777" w:rsidR="0097772C" w:rsidRDefault="00772A41">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Marked fish were automatically saved within the image file for later error checking; data were also recorded within an Excel spreadsheet for data summarization and analysis.</w:t>
      </w:r>
    </w:p>
    <w:p w14:paraId="2B0C8EE4" w14:textId="77777777" w:rsidR="0097772C" w:rsidRDefault="00772A41">
      <w:pPr>
        <w:pStyle w:val="Heading2"/>
      </w:pPr>
      <w:bookmarkStart w:id="31" w:name="_Toc164258553"/>
      <w:bookmarkStart w:id="32" w:name="data-reviewer-comparison"/>
      <w:bookmarkEnd w:id="27"/>
      <w:r>
        <w:t>3.3</w:t>
      </w:r>
      <w:r>
        <w:tab/>
        <w:t>Data Reviewer Comparison</w:t>
      </w:r>
      <w:bookmarkEnd w:id="31"/>
    </w:p>
    <w:p w14:paraId="2B0C8EE5" w14:textId="77777777" w:rsidR="0097772C" w:rsidRDefault="00772A41">
      <w:r>
        <w:t>In several years (2019 - 2023),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correlation between observers. We also computed separate correlations for upstream and downstream counts.</w:t>
      </w:r>
    </w:p>
    <w:p w14:paraId="2B0C8EE6" w14:textId="77777777" w:rsidR="0097772C" w:rsidRDefault="00772A41">
      <w:r>
        <w:t>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deviation and coefficient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summarized those differences with statistics such as mean bias, mean absolute error (MAE), root mean squared error (RMSE) and mean absolute percent error (MAPE).</w:t>
      </w:r>
    </w:p>
    <w:p w14:paraId="2B0C8EE7" w14:textId="77777777" w:rsidR="0097772C" w:rsidRDefault="00772A41">
      <w:bookmarkStart w:id="33" w:name="tab:obs-rev-tab"/>
      <w:bookmarkEnd w:id="33"/>
      <w:r>
        <w:t>Table 3.3: Number of distinct days, hours and individual fish that were double or triple reviewed each year.</w:t>
      </w:r>
    </w:p>
    <w:tbl>
      <w:tblPr>
        <w:tblStyle w:val="Table-WDFW"/>
        <w:tblW w:w="0" w:type="auto"/>
        <w:jc w:val="center"/>
        <w:tblLook w:val="0020" w:firstRow="1" w:lastRow="0" w:firstColumn="0" w:lastColumn="0" w:noHBand="0" w:noVBand="0"/>
        <w:tblCaption w:val="Table 3.3: Number of distinct days, hours and individual fish that were double or triple reviewed each year."/>
      </w:tblPr>
      <w:tblGrid>
        <w:gridCol w:w="714"/>
        <w:gridCol w:w="910"/>
        <w:gridCol w:w="1011"/>
        <w:gridCol w:w="958"/>
      </w:tblGrid>
      <w:tr w:rsidR="0097772C" w14:paraId="2B0C8EEC" w14:textId="77777777" w:rsidTr="00F11B2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B0C8EE8" w14:textId="77777777" w:rsidR="0097772C" w:rsidRDefault="00772A41">
            <w:pPr>
              <w:jc w:val="right"/>
            </w:pPr>
            <w:r>
              <w:t>Year</w:t>
            </w:r>
          </w:p>
        </w:tc>
        <w:tc>
          <w:tcPr>
            <w:tcW w:w="0" w:type="auto"/>
          </w:tcPr>
          <w:p w14:paraId="2B0C8EE9" w14:textId="77777777" w:rsidR="0097772C" w:rsidRDefault="00772A41">
            <w:pPr>
              <w:jc w:val="right"/>
            </w:pPr>
            <w:r>
              <w:t>n Days</w:t>
            </w:r>
          </w:p>
        </w:tc>
        <w:tc>
          <w:tcPr>
            <w:tcW w:w="0" w:type="auto"/>
          </w:tcPr>
          <w:p w14:paraId="2B0C8EEA" w14:textId="77777777" w:rsidR="0097772C" w:rsidRDefault="00772A41">
            <w:pPr>
              <w:jc w:val="right"/>
            </w:pPr>
            <w:r>
              <w:t>n Hours</w:t>
            </w:r>
          </w:p>
        </w:tc>
        <w:tc>
          <w:tcPr>
            <w:tcW w:w="0" w:type="auto"/>
          </w:tcPr>
          <w:p w14:paraId="2B0C8EEB" w14:textId="77777777" w:rsidR="0097772C" w:rsidRDefault="00772A41">
            <w:pPr>
              <w:jc w:val="right"/>
            </w:pPr>
            <w:r>
              <w:t>n Fish</w:t>
            </w:r>
          </w:p>
        </w:tc>
      </w:tr>
      <w:tr w:rsidR="0097772C" w14:paraId="2B0C8EF1"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EED" w14:textId="77777777" w:rsidR="0097772C" w:rsidRDefault="00772A41">
            <w:pPr>
              <w:jc w:val="right"/>
            </w:pPr>
            <w:r>
              <w:t>2019</w:t>
            </w:r>
          </w:p>
        </w:tc>
        <w:tc>
          <w:tcPr>
            <w:tcW w:w="0" w:type="auto"/>
          </w:tcPr>
          <w:p w14:paraId="2B0C8EEE" w14:textId="77777777" w:rsidR="0097772C" w:rsidRDefault="00772A41">
            <w:pPr>
              <w:jc w:val="right"/>
            </w:pPr>
            <w:r>
              <w:t>5</w:t>
            </w:r>
          </w:p>
        </w:tc>
        <w:tc>
          <w:tcPr>
            <w:tcW w:w="0" w:type="auto"/>
          </w:tcPr>
          <w:p w14:paraId="2B0C8EEF" w14:textId="77777777" w:rsidR="0097772C" w:rsidRDefault="00772A41">
            <w:pPr>
              <w:jc w:val="right"/>
            </w:pPr>
            <w:r>
              <w:t>32</w:t>
            </w:r>
          </w:p>
        </w:tc>
        <w:tc>
          <w:tcPr>
            <w:tcW w:w="0" w:type="auto"/>
          </w:tcPr>
          <w:p w14:paraId="2B0C8EF0" w14:textId="77777777" w:rsidR="0097772C" w:rsidRDefault="00772A41">
            <w:pPr>
              <w:jc w:val="right"/>
            </w:pPr>
            <w:r>
              <w:t>54</w:t>
            </w:r>
          </w:p>
        </w:tc>
      </w:tr>
      <w:tr w:rsidR="0097772C" w14:paraId="2B0C8EF6"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EF2" w14:textId="77777777" w:rsidR="0097772C" w:rsidRDefault="00772A41">
            <w:pPr>
              <w:jc w:val="right"/>
            </w:pPr>
            <w:r>
              <w:lastRenderedPageBreak/>
              <w:t>2020</w:t>
            </w:r>
          </w:p>
        </w:tc>
        <w:tc>
          <w:tcPr>
            <w:tcW w:w="0" w:type="auto"/>
          </w:tcPr>
          <w:p w14:paraId="2B0C8EF3" w14:textId="77777777" w:rsidR="0097772C" w:rsidRDefault="00772A41">
            <w:pPr>
              <w:jc w:val="right"/>
            </w:pPr>
            <w:r>
              <w:t>6</w:t>
            </w:r>
          </w:p>
        </w:tc>
        <w:tc>
          <w:tcPr>
            <w:tcW w:w="0" w:type="auto"/>
          </w:tcPr>
          <w:p w14:paraId="2B0C8EF4" w14:textId="77777777" w:rsidR="0097772C" w:rsidRDefault="00772A41">
            <w:pPr>
              <w:jc w:val="right"/>
            </w:pPr>
            <w:r>
              <w:t>34</w:t>
            </w:r>
          </w:p>
        </w:tc>
        <w:tc>
          <w:tcPr>
            <w:tcW w:w="0" w:type="auto"/>
          </w:tcPr>
          <w:p w14:paraId="2B0C8EF5" w14:textId="77777777" w:rsidR="0097772C" w:rsidRDefault="00772A41">
            <w:pPr>
              <w:jc w:val="right"/>
            </w:pPr>
            <w:r>
              <w:t>51</w:t>
            </w:r>
          </w:p>
        </w:tc>
      </w:tr>
      <w:tr w:rsidR="0097772C" w14:paraId="2B0C8EFB"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EF7" w14:textId="77777777" w:rsidR="0097772C" w:rsidRDefault="00772A41">
            <w:pPr>
              <w:jc w:val="right"/>
            </w:pPr>
            <w:r>
              <w:t>2021</w:t>
            </w:r>
          </w:p>
        </w:tc>
        <w:tc>
          <w:tcPr>
            <w:tcW w:w="0" w:type="auto"/>
          </w:tcPr>
          <w:p w14:paraId="2B0C8EF8" w14:textId="77777777" w:rsidR="0097772C" w:rsidRDefault="00772A41">
            <w:pPr>
              <w:jc w:val="right"/>
            </w:pPr>
            <w:r>
              <w:t>12</w:t>
            </w:r>
          </w:p>
        </w:tc>
        <w:tc>
          <w:tcPr>
            <w:tcW w:w="0" w:type="auto"/>
          </w:tcPr>
          <w:p w14:paraId="2B0C8EF9" w14:textId="77777777" w:rsidR="0097772C" w:rsidRDefault="00772A41">
            <w:pPr>
              <w:jc w:val="right"/>
            </w:pPr>
            <w:r>
              <w:t>65</w:t>
            </w:r>
          </w:p>
        </w:tc>
        <w:tc>
          <w:tcPr>
            <w:tcW w:w="0" w:type="auto"/>
          </w:tcPr>
          <w:p w14:paraId="2B0C8EFA" w14:textId="77777777" w:rsidR="0097772C" w:rsidRDefault="00772A41">
            <w:pPr>
              <w:jc w:val="right"/>
            </w:pPr>
            <w:r>
              <w:t>92</w:t>
            </w:r>
          </w:p>
        </w:tc>
      </w:tr>
      <w:tr w:rsidR="0097772C" w14:paraId="2B0C8F00"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EFC" w14:textId="77777777" w:rsidR="0097772C" w:rsidRDefault="00772A41">
            <w:pPr>
              <w:jc w:val="right"/>
            </w:pPr>
            <w:r>
              <w:t>2022</w:t>
            </w:r>
          </w:p>
        </w:tc>
        <w:tc>
          <w:tcPr>
            <w:tcW w:w="0" w:type="auto"/>
          </w:tcPr>
          <w:p w14:paraId="2B0C8EFD" w14:textId="77777777" w:rsidR="0097772C" w:rsidRDefault="00772A41">
            <w:pPr>
              <w:jc w:val="right"/>
            </w:pPr>
            <w:r>
              <w:t>14</w:t>
            </w:r>
          </w:p>
        </w:tc>
        <w:tc>
          <w:tcPr>
            <w:tcW w:w="0" w:type="auto"/>
          </w:tcPr>
          <w:p w14:paraId="2B0C8EFE" w14:textId="77777777" w:rsidR="0097772C" w:rsidRDefault="00772A41">
            <w:pPr>
              <w:jc w:val="right"/>
            </w:pPr>
            <w:r>
              <w:t>69</w:t>
            </w:r>
          </w:p>
        </w:tc>
        <w:tc>
          <w:tcPr>
            <w:tcW w:w="0" w:type="auto"/>
          </w:tcPr>
          <w:p w14:paraId="2B0C8EFF" w14:textId="77777777" w:rsidR="0097772C" w:rsidRDefault="00772A41">
            <w:pPr>
              <w:jc w:val="right"/>
            </w:pPr>
            <w:r>
              <w:t>116</w:t>
            </w:r>
          </w:p>
        </w:tc>
      </w:tr>
      <w:tr w:rsidR="0097772C" w14:paraId="2B0C8F05"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01" w14:textId="77777777" w:rsidR="0097772C" w:rsidRDefault="00772A41">
            <w:pPr>
              <w:jc w:val="right"/>
            </w:pPr>
            <w:commentRangeStart w:id="34"/>
            <w:r>
              <w:t>2023</w:t>
            </w:r>
          </w:p>
        </w:tc>
        <w:tc>
          <w:tcPr>
            <w:tcW w:w="0" w:type="auto"/>
          </w:tcPr>
          <w:p w14:paraId="2B0C8F02" w14:textId="77777777" w:rsidR="0097772C" w:rsidRDefault="00772A41">
            <w:pPr>
              <w:jc w:val="right"/>
            </w:pPr>
            <w:r>
              <w:t>12</w:t>
            </w:r>
          </w:p>
        </w:tc>
        <w:tc>
          <w:tcPr>
            <w:tcW w:w="0" w:type="auto"/>
          </w:tcPr>
          <w:p w14:paraId="2B0C8F03" w14:textId="77777777" w:rsidR="0097772C" w:rsidRDefault="00772A41">
            <w:pPr>
              <w:jc w:val="right"/>
            </w:pPr>
            <w:r>
              <w:t>221</w:t>
            </w:r>
          </w:p>
        </w:tc>
        <w:tc>
          <w:tcPr>
            <w:tcW w:w="0" w:type="auto"/>
          </w:tcPr>
          <w:p w14:paraId="2B0C8F04" w14:textId="77777777" w:rsidR="0097772C" w:rsidRDefault="00772A41">
            <w:pPr>
              <w:jc w:val="right"/>
            </w:pPr>
            <w:r>
              <w:t>773</w:t>
            </w:r>
            <w:commentRangeEnd w:id="34"/>
            <w:r w:rsidR="004E615C">
              <w:rPr>
                <w:rStyle w:val="CommentReference"/>
              </w:rPr>
              <w:commentReference w:id="34"/>
            </w:r>
          </w:p>
        </w:tc>
      </w:tr>
    </w:tbl>
    <w:p w14:paraId="2B0C8F06" w14:textId="77777777" w:rsidR="0097772C" w:rsidRDefault="00772A41">
      <w:pPr>
        <w:pStyle w:val="Heading2"/>
      </w:pPr>
      <w:bookmarkStart w:id="35" w:name="_Toc164258554"/>
      <w:bookmarkStart w:id="36" w:name="species-composition-sampling"/>
      <w:bookmarkEnd w:id="32"/>
      <w:r>
        <w:t>3.4</w:t>
      </w:r>
      <w:r>
        <w:tab/>
        <w:t>Species Composition Sampling</w:t>
      </w:r>
      <w:bookmarkEnd w:id="35"/>
    </w:p>
    <w:p w14:paraId="2B0C8F07" w14:textId="77777777" w:rsidR="0097772C" w:rsidRDefault="00772A41">
      <w:r>
        <w:t>Species composition sampling was conducted weekly, as river conditions allowed, during the period of SONAR operations in 2021, 2022 and 2023. A fine monofilament gill net 5.5 meters wide by 2.4 meters deep with a 5-cm mesh (10-cm stretch) was drifted through all sampleable habitat in the lower river from RKM 5.3 to RKM 0.8 (2021) or RKM 1.3 (2022 - 2023). In habitat where it wasn’t possible to use a net (e.g. too much wood), hook and line sampling occurred. Encountered fish were removed immediately from the net, sedated in a solution of tricaine mesylate (MS-222), and sampled for species, origin, length, sex, scales, and DNA. Captured steelhead were assessed for kelt status.</w:t>
      </w:r>
    </w:p>
    <w:p w14:paraId="2B0C8F08" w14:textId="77777777" w:rsidR="0097772C" w:rsidRDefault="00772A41">
      <w:r>
        <w:t>No regular species composition sampling was conducted in 2018, 2019, or 2020. In 2019, three sampling efforts targeting bull trout (</w:t>
      </w:r>
      <w:r>
        <w:rPr>
          <w:i/>
          <w:iCs/>
        </w:rPr>
        <w:t>Salvelinus confluentus</w:t>
      </w:r>
      <w:r>
        <w:t>) were conducted once per week in June at sites throughout the Dungeness and Gray Wolf rivers.</w:t>
      </w:r>
    </w:p>
    <w:p w14:paraId="2B0C8F09" w14:textId="77777777" w:rsidR="0097772C" w:rsidRDefault="00772A41">
      <w:pPr>
        <w:pStyle w:val="Heading2"/>
      </w:pPr>
      <w:bookmarkStart w:id="37" w:name="_Toc164258555"/>
      <w:bookmarkStart w:id="38" w:name="determining-species"/>
      <w:bookmarkEnd w:id="36"/>
      <w:r>
        <w:t>3.5</w:t>
      </w:r>
      <w:r>
        <w:tab/>
        <w:t>Determining Species</w:t>
      </w:r>
      <w:bookmarkEnd w:id="37"/>
    </w:p>
    <w:p w14:paraId="2B0C8F0A" w14:textId="77777777" w:rsidR="0097772C" w:rsidRDefault="00772A41">
      <w:r>
        <w:t>Bull trout are swimming past the SONAR unit as well as steelhead, and we needed to parse which fish identified by the SONAR were steelhead, and exclude any bull trout. The largest bull trout sampled in any species composition data was 67 cm, so we assumed any fish larger than 67 cm detected on the SONAR was a steelhead. We then needed to determine whether the fish equal to or less than 67 cm long, were steelhead or something else (e.g. bull trout, rainbow trout, cutthroat trout, etc.).</w:t>
      </w:r>
    </w:p>
    <w:p w14:paraId="2B0C8F0B" w14:textId="05D20435" w:rsidR="0097772C" w:rsidRDefault="00772A41">
      <w:r>
        <w:t>We modeled the probability of a fish being a steelhead using fork length and the Julian day of capture from the 2021-2023 species composition data. Since we only care about differentiating steelhead from other fish, we grouped resident rainbow and cutthroat trout (</w:t>
      </w:r>
      <w:r>
        <w:rPr>
          <w:i/>
          <w:iCs/>
        </w:rPr>
        <w:t>Oncorhynchus clarkii</w:t>
      </w:r>
      <w:r>
        <w:t xml:space="preserve">) with bull trout, and then fit a binomial </w:t>
      </w:r>
      <w:ins w:id="39" w:author="Craig, Bethany E (DFW)" w:date="2024-04-19T15:14:00Z">
        <w:r w:rsidR="00582A5E">
          <w:t>generalized additive model (GAM)</w:t>
        </w:r>
      </w:ins>
      <w:del w:id="40" w:author="Craig, Bethany E (DFW)" w:date="2024-04-19T15:14:00Z">
        <w:r w:rsidDel="00582A5E">
          <w:delText xml:space="preserve">GAM </w:delText>
        </w:r>
      </w:del>
      <w:r>
        <w:t>with a logit link, using splines of fork length and Julian day</w:t>
      </w:r>
      <w:ins w:id="41" w:author="Craig, Bethany E (DFW)" w:date="2024-04-19T15:12:00Z">
        <w:r w:rsidR="007E0D11">
          <w:t>,</w:t>
        </w:r>
      </w:ins>
      <w:r>
        <w:t xml:space="preserve"> to predict the probability of a fish being a steelhead. We did not restrict the dataset to fish with fork lengths less than 67 cm, because larger fish have information about the shape of the logistic curve.</w:t>
      </w:r>
    </w:p>
    <w:p w14:paraId="2B0C8F0C" w14:textId="77777777" w:rsidR="0097772C" w:rsidRDefault="00772A41">
      <w:r>
        <w:t>After fitting this GAM, we predicted the probability of being a steelhead for all fish observed on the SONAR that were smaller than or equal to 67 cm, based on their length and Julian day of observation. Any fish with a probability of 50% or greater we assigned to be a steelhead.</w:t>
      </w:r>
    </w:p>
    <w:p w14:paraId="2B0C8F0D" w14:textId="77777777" w:rsidR="0097772C" w:rsidRDefault="00772A41">
      <w:pPr>
        <w:pStyle w:val="Heading2"/>
      </w:pPr>
      <w:bookmarkStart w:id="42" w:name="_Toc164258556"/>
      <w:bookmarkStart w:id="43" w:name="abundance-estimation"/>
      <w:bookmarkEnd w:id="38"/>
      <w:r>
        <w:t>3.6</w:t>
      </w:r>
      <w:r>
        <w:tab/>
        <w:t>Abundance Estimation</w:t>
      </w:r>
      <w:bookmarkEnd w:id="42"/>
    </w:p>
    <w:p w14:paraId="2B0C8F0E" w14:textId="6102281C" w:rsidR="0097772C" w:rsidRDefault="00772A41">
      <w:r>
        <w:t xml:space="preserve">Although data was collected for the 2018 run year, the data quality was insufficient to estimate a steelhead abundance for that year. Because we observed frequent milling behavior at the SONAR site, </w:t>
      </w:r>
      <w:ins w:id="44" w:author="Craig, Bethany E (DFW)" w:date="2024-04-19T17:25:00Z">
        <w:r w:rsidR="006950DE">
          <w:lastRenderedPageBreak/>
          <w:t xml:space="preserve">upstream and downstream </w:t>
        </w:r>
      </w:ins>
      <w:r>
        <w:t xml:space="preserve">counts were much higher than subsequent years, and only 29% of the season was reviewed (Table 3.2), </w:t>
      </w:r>
      <w:ins w:id="45" w:author="Craig, Bethany E (DFW)" w:date="2024-04-19T17:26:00Z">
        <w:r w:rsidR="003E1129">
          <w:t xml:space="preserve">so </w:t>
        </w:r>
      </w:ins>
      <w:r>
        <w:t>we treated 2018 as a pilot year and did not make an escapement estimate.</w:t>
      </w:r>
    </w:p>
    <w:p w14:paraId="2B0C8F0F" w14:textId="77777777" w:rsidR="0097772C" w:rsidRDefault="00772A41">
      <w:r>
        <w:t>For 2019 - 2023, SONAR fish targets that were larger than 67 cm or had a greater than 50% probability of being a steelhead, moved completely through the SONAR beams (direction of travel was upstream or 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between February 1 and June 15.</w:t>
      </w:r>
    </w:p>
    <w:p w14:paraId="2B0C8F10" w14:textId="77777777" w:rsidR="0097772C" w:rsidRDefault="00772A41">
      <w:r>
        <w:t>To fill in the missing data from periods when the SONAR was not operating or the data had not been reviewed, this dataset was fit with a negative binomial generalized additive model (GAM) with a log link function using hour of day, discharge (from a USGS gauge on the Dungeness River, summarized at the hour timescale) and Julian day-of-year as covariates. The GAM include a cubic spline for the hour of day, a thin-plate spline for discharge, and a factor spline for day of year, including an interaction 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2B0C8F11" w14:textId="77777777" w:rsidR="0097772C" w:rsidRDefault="00772A41">
      <w:r>
        <w:t>To combine the upstream and downstream estimates, we made one simplifying assumption related to kelting behavior similar to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upstream moving fish, under the assumption that downstream moving fish are steelhead kelts that have spawned and therefore should not be subtracted from our escapement estimates. Obviously, there may be kelts prior to May 15, and there may be milling fish after that date, but our assumption is that the number of downstream moving kelts prior to that date equals the number of downstream milling fish after that date.</w:t>
      </w:r>
    </w:p>
    <w:p w14:paraId="2B0C8F12" w14:textId="77777777" w:rsidR="0097772C" w:rsidRDefault="00772A41">
      <w:pPr>
        <w:pStyle w:val="Heading3"/>
      </w:pPr>
      <w:bookmarkStart w:id="46" w:name="_Toc164258557"/>
      <w:bookmarkStart w:id="47" w:name="comparison-with-redd-based-estimates"/>
      <w:r>
        <w:t>3.6.1</w:t>
      </w:r>
      <w:r>
        <w:tab/>
        <w:t>Comparison with Redd-Based Estimates</w:t>
      </w:r>
      <w:bookmarkEnd w:id="46"/>
    </w:p>
    <w:p w14:paraId="2B0C8F13" w14:textId="77777777" w:rsidR="0097772C" w:rsidRDefault="00772A41">
      <w:r>
        <w:t>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of total redds are then expanded to spawners by multiplying by a fish / redd constant of 1.62. We compared the SONAR-based estimates of steelhead escapement to the redd-based estimates of steelhead spawners for 2019, 2021, 2022 and 2023. Due to COVID, no redd surveys were conducted in 2020, so no redd-based estimate is available.</w:t>
      </w:r>
    </w:p>
    <w:p w14:paraId="2B0C8F14" w14:textId="77777777" w:rsidR="0097772C" w:rsidRDefault="00772A41">
      <w:pPr>
        <w:pStyle w:val="Heading1"/>
      </w:pPr>
      <w:bookmarkStart w:id="48" w:name="_Toc164258558"/>
      <w:bookmarkStart w:id="49" w:name="results"/>
      <w:bookmarkEnd w:id="11"/>
      <w:bookmarkEnd w:id="43"/>
      <w:bookmarkEnd w:id="47"/>
      <w:r>
        <w:lastRenderedPageBreak/>
        <w:t>4</w:t>
      </w:r>
      <w:r>
        <w:tab/>
        <w:t>Results</w:t>
      </w:r>
      <w:bookmarkEnd w:id="48"/>
    </w:p>
    <w:p w14:paraId="2B0C8F15" w14:textId="77777777" w:rsidR="0097772C" w:rsidRDefault="00772A41">
      <w:pPr>
        <w:pStyle w:val="Heading2"/>
      </w:pPr>
      <w:bookmarkStart w:id="50" w:name="_Toc164258559"/>
      <w:bookmarkStart w:id="51" w:name="data-reviewer-comparison-1"/>
      <w:r>
        <w:t>4.1</w:t>
      </w:r>
      <w:r>
        <w:tab/>
        <w:t>Data Reviewer Comparison</w:t>
      </w:r>
      <w:bookmarkEnd w:id="50"/>
    </w:p>
    <w:p w14:paraId="2B0C8F16" w14:textId="3F62002A" w:rsidR="0097772C" w:rsidRDefault="00772A41">
      <w:r>
        <w:t>After summing the counts across days when each pair of observers reviewed the same footage, Table 4.1 shows the total counts by year and direction (upstream vs. downstream) for each observer. Generally, the upstream counts are very well aligned, and the downstream counts are close</w:t>
      </w:r>
      <w:ins w:id="52" w:author="Craig, Bethany E (DFW)" w:date="2024-04-19T15:18:00Z">
        <w:r w:rsidR="00182CB8">
          <w:t>,</w:t>
        </w:r>
      </w:ins>
      <w:r>
        <w:t xml:space="preserve"> although they show more observer-to-observer variability than upstream counts.</w:t>
      </w:r>
    </w:p>
    <w:p w14:paraId="2B0C8F17" w14:textId="77777777" w:rsidR="0097772C" w:rsidRDefault="00772A41">
      <w:bookmarkStart w:id="53" w:name="tab:obs-totals"/>
      <w:bookmarkEnd w:id="53"/>
      <w:r>
        <w:t>Table 4.1: Total counts of steelhead by direction and year for each observer pair during days when both observers were counting.</w:t>
      </w:r>
    </w:p>
    <w:tbl>
      <w:tblPr>
        <w:tblStyle w:val="Table-WDFW"/>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714"/>
        <w:gridCol w:w="1349"/>
        <w:gridCol w:w="607"/>
        <w:gridCol w:w="607"/>
        <w:gridCol w:w="542"/>
        <w:gridCol w:w="535"/>
        <w:gridCol w:w="523"/>
        <w:gridCol w:w="566"/>
        <w:gridCol w:w="607"/>
        <w:gridCol w:w="516"/>
      </w:tblGrid>
      <w:tr w:rsidR="0097772C" w14:paraId="2B0C8F22" w14:textId="77777777" w:rsidTr="00F11B2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B0C8F18" w14:textId="77777777" w:rsidR="0097772C" w:rsidRDefault="00772A41">
            <w:pPr>
              <w:jc w:val="right"/>
            </w:pPr>
            <w:r>
              <w:t>Year</w:t>
            </w:r>
          </w:p>
        </w:tc>
        <w:tc>
          <w:tcPr>
            <w:tcW w:w="0" w:type="auto"/>
          </w:tcPr>
          <w:p w14:paraId="2B0C8F19" w14:textId="77777777" w:rsidR="0097772C" w:rsidRDefault="00772A41">
            <w:r>
              <w:t>Direction</w:t>
            </w:r>
          </w:p>
        </w:tc>
        <w:tc>
          <w:tcPr>
            <w:tcW w:w="0" w:type="auto"/>
          </w:tcPr>
          <w:p w14:paraId="2B0C8F1A" w14:textId="77777777" w:rsidR="0097772C" w:rsidRDefault="00772A41">
            <w:pPr>
              <w:jc w:val="right"/>
            </w:pPr>
            <w:r>
              <w:t>AB</w:t>
            </w:r>
          </w:p>
        </w:tc>
        <w:tc>
          <w:tcPr>
            <w:tcW w:w="0" w:type="auto"/>
          </w:tcPr>
          <w:p w14:paraId="2B0C8F1B" w14:textId="77777777" w:rsidR="0097772C" w:rsidRDefault="00772A41">
            <w:pPr>
              <w:jc w:val="right"/>
            </w:pPr>
            <w:r>
              <w:t>AS</w:t>
            </w:r>
          </w:p>
        </w:tc>
        <w:tc>
          <w:tcPr>
            <w:tcW w:w="0" w:type="auto"/>
          </w:tcPr>
          <w:p w14:paraId="2B0C8F1C" w14:textId="77777777" w:rsidR="0097772C" w:rsidRDefault="00772A41">
            <w:pPr>
              <w:jc w:val="right"/>
            </w:pPr>
            <w:r>
              <w:t>BC</w:t>
            </w:r>
          </w:p>
        </w:tc>
        <w:tc>
          <w:tcPr>
            <w:tcW w:w="0" w:type="auto"/>
          </w:tcPr>
          <w:p w14:paraId="2B0C8F1D" w14:textId="77777777" w:rsidR="0097772C" w:rsidRDefault="00772A41">
            <w:pPr>
              <w:jc w:val="right"/>
            </w:pPr>
            <w:r>
              <w:t>BT</w:t>
            </w:r>
          </w:p>
        </w:tc>
        <w:tc>
          <w:tcPr>
            <w:tcW w:w="0" w:type="auto"/>
          </w:tcPr>
          <w:p w14:paraId="2B0C8F1E" w14:textId="77777777" w:rsidR="0097772C" w:rsidRDefault="00772A41">
            <w:pPr>
              <w:jc w:val="right"/>
            </w:pPr>
            <w:r>
              <w:t>CS</w:t>
            </w:r>
          </w:p>
        </w:tc>
        <w:tc>
          <w:tcPr>
            <w:tcW w:w="0" w:type="auto"/>
          </w:tcPr>
          <w:p w14:paraId="2B0C8F1F" w14:textId="77777777" w:rsidR="0097772C" w:rsidRDefault="00772A41">
            <w:pPr>
              <w:jc w:val="right"/>
            </w:pPr>
            <w:r>
              <w:t>GB</w:t>
            </w:r>
          </w:p>
        </w:tc>
        <w:tc>
          <w:tcPr>
            <w:tcW w:w="0" w:type="auto"/>
          </w:tcPr>
          <w:p w14:paraId="2B0C8F20" w14:textId="77777777" w:rsidR="0097772C" w:rsidRDefault="00772A41">
            <w:pPr>
              <w:jc w:val="right"/>
            </w:pPr>
            <w:r>
              <w:t>JE</w:t>
            </w:r>
          </w:p>
        </w:tc>
        <w:tc>
          <w:tcPr>
            <w:tcW w:w="0" w:type="auto"/>
          </w:tcPr>
          <w:p w14:paraId="2B0C8F21" w14:textId="77777777" w:rsidR="0097772C" w:rsidRDefault="00772A41">
            <w:pPr>
              <w:jc w:val="right"/>
            </w:pPr>
            <w:r>
              <w:t>JG</w:t>
            </w:r>
          </w:p>
        </w:tc>
      </w:tr>
      <w:tr w:rsidR="0097772C" w14:paraId="2B0C8F2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23" w14:textId="77777777" w:rsidR="0097772C" w:rsidRDefault="00772A41">
            <w:pPr>
              <w:jc w:val="right"/>
            </w:pPr>
            <w:r>
              <w:t>2019</w:t>
            </w:r>
          </w:p>
        </w:tc>
        <w:tc>
          <w:tcPr>
            <w:tcW w:w="0" w:type="auto"/>
          </w:tcPr>
          <w:p w14:paraId="2B0C8F24" w14:textId="77777777" w:rsidR="0097772C" w:rsidRDefault="00772A41">
            <w:r>
              <w:t>Upstream</w:t>
            </w:r>
          </w:p>
        </w:tc>
        <w:tc>
          <w:tcPr>
            <w:tcW w:w="0" w:type="auto"/>
          </w:tcPr>
          <w:p w14:paraId="2B0C8F25" w14:textId="77777777" w:rsidR="0097772C" w:rsidRDefault="00772A41">
            <w:pPr>
              <w:jc w:val="right"/>
            </w:pPr>
            <w:r>
              <w:t>-</w:t>
            </w:r>
          </w:p>
        </w:tc>
        <w:tc>
          <w:tcPr>
            <w:tcW w:w="0" w:type="auto"/>
          </w:tcPr>
          <w:p w14:paraId="2B0C8F26" w14:textId="77777777" w:rsidR="0097772C" w:rsidRDefault="00772A41">
            <w:pPr>
              <w:jc w:val="right"/>
            </w:pPr>
            <w:r>
              <w:t>38</w:t>
            </w:r>
          </w:p>
        </w:tc>
        <w:tc>
          <w:tcPr>
            <w:tcW w:w="0" w:type="auto"/>
          </w:tcPr>
          <w:p w14:paraId="2B0C8F27" w14:textId="77777777" w:rsidR="0097772C" w:rsidRDefault="00772A41">
            <w:pPr>
              <w:jc w:val="right"/>
            </w:pPr>
            <w:r>
              <w:t>38</w:t>
            </w:r>
          </w:p>
        </w:tc>
        <w:tc>
          <w:tcPr>
            <w:tcW w:w="0" w:type="auto"/>
          </w:tcPr>
          <w:p w14:paraId="2B0C8F28" w14:textId="77777777" w:rsidR="0097772C" w:rsidRDefault="00772A41">
            <w:pPr>
              <w:jc w:val="right"/>
            </w:pPr>
            <w:r>
              <w:t>-</w:t>
            </w:r>
          </w:p>
        </w:tc>
        <w:tc>
          <w:tcPr>
            <w:tcW w:w="0" w:type="auto"/>
          </w:tcPr>
          <w:p w14:paraId="2B0C8F29" w14:textId="77777777" w:rsidR="0097772C" w:rsidRDefault="00772A41">
            <w:pPr>
              <w:jc w:val="right"/>
            </w:pPr>
            <w:r>
              <w:t>-</w:t>
            </w:r>
          </w:p>
        </w:tc>
        <w:tc>
          <w:tcPr>
            <w:tcW w:w="0" w:type="auto"/>
          </w:tcPr>
          <w:p w14:paraId="2B0C8F2A" w14:textId="77777777" w:rsidR="0097772C" w:rsidRDefault="00772A41">
            <w:pPr>
              <w:jc w:val="right"/>
            </w:pPr>
            <w:r>
              <w:t>-</w:t>
            </w:r>
          </w:p>
        </w:tc>
        <w:tc>
          <w:tcPr>
            <w:tcW w:w="0" w:type="auto"/>
          </w:tcPr>
          <w:p w14:paraId="2B0C8F2B" w14:textId="77777777" w:rsidR="0097772C" w:rsidRDefault="00772A41">
            <w:pPr>
              <w:jc w:val="right"/>
            </w:pPr>
            <w:r>
              <w:t>-</w:t>
            </w:r>
          </w:p>
        </w:tc>
        <w:tc>
          <w:tcPr>
            <w:tcW w:w="0" w:type="auto"/>
          </w:tcPr>
          <w:p w14:paraId="2B0C8F2C" w14:textId="77777777" w:rsidR="0097772C" w:rsidRDefault="00772A41">
            <w:pPr>
              <w:jc w:val="right"/>
            </w:pPr>
            <w:r>
              <w:t>-</w:t>
            </w:r>
          </w:p>
        </w:tc>
      </w:tr>
      <w:tr w:rsidR="0097772C" w14:paraId="2B0C8F38"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2E" w14:textId="77777777" w:rsidR="0097772C" w:rsidRDefault="00772A41">
            <w:pPr>
              <w:jc w:val="right"/>
            </w:pPr>
            <w:r>
              <w:t>2019</w:t>
            </w:r>
          </w:p>
        </w:tc>
        <w:tc>
          <w:tcPr>
            <w:tcW w:w="0" w:type="auto"/>
          </w:tcPr>
          <w:p w14:paraId="2B0C8F2F" w14:textId="77777777" w:rsidR="0097772C" w:rsidRDefault="00772A41">
            <w:r>
              <w:t>Upstream</w:t>
            </w:r>
          </w:p>
        </w:tc>
        <w:tc>
          <w:tcPr>
            <w:tcW w:w="0" w:type="auto"/>
          </w:tcPr>
          <w:p w14:paraId="2B0C8F30" w14:textId="77777777" w:rsidR="0097772C" w:rsidRDefault="00772A41">
            <w:pPr>
              <w:jc w:val="right"/>
            </w:pPr>
            <w:r>
              <w:t>-</w:t>
            </w:r>
          </w:p>
        </w:tc>
        <w:tc>
          <w:tcPr>
            <w:tcW w:w="0" w:type="auto"/>
          </w:tcPr>
          <w:p w14:paraId="2B0C8F31" w14:textId="77777777" w:rsidR="0097772C" w:rsidRDefault="00772A41">
            <w:pPr>
              <w:jc w:val="right"/>
            </w:pPr>
            <w:r>
              <w:t>-</w:t>
            </w:r>
          </w:p>
        </w:tc>
        <w:tc>
          <w:tcPr>
            <w:tcW w:w="0" w:type="auto"/>
          </w:tcPr>
          <w:p w14:paraId="2B0C8F32" w14:textId="77777777" w:rsidR="0097772C" w:rsidRDefault="00772A41">
            <w:pPr>
              <w:jc w:val="right"/>
            </w:pPr>
            <w:r>
              <w:t>38</w:t>
            </w:r>
          </w:p>
        </w:tc>
        <w:tc>
          <w:tcPr>
            <w:tcW w:w="0" w:type="auto"/>
          </w:tcPr>
          <w:p w14:paraId="2B0C8F33" w14:textId="77777777" w:rsidR="0097772C" w:rsidRDefault="00772A41">
            <w:pPr>
              <w:jc w:val="right"/>
            </w:pPr>
            <w:r>
              <w:t>-</w:t>
            </w:r>
          </w:p>
        </w:tc>
        <w:tc>
          <w:tcPr>
            <w:tcW w:w="0" w:type="auto"/>
          </w:tcPr>
          <w:p w14:paraId="2B0C8F34" w14:textId="77777777" w:rsidR="0097772C" w:rsidRDefault="00772A41">
            <w:pPr>
              <w:jc w:val="right"/>
            </w:pPr>
            <w:r>
              <w:t>-</w:t>
            </w:r>
          </w:p>
        </w:tc>
        <w:tc>
          <w:tcPr>
            <w:tcW w:w="0" w:type="auto"/>
          </w:tcPr>
          <w:p w14:paraId="2B0C8F35" w14:textId="77777777" w:rsidR="0097772C" w:rsidRDefault="00772A41">
            <w:pPr>
              <w:jc w:val="right"/>
            </w:pPr>
            <w:r>
              <w:t>-</w:t>
            </w:r>
          </w:p>
        </w:tc>
        <w:tc>
          <w:tcPr>
            <w:tcW w:w="0" w:type="auto"/>
          </w:tcPr>
          <w:p w14:paraId="2B0C8F36" w14:textId="77777777" w:rsidR="0097772C" w:rsidRDefault="00772A41">
            <w:pPr>
              <w:jc w:val="right"/>
            </w:pPr>
            <w:r>
              <w:t>-</w:t>
            </w:r>
          </w:p>
        </w:tc>
        <w:tc>
          <w:tcPr>
            <w:tcW w:w="0" w:type="auto"/>
          </w:tcPr>
          <w:p w14:paraId="2B0C8F37" w14:textId="77777777" w:rsidR="0097772C" w:rsidRDefault="00772A41">
            <w:pPr>
              <w:jc w:val="right"/>
            </w:pPr>
            <w:r>
              <w:t>37</w:t>
            </w:r>
          </w:p>
        </w:tc>
      </w:tr>
      <w:tr w:rsidR="0097772C" w14:paraId="2B0C8F43"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39" w14:textId="77777777" w:rsidR="0097772C" w:rsidRDefault="00772A41">
            <w:pPr>
              <w:jc w:val="right"/>
            </w:pPr>
            <w:r>
              <w:t>2019</w:t>
            </w:r>
          </w:p>
        </w:tc>
        <w:tc>
          <w:tcPr>
            <w:tcW w:w="0" w:type="auto"/>
          </w:tcPr>
          <w:p w14:paraId="2B0C8F3A" w14:textId="77777777" w:rsidR="0097772C" w:rsidRDefault="00772A41">
            <w:r>
              <w:t>Upstream</w:t>
            </w:r>
          </w:p>
        </w:tc>
        <w:tc>
          <w:tcPr>
            <w:tcW w:w="0" w:type="auto"/>
          </w:tcPr>
          <w:p w14:paraId="2B0C8F3B" w14:textId="77777777" w:rsidR="0097772C" w:rsidRDefault="00772A41">
            <w:pPr>
              <w:jc w:val="right"/>
            </w:pPr>
            <w:r>
              <w:t>-</w:t>
            </w:r>
          </w:p>
        </w:tc>
        <w:tc>
          <w:tcPr>
            <w:tcW w:w="0" w:type="auto"/>
          </w:tcPr>
          <w:p w14:paraId="2B0C8F3C" w14:textId="77777777" w:rsidR="0097772C" w:rsidRDefault="00772A41">
            <w:pPr>
              <w:jc w:val="right"/>
            </w:pPr>
            <w:r>
              <w:t>38</w:t>
            </w:r>
          </w:p>
        </w:tc>
        <w:tc>
          <w:tcPr>
            <w:tcW w:w="0" w:type="auto"/>
          </w:tcPr>
          <w:p w14:paraId="2B0C8F3D" w14:textId="77777777" w:rsidR="0097772C" w:rsidRDefault="00772A41">
            <w:pPr>
              <w:jc w:val="right"/>
            </w:pPr>
            <w:r>
              <w:t>-</w:t>
            </w:r>
          </w:p>
        </w:tc>
        <w:tc>
          <w:tcPr>
            <w:tcW w:w="0" w:type="auto"/>
          </w:tcPr>
          <w:p w14:paraId="2B0C8F3E" w14:textId="77777777" w:rsidR="0097772C" w:rsidRDefault="00772A41">
            <w:pPr>
              <w:jc w:val="right"/>
            </w:pPr>
            <w:r>
              <w:t>-</w:t>
            </w:r>
          </w:p>
        </w:tc>
        <w:tc>
          <w:tcPr>
            <w:tcW w:w="0" w:type="auto"/>
          </w:tcPr>
          <w:p w14:paraId="2B0C8F3F" w14:textId="77777777" w:rsidR="0097772C" w:rsidRDefault="00772A41">
            <w:pPr>
              <w:jc w:val="right"/>
            </w:pPr>
            <w:r>
              <w:t>-</w:t>
            </w:r>
          </w:p>
        </w:tc>
        <w:tc>
          <w:tcPr>
            <w:tcW w:w="0" w:type="auto"/>
          </w:tcPr>
          <w:p w14:paraId="2B0C8F40" w14:textId="77777777" w:rsidR="0097772C" w:rsidRDefault="00772A41">
            <w:pPr>
              <w:jc w:val="right"/>
            </w:pPr>
            <w:r>
              <w:t>-</w:t>
            </w:r>
          </w:p>
        </w:tc>
        <w:tc>
          <w:tcPr>
            <w:tcW w:w="0" w:type="auto"/>
          </w:tcPr>
          <w:p w14:paraId="2B0C8F41" w14:textId="77777777" w:rsidR="0097772C" w:rsidRDefault="00772A41">
            <w:pPr>
              <w:jc w:val="right"/>
            </w:pPr>
            <w:r>
              <w:t>-</w:t>
            </w:r>
          </w:p>
        </w:tc>
        <w:tc>
          <w:tcPr>
            <w:tcW w:w="0" w:type="auto"/>
          </w:tcPr>
          <w:p w14:paraId="2B0C8F42" w14:textId="77777777" w:rsidR="0097772C" w:rsidRDefault="00772A41">
            <w:pPr>
              <w:jc w:val="right"/>
            </w:pPr>
            <w:r>
              <w:t>37</w:t>
            </w:r>
          </w:p>
        </w:tc>
      </w:tr>
      <w:tr w:rsidR="0097772C" w14:paraId="2B0C8F4E"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44" w14:textId="77777777" w:rsidR="0097772C" w:rsidRDefault="00772A41">
            <w:pPr>
              <w:jc w:val="right"/>
            </w:pPr>
            <w:r>
              <w:t>2020</w:t>
            </w:r>
          </w:p>
        </w:tc>
        <w:tc>
          <w:tcPr>
            <w:tcW w:w="0" w:type="auto"/>
          </w:tcPr>
          <w:p w14:paraId="2B0C8F45" w14:textId="77777777" w:rsidR="0097772C" w:rsidRDefault="00772A41">
            <w:r>
              <w:t>Upstream</w:t>
            </w:r>
          </w:p>
        </w:tc>
        <w:tc>
          <w:tcPr>
            <w:tcW w:w="0" w:type="auto"/>
          </w:tcPr>
          <w:p w14:paraId="2B0C8F46" w14:textId="77777777" w:rsidR="0097772C" w:rsidRDefault="00772A41">
            <w:pPr>
              <w:jc w:val="right"/>
            </w:pPr>
            <w:r>
              <w:t>-</w:t>
            </w:r>
          </w:p>
        </w:tc>
        <w:tc>
          <w:tcPr>
            <w:tcW w:w="0" w:type="auto"/>
          </w:tcPr>
          <w:p w14:paraId="2B0C8F47" w14:textId="77777777" w:rsidR="0097772C" w:rsidRDefault="00772A41">
            <w:pPr>
              <w:jc w:val="right"/>
            </w:pPr>
            <w:r>
              <w:t>31</w:t>
            </w:r>
          </w:p>
        </w:tc>
        <w:tc>
          <w:tcPr>
            <w:tcW w:w="0" w:type="auto"/>
          </w:tcPr>
          <w:p w14:paraId="2B0C8F48" w14:textId="77777777" w:rsidR="0097772C" w:rsidRDefault="00772A41">
            <w:pPr>
              <w:jc w:val="right"/>
            </w:pPr>
            <w:r>
              <w:t>-</w:t>
            </w:r>
          </w:p>
        </w:tc>
        <w:tc>
          <w:tcPr>
            <w:tcW w:w="0" w:type="auto"/>
          </w:tcPr>
          <w:p w14:paraId="2B0C8F49" w14:textId="77777777" w:rsidR="0097772C" w:rsidRDefault="00772A41">
            <w:pPr>
              <w:jc w:val="right"/>
            </w:pPr>
            <w:r>
              <w:t>32</w:t>
            </w:r>
          </w:p>
        </w:tc>
        <w:tc>
          <w:tcPr>
            <w:tcW w:w="0" w:type="auto"/>
          </w:tcPr>
          <w:p w14:paraId="2B0C8F4A" w14:textId="77777777" w:rsidR="0097772C" w:rsidRDefault="00772A41">
            <w:pPr>
              <w:jc w:val="right"/>
            </w:pPr>
            <w:r>
              <w:t>-</w:t>
            </w:r>
          </w:p>
        </w:tc>
        <w:tc>
          <w:tcPr>
            <w:tcW w:w="0" w:type="auto"/>
          </w:tcPr>
          <w:p w14:paraId="2B0C8F4B" w14:textId="77777777" w:rsidR="0097772C" w:rsidRDefault="00772A41">
            <w:pPr>
              <w:jc w:val="right"/>
            </w:pPr>
            <w:r>
              <w:t>-</w:t>
            </w:r>
          </w:p>
        </w:tc>
        <w:tc>
          <w:tcPr>
            <w:tcW w:w="0" w:type="auto"/>
          </w:tcPr>
          <w:p w14:paraId="2B0C8F4C" w14:textId="77777777" w:rsidR="0097772C" w:rsidRDefault="00772A41">
            <w:pPr>
              <w:jc w:val="right"/>
            </w:pPr>
            <w:r>
              <w:t>-</w:t>
            </w:r>
          </w:p>
        </w:tc>
        <w:tc>
          <w:tcPr>
            <w:tcW w:w="0" w:type="auto"/>
          </w:tcPr>
          <w:p w14:paraId="2B0C8F4D" w14:textId="77777777" w:rsidR="0097772C" w:rsidRDefault="00772A41">
            <w:pPr>
              <w:jc w:val="right"/>
            </w:pPr>
            <w:r>
              <w:t>-</w:t>
            </w:r>
          </w:p>
        </w:tc>
      </w:tr>
      <w:tr w:rsidR="0097772C" w14:paraId="2B0C8F59"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4F" w14:textId="77777777" w:rsidR="0097772C" w:rsidRDefault="00772A41">
            <w:pPr>
              <w:jc w:val="right"/>
            </w:pPr>
            <w:r>
              <w:t>2021</w:t>
            </w:r>
          </w:p>
        </w:tc>
        <w:tc>
          <w:tcPr>
            <w:tcW w:w="0" w:type="auto"/>
          </w:tcPr>
          <w:p w14:paraId="2B0C8F50" w14:textId="77777777" w:rsidR="0097772C" w:rsidRDefault="00772A41">
            <w:r>
              <w:t>Upstream</w:t>
            </w:r>
          </w:p>
        </w:tc>
        <w:tc>
          <w:tcPr>
            <w:tcW w:w="0" w:type="auto"/>
          </w:tcPr>
          <w:p w14:paraId="2B0C8F51" w14:textId="77777777" w:rsidR="0097772C" w:rsidRDefault="00772A41">
            <w:pPr>
              <w:jc w:val="right"/>
            </w:pPr>
            <w:r>
              <w:t>-</w:t>
            </w:r>
          </w:p>
        </w:tc>
        <w:tc>
          <w:tcPr>
            <w:tcW w:w="0" w:type="auto"/>
          </w:tcPr>
          <w:p w14:paraId="2B0C8F52" w14:textId="77777777" w:rsidR="0097772C" w:rsidRDefault="00772A41">
            <w:pPr>
              <w:jc w:val="right"/>
            </w:pPr>
            <w:r>
              <w:t>14</w:t>
            </w:r>
          </w:p>
        </w:tc>
        <w:tc>
          <w:tcPr>
            <w:tcW w:w="0" w:type="auto"/>
          </w:tcPr>
          <w:p w14:paraId="2B0C8F53" w14:textId="77777777" w:rsidR="0097772C" w:rsidRDefault="00772A41">
            <w:pPr>
              <w:jc w:val="right"/>
            </w:pPr>
            <w:r>
              <w:t>-</w:t>
            </w:r>
          </w:p>
        </w:tc>
        <w:tc>
          <w:tcPr>
            <w:tcW w:w="0" w:type="auto"/>
          </w:tcPr>
          <w:p w14:paraId="2B0C8F54" w14:textId="77777777" w:rsidR="0097772C" w:rsidRDefault="00772A41">
            <w:pPr>
              <w:jc w:val="right"/>
            </w:pPr>
            <w:r>
              <w:t>13</w:t>
            </w:r>
          </w:p>
        </w:tc>
        <w:tc>
          <w:tcPr>
            <w:tcW w:w="0" w:type="auto"/>
          </w:tcPr>
          <w:p w14:paraId="2B0C8F55" w14:textId="77777777" w:rsidR="0097772C" w:rsidRDefault="00772A41">
            <w:pPr>
              <w:jc w:val="right"/>
            </w:pPr>
            <w:r>
              <w:t>-</w:t>
            </w:r>
          </w:p>
        </w:tc>
        <w:tc>
          <w:tcPr>
            <w:tcW w:w="0" w:type="auto"/>
          </w:tcPr>
          <w:p w14:paraId="2B0C8F56" w14:textId="77777777" w:rsidR="0097772C" w:rsidRDefault="00772A41">
            <w:pPr>
              <w:jc w:val="right"/>
            </w:pPr>
            <w:r>
              <w:t>-</w:t>
            </w:r>
          </w:p>
        </w:tc>
        <w:tc>
          <w:tcPr>
            <w:tcW w:w="0" w:type="auto"/>
          </w:tcPr>
          <w:p w14:paraId="2B0C8F57" w14:textId="77777777" w:rsidR="0097772C" w:rsidRDefault="00772A41">
            <w:pPr>
              <w:jc w:val="right"/>
            </w:pPr>
            <w:r>
              <w:t>-</w:t>
            </w:r>
          </w:p>
        </w:tc>
        <w:tc>
          <w:tcPr>
            <w:tcW w:w="0" w:type="auto"/>
          </w:tcPr>
          <w:p w14:paraId="2B0C8F58" w14:textId="77777777" w:rsidR="0097772C" w:rsidRDefault="00772A41">
            <w:pPr>
              <w:jc w:val="right"/>
            </w:pPr>
            <w:r>
              <w:t>-</w:t>
            </w:r>
          </w:p>
        </w:tc>
      </w:tr>
      <w:tr w:rsidR="0097772C" w14:paraId="2B0C8F64"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5A" w14:textId="77777777" w:rsidR="0097772C" w:rsidRDefault="00772A41">
            <w:pPr>
              <w:jc w:val="right"/>
            </w:pPr>
            <w:r>
              <w:t>2021</w:t>
            </w:r>
          </w:p>
        </w:tc>
        <w:tc>
          <w:tcPr>
            <w:tcW w:w="0" w:type="auto"/>
          </w:tcPr>
          <w:p w14:paraId="2B0C8F5B" w14:textId="77777777" w:rsidR="0097772C" w:rsidRDefault="00772A41">
            <w:r>
              <w:t>Upstream</w:t>
            </w:r>
          </w:p>
        </w:tc>
        <w:tc>
          <w:tcPr>
            <w:tcW w:w="0" w:type="auto"/>
          </w:tcPr>
          <w:p w14:paraId="2B0C8F5C" w14:textId="77777777" w:rsidR="0097772C" w:rsidRDefault="00772A41">
            <w:pPr>
              <w:jc w:val="right"/>
            </w:pPr>
            <w:r>
              <w:t>-</w:t>
            </w:r>
          </w:p>
        </w:tc>
        <w:tc>
          <w:tcPr>
            <w:tcW w:w="0" w:type="auto"/>
          </w:tcPr>
          <w:p w14:paraId="2B0C8F5D" w14:textId="77777777" w:rsidR="0097772C" w:rsidRDefault="00772A41">
            <w:pPr>
              <w:jc w:val="right"/>
            </w:pPr>
            <w:r>
              <w:t>26</w:t>
            </w:r>
          </w:p>
        </w:tc>
        <w:tc>
          <w:tcPr>
            <w:tcW w:w="0" w:type="auto"/>
          </w:tcPr>
          <w:p w14:paraId="2B0C8F5E" w14:textId="77777777" w:rsidR="0097772C" w:rsidRDefault="00772A41">
            <w:pPr>
              <w:jc w:val="right"/>
            </w:pPr>
            <w:r>
              <w:t>-</w:t>
            </w:r>
          </w:p>
        </w:tc>
        <w:tc>
          <w:tcPr>
            <w:tcW w:w="0" w:type="auto"/>
          </w:tcPr>
          <w:p w14:paraId="2B0C8F5F" w14:textId="77777777" w:rsidR="0097772C" w:rsidRDefault="00772A41">
            <w:pPr>
              <w:jc w:val="right"/>
            </w:pPr>
            <w:r>
              <w:t>-</w:t>
            </w:r>
          </w:p>
        </w:tc>
        <w:tc>
          <w:tcPr>
            <w:tcW w:w="0" w:type="auto"/>
          </w:tcPr>
          <w:p w14:paraId="2B0C8F60" w14:textId="77777777" w:rsidR="0097772C" w:rsidRDefault="00772A41">
            <w:pPr>
              <w:jc w:val="right"/>
            </w:pPr>
            <w:r>
              <w:t>26</w:t>
            </w:r>
          </w:p>
        </w:tc>
        <w:tc>
          <w:tcPr>
            <w:tcW w:w="0" w:type="auto"/>
          </w:tcPr>
          <w:p w14:paraId="2B0C8F61" w14:textId="77777777" w:rsidR="0097772C" w:rsidRDefault="00772A41">
            <w:pPr>
              <w:jc w:val="right"/>
            </w:pPr>
            <w:r>
              <w:t>-</w:t>
            </w:r>
          </w:p>
        </w:tc>
        <w:tc>
          <w:tcPr>
            <w:tcW w:w="0" w:type="auto"/>
          </w:tcPr>
          <w:p w14:paraId="2B0C8F62" w14:textId="77777777" w:rsidR="0097772C" w:rsidRDefault="00772A41">
            <w:pPr>
              <w:jc w:val="right"/>
            </w:pPr>
            <w:r>
              <w:t>-</w:t>
            </w:r>
          </w:p>
        </w:tc>
        <w:tc>
          <w:tcPr>
            <w:tcW w:w="0" w:type="auto"/>
          </w:tcPr>
          <w:p w14:paraId="2B0C8F63" w14:textId="77777777" w:rsidR="0097772C" w:rsidRDefault="00772A41">
            <w:pPr>
              <w:jc w:val="right"/>
            </w:pPr>
            <w:r>
              <w:t>-</w:t>
            </w:r>
          </w:p>
        </w:tc>
      </w:tr>
      <w:tr w:rsidR="0097772C" w14:paraId="2B0C8F6F"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65" w14:textId="77777777" w:rsidR="0097772C" w:rsidRDefault="00772A41">
            <w:pPr>
              <w:jc w:val="right"/>
            </w:pPr>
            <w:r>
              <w:t>2021</w:t>
            </w:r>
          </w:p>
        </w:tc>
        <w:tc>
          <w:tcPr>
            <w:tcW w:w="0" w:type="auto"/>
          </w:tcPr>
          <w:p w14:paraId="2B0C8F66" w14:textId="77777777" w:rsidR="0097772C" w:rsidRDefault="00772A41">
            <w:r>
              <w:t>Upstream</w:t>
            </w:r>
          </w:p>
        </w:tc>
        <w:tc>
          <w:tcPr>
            <w:tcW w:w="0" w:type="auto"/>
          </w:tcPr>
          <w:p w14:paraId="2B0C8F67" w14:textId="77777777" w:rsidR="0097772C" w:rsidRDefault="00772A41">
            <w:pPr>
              <w:jc w:val="right"/>
            </w:pPr>
            <w:r>
              <w:t>-</w:t>
            </w:r>
          </w:p>
        </w:tc>
        <w:tc>
          <w:tcPr>
            <w:tcW w:w="0" w:type="auto"/>
          </w:tcPr>
          <w:p w14:paraId="2B0C8F68" w14:textId="77777777" w:rsidR="0097772C" w:rsidRDefault="00772A41">
            <w:pPr>
              <w:jc w:val="right"/>
            </w:pPr>
            <w:r>
              <w:t>-</w:t>
            </w:r>
          </w:p>
        </w:tc>
        <w:tc>
          <w:tcPr>
            <w:tcW w:w="0" w:type="auto"/>
          </w:tcPr>
          <w:p w14:paraId="2B0C8F69" w14:textId="77777777" w:rsidR="0097772C" w:rsidRDefault="00772A41">
            <w:pPr>
              <w:jc w:val="right"/>
            </w:pPr>
            <w:r>
              <w:t>-</w:t>
            </w:r>
          </w:p>
        </w:tc>
        <w:tc>
          <w:tcPr>
            <w:tcW w:w="0" w:type="auto"/>
          </w:tcPr>
          <w:p w14:paraId="2B0C8F6A" w14:textId="77777777" w:rsidR="0097772C" w:rsidRDefault="00772A41">
            <w:pPr>
              <w:jc w:val="right"/>
            </w:pPr>
            <w:r>
              <w:t>3</w:t>
            </w:r>
          </w:p>
        </w:tc>
        <w:tc>
          <w:tcPr>
            <w:tcW w:w="0" w:type="auto"/>
          </w:tcPr>
          <w:p w14:paraId="2B0C8F6B" w14:textId="77777777" w:rsidR="0097772C" w:rsidRDefault="00772A41">
            <w:pPr>
              <w:jc w:val="right"/>
            </w:pPr>
            <w:r>
              <w:t>3</w:t>
            </w:r>
          </w:p>
        </w:tc>
        <w:tc>
          <w:tcPr>
            <w:tcW w:w="0" w:type="auto"/>
          </w:tcPr>
          <w:p w14:paraId="2B0C8F6C" w14:textId="77777777" w:rsidR="0097772C" w:rsidRDefault="00772A41">
            <w:pPr>
              <w:jc w:val="right"/>
            </w:pPr>
            <w:r>
              <w:t>-</w:t>
            </w:r>
          </w:p>
        </w:tc>
        <w:tc>
          <w:tcPr>
            <w:tcW w:w="0" w:type="auto"/>
          </w:tcPr>
          <w:p w14:paraId="2B0C8F6D" w14:textId="77777777" w:rsidR="0097772C" w:rsidRDefault="00772A41">
            <w:pPr>
              <w:jc w:val="right"/>
            </w:pPr>
            <w:r>
              <w:t>-</w:t>
            </w:r>
          </w:p>
        </w:tc>
        <w:tc>
          <w:tcPr>
            <w:tcW w:w="0" w:type="auto"/>
          </w:tcPr>
          <w:p w14:paraId="2B0C8F6E" w14:textId="77777777" w:rsidR="0097772C" w:rsidRDefault="00772A41">
            <w:pPr>
              <w:jc w:val="right"/>
            </w:pPr>
            <w:r>
              <w:t>-</w:t>
            </w:r>
          </w:p>
        </w:tc>
      </w:tr>
      <w:tr w:rsidR="0097772C" w14:paraId="2B0C8F7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70" w14:textId="77777777" w:rsidR="0097772C" w:rsidRDefault="00772A41">
            <w:pPr>
              <w:jc w:val="right"/>
            </w:pPr>
            <w:r>
              <w:t>2022</w:t>
            </w:r>
          </w:p>
        </w:tc>
        <w:tc>
          <w:tcPr>
            <w:tcW w:w="0" w:type="auto"/>
          </w:tcPr>
          <w:p w14:paraId="2B0C8F71" w14:textId="77777777" w:rsidR="0097772C" w:rsidRDefault="00772A41">
            <w:r>
              <w:t>Upstream</w:t>
            </w:r>
          </w:p>
        </w:tc>
        <w:tc>
          <w:tcPr>
            <w:tcW w:w="0" w:type="auto"/>
          </w:tcPr>
          <w:p w14:paraId="2B0C8F72" w14:textId="77777777" w:rsidR="0097772C" w:rsidRDefault="00772A41">
            <w:pPr>
              <w:jc w:val="right"/>
            </w:pPr>
            <w:r>
              <w:t>-</w:t>
            </w:r>
          </w:p>
        </w:tc>
        <w:tc>
          <w:tcPr>
            <w:tcW w:w="0" w:type="auto"/>
          </w:tcPr>
          <w:p w14:paraId="2B0C8F73" w14:textId="77777777" w:rsidR="0097772C" w:rsidRDefault="00772A41">
            <w:pPr>
              <w:jc w:val="right"/>
            </w:pPr>
            <w:r>
              <w:t>47</w:t>
            </w:r>
          </w:p>
        </w:tc>
        <w:tc>
          <w:tcPr>
            <w:tcW w:w="0" w:type="auto"/>
          </w:tcPr>
          <w:p w14:paraId="2B0C8F74" w14:textId="77777777" w:rsidR="0097772C" w:rsidRDefault="00772A41">
            <w:pPr>
              <w:jc w:val="right"/>
            </w:pPr>
            <w:r>
              <w:t>-</w:t>
            </w:r>
          </w:p>
        </w:tc>
        <w:tc>
          <w:tcPr>
            <w:tcW w:w="0" w:type="auto"/>
          </w:tcPr>
          <w:p w14:paraId="2B0C8F75" w14:textId="77777777" w:rsidR="0097772C" w:rsidRDefault="00772A41">
            <w:pPr>
              <w:jc w:val="right"/>
            </w:pPr>
            <w:r>
              <w:t>-</w:t>
            </w:r>
          </w:p>
        </w:tc>
        <w:tc>
          <w:tcPr>
            <w:tcW w:w="0" w:type="auto"/>
          </w:tcPr>
          <w:p w14:paraId="2B0C8F76" w14:textId="77777777" w:rsidR="0097772C" w:rsidRDefault="00772A41">
            <w:pPr>
              <w:jc w:val="right"/>
            </w:pPr>
            <w:r>
              <w:t>48</w:t>
            </w:r>
          </w:p>
        </w:tc>
        <w:tc>
          <w:tcPr>
            <w:tcW w:w="0" w:type="auto"/>
          </w:tcPr>
          <w:p w14:paraId="2B0C8F77" w14:textId="77777777" w:rsidR="0097772C" w:rsidRDefault="00772A41">
            <w:pPr>
              <w:jc w:val="right"/>
            </w:pPr>
            <w:r>
              <w:t>-</w:t>
            </w:r>
          </w:p>
        </w:tc>
        <w:tc>
          <w:tcPr>
            <w:tcW w:w="0" w:type="auto"/>
          </w:tcPr>
          <w:p w14:paraId="2B0C8F78" w14:textId="77777777" w:rsidR="0097772C" w:rsidRDefault="00772A41">
            <w:pPr>
              <w:jc w:val="right"/>
            </w:pPr>
            <w:r>
              <w:t>-</w:t>
            </w:r>
          </w:p>
        </w:tc>
        <w:tc>
          <w:tcPr>
            <w:tcW w:w="0" w:type="auto"/>
          </w:tcPr>
          <w:p w14:paraId="2B0C8F79" w14:textId="77777777" w:rsidR="0097772C" w:rsidRDefault="00772A41">
            <w:pPr>
              <w:jc w:val="right"/>
            </w:pPr>
            <w:r>
              <w:t>-</w:t>
            </w:r>
          </w:p>
        </w:tc>
      </w:tr>
      <w:tr w:rsidR="0097772C" w14:paraId="2B0C8F85"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7B" w14:textId="77777777" w:rsidR="0097772C" w:rsidRDefault="00772A41">
            <w:pPr>
              <w:jc w:val="right"/>
            </w:pPr>
            <w:r>
              <w:t>2022</w:t>
            </w:r>
          </w:p>
        </w:tc>
        <w:tc>
          <w:tcPr>
            <w:tcW w:w="0" w:type="auto"/>
          </w:tcPr>
          <w:p w14:paraId="2B0C8F7C" w14:textId="77777777" w:rsidR="0097772C" w:rsidRDefault="00772A41">
            <w:r>
              <w:t>Upstream</w:t>
            </w:r>
          </w:p>
        </w:tc>
        <w:tc>
          <w:tcPr>
            <w:tcW w:w="0" w:type="auto"/>
          </w:tcPr>
          <w:p w14:paraId="2B0C8F7D" w14:textId="77777777" w:rsidR="0097772C" w:rsidRDefault="00772A41">
            <w:pPr>
              <w:jc w:val="right"/>
            </w:pPr>
            <w:r>
              <w:t>-</w:t>
            </w:r>
          </w:p>
        </w:tc>
        <w:tc>
          <w:tcPr>
            <w:tcW w:w="0" w:type="auto"/>
          </w:tcPr>
          <w:p w14:paraId="2B0C8F7E" w14:textId="77777777" w:rsidR="0097772C" w:rsidRDefault="00772A41">
            <w:pPr>
              <w:jc w:val="right"/>
            </w:pPr>
            <w:r>
              <w:t>54</w:t>
            </w:r>
          </w:p>
        </w:tc>
        <w:tc>
          <w:tcPr>
            <w:tcW w:w="0" w:type="auto"/>
          </w:tcPr>
          <w:p w14:paraId="2B0C8F7F" w14:textId="77777777" w:rsidR="0097772C" w:rsidRDefault="00772A41">
            <w:pPr>
              <w:jc w:val="right"/>
            </w:pPr>
            <w:r>
              <w:t>-</w:t>
            </w:r>
          </w:p>
        </w:tc>
        <w:tc>
          <w:tcPr>
            <w:tcW w:w="0" w:type="auto"/>
          </w:tcPr>
          <w:p w14:paraId="2B0C8F80" w14:textId="77777777" w:rsidR="0097772C" w:rsidRDefault="00772A41">
            <w:pPr>
              <w:jc w:val="right"/>
            </w:pPr>
            <w:r>
              <w:t>-</w:t>
            </w:r>
          </w:p>
        </w:tc>
        <w:tc>
          <w:tcPr>
            <w:tcW w:w="0" w:type="auto"/>
          </w:tcPr>
          <w:p w14:paraId="2B0C8F81" w14:textId="77777777" w:rsidR="0097772C" w:rsidRDefault="00772A41">
            <w:pPr>
              <w:jc w:val="right"/>
            </w:pPr>
            <w:r>
              <w:t>-</w:t>
            </w:r>
          </w:p>
        </w:tc>
        <w:tc>
          <w:tcPr>
            <w:tcW w:w="0" w:type="auto"/>
          </w:tcPr>
          <w:p w14:paraId="2B0C8F82" w14:textId="77777777" w:rsidR="0097772C" w:rsidRDefault="00772A41">
            <w:pPr>
              <w:jc w:val="right"/>
            </w:pPr>
            <w:r>
              <w:t>40</w:t>
            </w:r>
          </w:p>
        </w:tc>
        <w:tc>
          <w:tcPr>
            <w:tcW w:w="0" w:type="auto"/>
          </w:tcPr>
          <w:p w14:paraId="2B0C8F83" w14:textId="77777777" w:rsidR="0097772C" w:rsidRDefault="00772A41">
            <w:pPr>
              <w:jc w:val="right"/>
            </w:pPr>
            <w:r>
              <w:t>-</w:t>
            </w:r>
          </w:p>
        </w:tc>
        <w:tc>
          <w:tcPr>
            <w:tcW w:w="0" w:type="auto"/>
          </w:tcPr>
          <w:p w14:paraId="2B0C8F84" w14:textId="77777777" w:rsidR="0097772C" w:rsidRDefault="00772A41">
            <w:pPr>
              <w:jc w:val="right"/>
            </w:pPr>
            <w:r>
              <w:t>-</w:t>
            </w:r>
          </w:p>
        </w:tc>
      </w:tr>
      <w:tr w:rsidR="0097772C" w14:paraId="2B0C8F90"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86" w14:textId="77777777" w:rsidR="0097772C" w:rsidRDefault="00772A41">
            <w:pPr>
              <w:jc w:val="right"/>
            </w:pPr>
            <w:r>
              <w:t>2022</w:t>
            </w:r>
          </w:p>
        </w:tc>
        <w:tc>
          <w:tcPr>
            <w:tcW w:w="0" w:type="auto"/>
          </w:tcPr>
          <w:p w14:paraId="2B0C8F87" w14:textId="77777777" w:rsidR="0097772C" w:rsidRDefault="00772A41">
            <w:r>
              <w:t>Upstream</w:t>
            </w:r>
          </w:p>
        </w:tc>
        <w:tc>
          <w:tcPr>
            <w:tcW w:w="0" w:type="auto"/>
          </w:tcPr>
          <w:p w14:paraId="2B0C8F88" w14:textId="77777777" w:rsidR="0097772C" w:rsidRDefault="00772A41">
            <w:pPr>
              <w:jc w:val="right"/>
            </w:pPr>
            <w:r>
              <w:t>-</w:t>
            </w:r>
          </w:p>
        </w:tc>
        <w:tc>
          <w:tcPr>
            <w:tcW w:w="0" w:type="auto"/>
          </w:tcPr>
          <w:p w14:paraId="2B0C8F89" w14:textId="77777777" w:rsidR="0097772C" w:rsidRDefault="00772A41">
            <w:pPr>
              <w:jc w:val="right"/>
            </w:pPr>
            <w:r>
              <w:t>-</w:t>
            </w:r>
          </w:p>
        </w:tc>
        <w:tc>
          <w:tcPr>
            <w:tcW w:w="0" w:type="auto"/>
          </w:tcPr>
          <w:p w14:paraId="2B0C8F8A" w14:textId="77777777" w:rsidR="0097772C" w:rsidRDefault="00772A41">
            <w:pPr>
              <w:jc w:val="right"/>
            </w:pPr>
            <w:r>
              <w:t>-</w:t>
            </w:r>
          </w:p>
        </w:tc>
        <w:tc>
          <w:tcPr>
            <w:tcW w:w="0" w:type="auto"/>
          </w:tcPr>
          <w:p w14:paraId="2B0C8F8B" w14:textId="77777777" w:rsidR="0097772C" w:rsidRDefault="00772A41">
            <w:pPr>
              <w:jc w:val="right"/>
            </w:pPr>
            <w:r>
              <w:t>-</w:t>
            </w:r>
          </w:p>
        </w:tc>
        <w:tc>
          <w:tcPr>
            <w:tcW w:w="0" w:type="auto"/>
          </w:tcPr>
          <w:p w14:paraId="2B0C8F8C" w14:textId="77777777" w:rsidR="0097772C" w:rsidRDefault="00772A41">
            <w:pPr>
              <w:jc w:val="right"/>
            </w:pPr>
            <w:r>
              <w:t>46</w:t>
            </w:r>
          </w:p>
        </w:tc>
        <w:tc>
          <w:tcPr>
            <w:tcW w:w="0" w:type="auto"/>
          </w:tcPr>
          <w:p w14:paraId="2B0C8F8D" w14:textId="77777777" w:rsidR="0097772C" w:rsidRDefault="00772A41">
            <w:pPr>
              <w:jc w:val="right"/>
            </w:pPr>
            <w:r>
              <w:t>32</w:t>
            </w:r>
          </w:p>
        </w:tc>
        <w:tc>
          <w:tcPr>
            <w:tcW w:w="0" w:type="auto"/>
          </w:tcPr>
          <w:p w14:paraId="2B0C8F8E" w14:textId="77777777" w:rsidR="0097772C" w:rsidRDefault="00772A41">
            <w:pPr>
              <w:jc w:val="right"/>
            </w:pPr>
            <w:r>
              <w:t>-</w:t>
            </w:r>
          </w:p>
        </w:tc>
        <w:tc>
          <w:tcPr>
            <w:tcW w:w="0" w:type="auto"/>
          </w:tcPr>
          <w:p w14:paraId="2B0C8F8F" w14:textId="77777777" w:rsidR="0097772C" w:rsidRDefault="00772A41">
            <w:pPr>
              <w:jc w:val="right"/>
            </w:pPr>
            <w:r>
              <w:t>-</w:t>
            </w:r>
          </w:p>
        </w:tc>
      </w:tr>
      <w:tr w:rsidR="0097772C" w14:paraId="2B0C8F9B"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91" w14:textId="77777777" w:rsidR="0097772C" w:rsidRDefault="00772A41">
            <w:pPr>
              <w:jc w:val="right"/>
            </w:pPr>
            <w:r>
              <w:t>2023</w:t>
            </w:r>
          </w:p>
        </w:tc>
        <w:tc>
          <w:tcPr>
            <w:tcW w:w="0" w:type="auto"/>
          </w:tcPr>
          <w:p w14:paraId="2B0C8F92" w14:textId="77777777" w:rsidR="0097772C" w:rsidRDefault="00772A41">
            <w:r>
              <w:t>Upstream</w:t>
            </w:r>
          </w:p>
        </w:tc>
        <w:tc>
          <w:tcPr>
            <w:tcW w:w="0" w:type="auto"/>
          </w:tcPr>
          <w:p w14:paraId="2B0C8F93" w14:textId="77777777" w:rsidR="0097772C" w:rsidRDefault="00772A41">
            <w:pPr>
              <w:jc w:val="right"/>
            </w:pPr>
            <w:r>
              <w:t>269</w:t>
            </w:r>
          </w:p>
        </w:tc>
        <w:tc>
          <w:tcPr>
            <w:tcW w:w="0" w:type="auto"/>
          </w:tcPr>
          <w:p w14:paraId="2B0C8F94" w14:textId="77777777" w:rsidR="0097772C" w:rsidRDefault="00772A41">
            <w:pPr>
              <w:jc w:val="right"/>
            </w:pPr>
            <w:r>
              <w:t>350</w:t>
            </w:r>
          </w:p>
        </w:tc>
        <w:tc>
          <w:tcPr>
            <w:tcW w:w="0" w:type="auto"/>
          </w:tcPr>
          <w:p w14:paraId="2B0C8F95" w14:textId="77777777" w:rsidR="0097772C" w:rsidRDefault="00772A41">
            <w:pPr>
              <w:jc w:val="right"/>
            </w:pPr>
            <w:r>
              <w:t>-</w:t>
            </w:r>
          </w:p>
        </w:tc>
        <w:tc>
          <w:tcPr>
            <w:tcW w:w="0" w:type="auto"/>
          </w:tcPr>
          <w:p w14:paraId="2B0C8F96" w14:textId="77777777" w:rsidR="0097772C" w:rsidRDefault="00772A41">
            <w:pPr>
              <w:jc w:val="right"/>
            </w:pPr>
            <w:r>
              <w:t>-</w:t>
            </w:r>
          </w:p>
        </w:tc>
        <w:tc>
          <w:tcPr>
            <w:tcW w:w="0" w:type="auto"/>
          </w:tcPr>
          <w:p w14:paraId="2B0C8F97" w14:textId="77777777" w:rsidR="0097772C" w:rsidRDefault="00772A41">
            <w:pPr>
              <w:jc w:val="right"/>
            </w:pPr>
            <w:r>
              <w:t>-</w:t>
            </w:r>
          </w:p>
        </w:tc>
        <w:tc>
          <w:tcPr>
            <w:tcW w:w="0" w:type="auto"/>
          </w:tcPr>
          <w:p w14:paraId="2B0C8F98" w14:textId="77777777" w:rsidR="0097772C" w:rsidRDefault="00772A41">
            <w:pPr>
              <w:jc w:val="right"/>
            </w:pPr>
            <w:r>
              <w:t>-</w:t>
            </w:r>
          </w:p>
        </w:tc>
        <w:tc>
          <w:tcPr>
            <w:tcW w:w="0" w:type="auto"/>
          </w:tcPr>
          <w:p w14:paraId="2B0C8F99" w14:textId="77777777" w:rsidR="0097772C" w:rsidRDefault="00772A41">
            <w:pPr>
              <w:jc w:val="right"/>
            </w:pPr>
            <w:r>
              <w:t>-</w:t>
            </w:r>
          </w:p>
        </w:tc>
        <w:tc>
          <w:tcPr>
            <w:tcW w:w="0" w:type="auto"/>
          </w:tcPr>
          <w:p w14:paraId="2B0C8F9A" w14:textId="77777777" w:rsidR="0097772C" w:rsidRDefault="00772A41">
            <w:pPr>
              <w:jc w:val="right"/>
            </w:pPr>
            <w:r>
              <w:t>-</w:t>
            </w:r>
          </w:p>
        </w:tc>
      </w:tr>
      <w:tr w:rsidR="0097772C" w14:paraId="2B0C8FA6"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9C" w14:textId="77777777" w:rsidR="0097772C" w:rsidRDefault="00772A41">
            <w:pPr>
              <w:jc w:val="right"/>
            </w:pPr>
            <w:r>
              <w:t>2023</w:t>
            </w:r>
          </w:p>
        </w:tc>
        <w:tc>
          <w:tcPr>
            <w:tcW w:w="0" w:type="auto"/>
          </w:tcPr>
          <w:p w14:paraId="2B0C8F9D" w14:textId="77777777" w:rsidR="0097772C" w:rsidRDefault="00772A41">
            <w:r>
              <w:t>Upstream</w:t>
            </w:r>
          </w:p>
        </w:tc>
        <w:tc>
          <w:tcPr>
            <w:tcW w:w="0" w:type="auto"/>
          </w:tcPr>
          <w:p w14:paraId="2B0C8F9E" w14:textId="77777777" w:rsidR="0097772C" w:rsidRDefault="00772A41">
            <w:pPr>
              <w:jc w:val="right"/>
            </w:pPr>
            <w:r>
              <w:t>-</w:t>
            </w:r>
          </w:p>
        </w:tc>
        <w:tc>
          <w:tcPr>
            <w:tcW w:w="0" w:type="auto"/>
          </w:tcPr>
          <w:p w14:paraId="2B0C8F9F" w14:textId="77777777" w:rsidR="0097772C" w:rsidRDefault="00772A41">
            <w:pPr>
              <w:jc w:val="right"/>
            </w:pPr>
            <w:r>
              <w:t>348</w:t>
            </w:r>
          </w:p>
        </w:tc>
        <w:tc>
          <w:tcPr>
            <w:tcW w:w="0" w:type="auto"/>
          </w:tcPr>
          <w:p w14:paraId="2B0C8FA0" w14:textId="77777777" w:rsidR="0097772C" w:rsidRDefault="00772A41">
            <w:pPr>
              <w:jc w:val="right"/>
            </w:pPr>
            <w:r>
              <w:t>-</w:t>
            </w:r>
          </w:p>
        </w:tc>
        <w:tc>
          <w:tcPr>
            <w:tcW w:w="0" w:type="auto"/>
          </w:tcPr>
          <w:p w14:paraId="2B0C8FA1" w14:textId="77777777" w:rsidR="0097772C" w:rsidRDefault="00772A41">
            <w:pPr>
              <w:jc w:val="right"/>
            </w:pPr>
            <w:r>
              <w:t>-</w:t>
            </w:r>
          </w:p>
        </w:tc>
        <w:tc>
          <w:tcPr>
            <w:tcW w:w="0" w:type="auto"/>
          </w:tcPr>
          <w:p w14:paraId="2B0C8FA2" w14:textId="77777777" w:rsidR="0097772C" w:rsidRDefault="00772A41">
            <w:pPr>
              <w:jc w:val="right"/>
            </w:pPr>
            <w:r>
              <w:t>-</w:t>
            </w:r>
          </w:p>
        </w:tc>
        <w:tc>
          <w:tcPr>
            <w:tcW w:w="0" w:type="auto"/>
          </w:tcPr>
          <w:p w14:paraId="2B0C8FA3" w14:textId="77777777" w:rsidR="0097772C" w:rsidRDefault="00772A41">
            <w:pPr>
              <w:jc w:val="right"/>
            </w:pPr>
            <w:r>
              <w:t>-</w:t>
            </w:r>
          </w:p>
        </w:tc>
        <w:tc>
          <w:tcPr>
            <w:tcW w:w="0" w:type="auto"/>
          </w:tcPr>
          <w:p w14:paraId="2B0C8FA4" w14:textId="77777777" w:rsidR="0097772C" w:rsidRDefault="00772A41">
            <w:pPr>
              <w:jc w:val="right"/>
            </w:pPr>
            <w:r>
              <w:t>358</w:t>
            </w:r>
          </w:p>
        </w:tc>
        <w:tc>
          <w:tcPr>
            <w:tcW w:w="0" w:type="auto"/>
          </w:tcPr>
          <w:p w14:paraId="2B0C8FA5" w14:textId="77777777" w:rsidR="0097772C" w:rsidRDefault="00772A41">
            <w:pPr>
              <w:jc w:val="right"/>
            </w:pPr>
            <w:r>
              <w:t>-</w:t>
            </w:r>
          </w:p>
        </w:tc>
      </w:tr>
      <w:tr w:rsidR="0097772C" w14:paraId="2B0C8FB1"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A7" w14:textId="77777777" w:rsidR="0097772C" w:rsidRDefault="00772A41">
            <w:pPr>
              <w:jc w:val="right"/>
            </w:pPr>
            <w:r>
              <w:t>2023</w:t>
            </w:r>
          </w:p>
        </w:tc>
        <w:tc>
          <w:tcPr>
            <w:tcW w:w="0" w:type="auto"/>
          </w:tcPr>
          <w:p w14:paraId="2B0C8FA8" w14:textId="77777777" w:rsidR="0097772C" w:rsidRDefault="00772A41">
            <w:r>
              <w:t>Upstream</w:t>
            </w:r>
          </w:p>
        </w:tc>
        <w:tc>
          <w:tcPr>
            <w:tcW w:w="0" w:type="auto"/>
          </w:tcPr>
          <w:p w14:paraId="2B0C8FA9" w14:textId="77777777" w:rsidR="0097772C" w:rsidRDefault="00772A41">
            <w:pPr>
              <w:jc w:val="right"/>
            </w:pPr>
            <w:r>
              <w:t>266</w:t>
            </w:r>
          </w:p>
        </w:tc>
        <w:tc>
          <w:tcPr>
            <w:tcW w:w="0" w:type="auto"/>
          </w:tcPr>
          <w:p w14:paraId="2B0C8FAA" w14:textId="77777777" w:rsidR="0097772C" w:rsidRDefault="00772A41">
            <w:pPr>
              <w:jc w:val="right"/>
            </w:pPr>
            <w:r>
              <w:t>-</w:t>
            </w:r>
          </w:p>
        </w:tc>
        <w:tc>
          <w:tcPr>
            <w:tcW w:w="0" w:type="auto"/>
          </w:tcPr>
          <w:p w14:paraId="2B0C8FAB" w14:textId="77777777" w:rsidR="0097772C" w:rsidRDefault="00772A41">
            <w:pPr>
              <w:jc w:val="right"/>
            </w:pPr>
            <w:r>
              <w:t>-</w:t>
            </w:r>
          </w:p>
        </w:tc>
        <w:tc>
          <w:tcPr>
            <w:tcW w:w="0" w:type="auto"/>
          </w:tcPr>
          <w:p w14:paraId="2B0C8FAC" w14:textId="77777777" w:rsidR="0097772C" w:rsidRDefault="00772A41">
            <w:pPr>
              <w:jc w:val="right"/>
            </w:pPr>
            <w:r>
              <w:t>-</w:t>
            </w:r>
          </w:p>
        </w:tc>
        <w:tc>
          <w:tcPr>
            <w:tcW w:w="0" w:type="auto"/>
          </w:tcPr>
          <w:p w14:paraId="2B0C8FAD" w14:textId="77777777" w:rsidR="0097772C" w:rsidRDefault="00772A41">
            <w:pPr>
              <w:jc w:val="right"/>
            </w:pPr>
            <w:r>
              <w:t>-</w:t>
            </w:r>
          </w:p>
        </w:tc>
        <w:tc>
          <w:tcPr>
            <w:tcW w:w="0" w:type="auto"/>
          </w:tcPr>
          <w:p w14:paraId="2B0C8FAE" w14:textId="77777777" w:rsidR="0097772C" w:rsidRDefault="00772A41">
            <w:pPr>
              <w:jc w:val="right"/>
            </w:pPr>
            <w:r>
              <w:t>-</w:t>
            </w:r>
          </w:p>
        </w:tc>
        <w:tc>
          <w:tcPr>
            <w:tcW w:w="0" w:type="auto"/>
          </w:tcPr>
          <w:p w14:paraId="2B0C8FAF" w14:textId="77777777" w:rsidR="0097772C" w:rsidRDefault="00772A41">
            <w:pPr>
              <w:jc w:val="right"/>
            </w:pPr>
            <w:r>
              <w:t>358</w:t>
            </w:r>
          </w:p>
        </w:tc>
        <w:tc>
          <w:tcPr>
            <w:tcW w:w="0" w:type="auto"/>
          </w:tcPr>
          <w:p w14:paraId="2B0C8FB0" w14:textId="77777777" w:rsidR="0097772C" w:rsidRDefault="00772A41">
            <w:pPr>
              <w:jc w:val="right"/>
            </w:pPr>
            <w:r>
              <w:t>-</w:t>
            </w:r>
          </w:p>
        </w:tc>
      </w:tr>
      <w:tr w:rsidR="0097772C" w14:paraId="2B0C8FBC"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B2" w14:textId="77777777" w:rsidR="0097772C" w:rsidRDefault="00772A41">
            <w:pPr>
              <w:jc w:val="right"/>
            </w:pPr>
            <w:r>
              <w:t>2019</w:t>
            </w:r>
          </w:p>
        </w:tc>
        <w:tc>
          <w:tcPr>
            <w:tcW w:w="0" w:type="auto"/>
          </w:tcPr>
          <w:p w14:paraId="2B0C8FB3" w14:textId="77777777" w:rsidR="0097772C" w:rsidRDefault="00772A41">
            <w:r>
              <w:t>Downstream</w:t>
            </w:r>
          </w:p>
        </w:tc>
        <w:tc>
          <w:tcPr>
            <w:tcW w:w="0" w:type="auto"/>
          </w:tcPr>
          <w:p w14:paraId="2B0C8FB4" w14:textId="77777777" w:rsidR="0097772C" w:rsidRDefault="00772A41">
            <w:pPr>
              <w:jc w:val="right"/>
            </w:pPr>
            <w:r>
              <w:t>-</w:t>
            </w:r>
          </w:p>
        </w:tc>
        <w:tc>
          <w:tcPr>
            <w:tcW w:w="0" w:type="auto"/>
          </w:tcPr>
          <w:p w14:paraId="2B0C8FB5" w14:textId="77777777" w:rsidR="0097772C" w:rsidRDefault="00772A41">
            <w:pPr>
              <w:jc w:val="right"/>
            </w:pPr>
            <w:r>
              <w:t>6</w:t>
            </w:r>
          </w:p>
        </w:tc>
        <w:tc>
          <w:tcPr>
            <w:tcW w:w="0" w:type="auto"/>
          </w:tcPr>
          <w:p w14:paraId="2B0C8FB6" w14:textId="77777777" w:rsidR="0097772C" w:rsidRDefault="00772A41">
            <w:pPr>
              <w:jc w:val="right"/>
            </w:pPr>
            <w:r>
              <w:t>7</w:t>
            </w:r>
          </w:p>
        </w:tc>
        <w:tc>
          <w:tcPr>
            <w:tcW w:w="0" w:type="auto"/>
          </w:tcPr>
          <w:p w14:paraId="2B0C8FB7" w14:textId="77777777" w:rsidR="0097772C" w:rsidRDefault="00772A41">
            <w:pPr>
              <w:jc w:val="right"/>
            </w:pPr>
            <w:r>
              <w:t>-</w:t>
            </w:r>
          </w:p>
        </w:tc>
        <w:tc>
          <w:tcPr>
            <w:tcW w:w="0" w:type="auto"/>
          </w:tcPr>
          <w:p w14:paraId="2B0C8FB8" w14:textId="77777777" w:rsidR="0097772C" w:rsidRDefault="00772A41">
            <w:pPr>
              <w:jc w:val="right"/>
            </w:pPr>
            <w:r>
              <w:t>-</w:t>
            </w:r>
          </w:p>
        </w:tc>
        <w:tc>
          <w:tcPr>
            <w:tcW w:w="0" w:type="auto"/>
          </w:tcPr>
          <w:p w14:paraId="2B0C8FB9" w14:textId="77777777" w:rsidR="0097772C" w:rsidRDefault="00772A41">
            <w:pPr>
              <w:jc w:val="right"/>
            </w:pPr>
            <w:r>
              <w:t>-</w:t>
            </w:r>
          </w:p>
        </w:tc>
        <w:tc>
          <w:tcPr>
            <w:tcW w:w="0" w:type="auto"/>
          </w:tcPr>
          <w:p w14:paraId="2B0C8FBA" w14:textId="77777777" w:rsidR="0097772C" w:rsidRDefault="00772A41">
            <w:pPr>
              <w:jc w:val="right"/>
            </w:pPr>
            <w:r>
              <w:t>-</w:t>
            </w:r>
          </w:p>
        </w:tc>
        <w:tc>
          <w:tcPr>
            <w:tcW w:w="0" w:type="auto"/>
          </w:tcPr>
          <w:p w14:paraId="2B0C8FBB" w14:textId="77777777" w:rsidR="0097772C" w:rsidRDefault="00772A41">
            <w:pPr>
              <w:jc w:val="right"/>
            </w:pPr>
            <w:r>
              <w:t>-</w:t>
            </w:r>
          </w:p>
        </w:tc>
      </w:tr>
      <w:tr w:rsidR="0097772C" w14:paraId="2B0C8FC7"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BD" w14:textId="77777777" w:rsidR="0097772C" w:rsidRDefault="00772A41">
            <w:pPr>
              <w:jc w:val="right"/>
            </w:pPr>
            <w:r>
              <w:t>2019</w:t>
            </w:r>
          </w:p>
        </w:tc>
        <w:tc>
          <w:tcPr>
            <w:tcW w:w="0" w:type="auto"/>
          </w:tcPr>
          <w:p w14:paraId="2B0C8FBE" w14:textId="77777777" w:rsidR="0097772C" w:rsidRDefault="00772A41">
            <w:r>
              <w:t>Downstream</w:t>
            </w:r>
          </w:p>
        </w:tc>
        <w:tc>
          <w:tcPr>
            <w:tcW w:w="0" w:type="auto"/>
          </w:tcPr>
          <w:p w14:paraId="2B0C8FBF" w14:textId="77777777" w:rsidR="0097772C" w:rsidRDefault="00772A41">
            <w:pPr>
              <w:jc w:val="right"/>
            </w:pPr>
            <w:r>
              <w:t>-</w:t>
            </w:r>
          </w:p>
        </w:tc>
        <w:tc>
          <w:tcPr>
            <w:tcW w:w="0" w:type="auto"/>
          </w:tcPr>
          <w:p w14:paraId="2B0C8FC0" w14:textId="77777777" w:rsidR="0097772C" w:rsidRDefault="00772A41">
            <w:pPr>
              <w:jc w:val="right"/>
            </w:pPr>
            <w:r>
              <w:t>-</w:t>
            </w:r>
          </w:p>
        </w:tc>
        <w:tc>
          <w:tcPr>
            <w:tcW w:w="0" w:type="auto"/>
          </w:tcPr>
          <w:p w14:paraId="2B0C8FC1" w14:textId="77777777" w:rsidR="0097772C" w:rsidRDefault="00772A41">
            <w:pPr>
              <w:jc w:val="right"/>
            </w:pPr>
            <w:r>
              <w:t>7</w:t>
            </w:r>
          </w:p>
        </w:tc>
        <w:tc>
          <w:tcPr>
            <w:tcW w:w="0" w:type="auto"/>
          </w:tcPr>
          <w:p w14:paraId="2B0C8FC2" w14:textId="77777777" w:rsidR="0097772C" w:rsidRDefault="00772A41">
            <w:pPr>
              <w:jc w:val="right"/>
            </w:pPr>
            <w:r>
              <w:t>-</w:t>
            </w:r>
          </w:p>
        </w:tc>
        <w:tc>
          <w:tcPr>
            <w:tcW w:w="0" w:type="auto"/>
          </w:tcPr>
          <w:p w14:paraId="2B0C8FC3" w14:textId="77777777" w:rsidR="0097772C" w:rsidRDefault="00772A41">
            <w:pPr>
              <w:jc w:val="right"/>
            </w:pPr>
            <w:r>
              <w:t>-</w:t>
            </w:r>
          </w:p>
        </w:tc>
        <w:tc>
          <w:tcPr>
            <w:tcW w:w="0" w:type="auto"/>
          </w:tcPr>
          <w:p w14:paraId="2B0C8FC4" w14:textId="77777777" w:rsidR="0097772C" w:rsidRDefault="00772A41">
            <w:pPr>
              <w:jc w:val="right"/>
            </w:pPr>
            <w:r>
              <w:t>-</w:t>
            </w:r>
          </w:p>
        </w:tc>
        <w:tc>
          <w:tcPr>
            <w:tcW w:w="0" w:type="auto"/>
          </w:tcPr>
          <w:p w14:paraId="2B0C8FC5" w14:textId="77777777" w:rsidR="0097772C" w:rsidRDefault="00772A41">
            <w:pPr>
              <w:jc w:val="right"/>
            </w:pPr>
            <w:r>
              <w:t>-</w:t>
            </w:r>
          </w:p>
        </w:tc>
        <w:tc>
          <w:tcPr>
            <w:tcW w:w="0" w:type="auto"/>
          </w:tcPr>
          <w:p w14:paraId="2B0C8FC6" w14:textId="77777777" w:rsidR="0097772C" w:rsidRDefault="00772A41">
            <w:pPr>
              <w:jc w:val="right"/>
            </w:pPr>
            <w:r>
              <w:t>5</w:t>
            </w:r>
          </w:p>
        </w:tc>
      </w:tr>
      <w:tr w:rsidR="0097772C" w14:paraId="2B0C8FD2"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C8" w14:textId="77777777" w:rsidR="0097772C" w:rsidRDefault="00772A41">
            <w:pPr>
              <w:jc w:val="right"/>
            </w:pPr>
            <w:r>
              <w:t>2019</w:t>
            </w:r>
          </w:p>
        </w:tc>
        <w:tc>
          <w:tcPr>
            <w:tcW w:w="0" w:type="auto"/>
          </w:tcPr>
          <w:p w14:paraId="2B0C8FC9" w14:textId="77777777" w:rsidR="0097772C" w:rsidRDefault="00772A41">
            <w:r>
              <w:t>Downstream</w:t>
            </w:r>
          </w:p>
        </w:tc>
        <w:tc>
          <w:tcPr>
            <w:tcW w:w="0" w:type="auto"/>
          </w:tcPr>
          <w:p w14:paraId="2B0C8FCA" w14:textId="77777777" w:rsidR="0097772C" w:rsidRDefault="00772A41">
            <w:pPr>
              <w:jc w:val="right"/>
            </w:pPr>
            <w:r>
              <w:t>-</w:t>
            </w:r>
          </w:p>
        </w:tc>
        <w:tc>
          <w:tcPr>
            <w:tcW w:w="0" w:type="auto"/>
          </w:tcPr>
          <w:p w14:paraId="2B0C8FCB" w14:textId="77777777" w:rsidR="0097772C" w:rsidRDefault="00772A41">
            <w:pPr>
              <w:jc w:val="right"/>
            </w:pPr>
            <w:r>
              <w:t>9</w:t>
            </w:r>
          </w:p>
        </w:tc>
        <w:tc>
          <w:tcPr>
            <w:tcW w:w="0" w:type="auto"/>
          </w:tcPr>
          <w:p w14:paraId="2B0C8FCC" w14:textId="77777777" w:rsidR="0097772C" w:rsidRDefault="00772A41">
            <w:pPr>
              <w:jc w:val="right"/>
            </w:pPr>
            <w:r>
              <w:t>-</w:t>
            </w:r>
          </w:p>
        </w:tc>
        <w:tc>
          <w:tcPr>
            <w:tcW w:w="0" w:type="auto"/>
          </w:tcPr>
          <w:p w14:paraId="2B0C8FCD" w14:textId="77777777" w:rsidR="0097772C" w:rsidRDefault="00772A41">
            <w:pPr>
              <w:jc w:val="right"/>
            </w:pPr>
            <w:r>
              <w:t>-</w:t>
            </w:r>
          </w:p>
        </w:tc>
        <w:tc>
          <w:tcPr>
            <w:tcW w:w="0" w:type="auto"/>
          </w:tcPr>
          <w:p w14:paraId="2B0C8FCE" w14:textId="77777777" w:rsidR="0097772C" w:rsidRDefault="00772A41">
            <w:pPr>
              <w:jc w:val="right"/>
            </w:pPr>
            <w:r>
              <w:t>-</w:t>
            </w:r>
          </w:p>
        </w:tc>
        <w:tc>
          <w:tcPr>
            <w:tcW w:w="0" w:type="auto"/>
          </w:tcPr>
          <w:p w14:paraId="2B0C8FCF" w14:textId="77777777" w:rsidR="0097772C" w:rsidRDefault="00772A41">
            <w:pPr>
              <w:jc w:val="right"/>
            </w:pPr>
            <w:r>
              <w:t>-</w:t>
            </w:r>
          </w:p>
        </w:tc>
        <w:tc>
          <w:tcPr>
            <w:tcW w:w="0" w:type="auto"/>
          </w:tcPr>
          <w:p w14:paraId="2B0C8FD0" w14:textId="77777777" w:rsidR="0097772C" w:rsidRDefault="00772A41">
            <w:pPr>
              <w:jc w:val="right"/>
            </w:pPr>
            <w:r>
              <w:t>-</w:t>
            </w:r>
          </w:p>
        </w:tc>
        <w:tc>
          <w:tcPr>
            <w:tcW w:w="0" w:type="auto"/>
          </w:tcPr>
          <w:p w14:paraId="2B0C8FD1" w14:textId="77777777" w:rsidR="0097772C" w:rsidRDefault="00772A41">
            <w:pPr>
              <w:jc w:val="right"/>
            </w:pPr>
            <w:r>
              <w:t>7</w:t>
            </w:r>
          </w:p>
        </w:tc>
      </w:tr>
      <w:tr w:rsidR="0097772C" w14:paraId="2B0C8FD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D3" w14:textId="77777777" w:rsidR="0097772C" w:rsidRDefault="00772A41">
            <w:pPr>
              <w:jc w:val="right"/>
            </w:pPr>
            <w:r>
              <w:t>2020</w:t>
            </w:r>
          </w:p>
        </w:tc>
        <w:tc>
          <w:tcPr>
            <w:tcW w:w="0" w:type="auto"/>
          </w:tcPr>
          <w:p w14:paraId="2B0C8FD4" w14:textId="77777777" w:rsidR="0097772C" w:rsidRDefault="00772A41">
            <w:r>
              <w:t>Downstream</w:t>
            </w:r>
          </w:p>
        </w:tc>
        <w:tc>
          <w:tcPr>
            <w:tcW w:w="0" w:type="auto"/>
          </w:tcPr>
          <w:p w14:paraId="2B0C8FD5" w14:textId="77777777" w:rsidR="0097772C" w:rsidRDefault="00772A41">
            <w:pPr>
              <w:jc w:val="right"/>
            </w:pPr>
            <w:r>
              <w:t>-</w:t>
            </w:r>
          </w:p>
        </w:tc>
        <w:tc>
          <w:tcPr>
            <w:tcW w:w="0" w:type="auto"/>
          </w:tcPr>
          <w:p w14:paraId="2B0C8FD6" w14:textId="77777777" w:rsidR="0097772C" w:rsidRDefault="00772A41">
            <w:pPr>
              <w:jc w:val="right"/>
            </w:pPr>
            <w:r>
              <w:t>15</w:t>
            </w:r>
          </w:p>
        </w:tc>
        <w:tc>
          <w:tcPr>
            <w:tcW w:w="0" w:type="auto"/>
          </w:tcPr>
          <w:p w14:paraId="2B0C8FD7" w14:textId="77777777" w:rsidR="0097772C" w:rsidRDefault="00772A41">
            <w:pPr>
              <w:jc w:val="right"/>
            </w:pPr>
            <w:r>
              <w:t>-</w:t>
            </w:r>
          </w:p>
        </w:tc>
        <w:tc>
          <w:tcPr>
            <w:tcW w:w="0" w:type="auto"/>
          </w:tcPr>
          <w:p w14:paraId="2B0C8FD8" w14:textId="77777777" w:rsidR="0097772C" w:rsidRDefault="00772A41">
            <w:pPr>
              <w:jc w:val="right"/>
            </w:pPr>
            <w:r>
              <w:t>12</w:t>
            </w:r>
          </w:p>
        </w:tc>
        <w:tc>
          <w:tcPr>
            <w:tcW w:w="0" w:type="auto"/>
          </w:tcPr>
          <w:p w14:paraId="2B0C8FD9" w14:textId="77777777" w:rsidR="0097772C" w:rsidRDefault="00772A41">
            <w:pPr>
              <w:jc w:val="right"/>
            </w:pPr>
            <w:r>
              <w:t>-</w:t>
            </w:r>
          </w:p>
        </w:tc>
        <w:tc>
          <w:tcPr>
            <w:tcW w:w="0" w:type="auto"/>
          </w:tcPr>
          <w:p w14:paraId="2B0C8FDA" w14:textId="77777777" w:rsidR="0097772C" w:rsidRDefault="00772A41">
            <w:pPr>
              <w:jc w:val="right"/>
            </w:pPr>
            <w:r>
              <w:t>-</w:t>
            </w:r>
          </w:p>
        </w:tc>
        <w:tc>
          <w:tcPr>
            <w:tcW w:w="0" w:type="auto"/>
          </w:tcPr>
          <w:p w14:paraId="2B0C8FDB" w14:textId="77777777" w:rsidR="0097772C" w:rsidRDefault="00772A41">
            <w:pPr>
              <w:jc w:val="right"/>
            </w:pPr>
            <w:r>
              <w:t>-</w:t>
            </w:r>
          </w:p>
        </w:tc>
        <w:tc>
          <w:tcPr>
            <w:tcW w:w="0" w:type="auto"/>
          </w:tcPr>
          <w:p w14:paraId="2B0C8FDC" w14:textId="77777777" w:rsidR="0097772C" w:rsidRDefault="00772A41">
            <w:pPr>
              <w:jc w:val="right"/>
            </w:pPr>
            <w:r>
              <w:t>-</w:t>
            </w:r>
          </w:p>
        </w:tc>
      </w:tr>
      <w:tr w:rsidR="0097772C" w14:paraId="2B0C8FE8"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DE" w14:textId="77777777" w:rsidR="0097772C" w:rsidRDefault="00772A41">
            <w:pPr>
              <w:jc w:val="right"/>
            </w:pPr>
            <w:r>
              <w:t>2021</w:t>
            </w:r>
          </w:p>
        </w:tc>
        <w:tc>
          <w:tcPr>
            <w:tcW w:w="0" w:type="auto"/>
          </w:tcPr>
          <w:p w14:paraId="2B0C8FDF" w14:textId="77777777" w:rsidR="0097772C" w:rsidRDefault="00772A41">
            <w:r>
              <w:t>Downstream</w:t>
            </w:r>
          </w:p>
        </w:tc>
        <w:tc>
          <w:tcPr>
            <w:tcW w:w="0" w:type="auto"/>
          </w:tcPr>
          <w:p w14:paraId="2B0C8FE0" w14:textId="77777777" w:rsidR="0097772C" w:rsidRDefault="00772A41">
            <w:pPr>
              <w:jc w:val="right"/>
            </w:pPr>
            <w:r>
              <w:t>-</w:t>
            </w:r>
          </w:p>
        </w:tc>
        <w:tc>
          <w:tcPr>
            <w:tcW w:w="0" w:type="auto"/>
          </w:tcPr>
          <w:p w14:paraId="2B0C8FE1" w14:textId="77777777" w:rsidR="0097772C" w:rsidRDefault="00772A41">
            <w:pPr>
              <w:jc w:val="right"/>
            </w:pPr>
            <w:r>
              <w:t>19</w:t>
            </w:r>
          </w:p>
        </w:tc>
        <w:tc>
          <w:tcPr>
            <w:tcW w:w="0" w:type="auto"/>
          </w:tcPr>
          <w:p w14:paraId="2B0C8FE2" w14:textId="77777777" w:rsidR="0097772C" w:rsidRDefault="00772A41">
            <w:pPr>
              <w:jc w:val="right"/>
            </w:pPr>
            <w:r>
              <w:t>-</w:t>
            </w:r>
          </w:p>
        </w:tc>
        <w:tc>
          <w:tcPr>
            <w:tcW w:w="0" w:type="auto"/>
          </w:tcPr>
          <w:p w14:paraId="2B0C8FE3" w14:textId="77777777" w:rsidR="0097772C" w:rsidRDefault="00772A41">
            <w:pPr>
              <w:jc w:val="right"/>
            </w:pPr>
            <w:r>
              <w:t>19</w:t>
            </w:r>
          </w:p>
        </w:tc>
        <w:tc>
          <w:tcPr>
            <w:tcW w:w="0" w:type="auto"/>
          </w:tcPr>
          <w:p w14:paraId="2B0C8FE4" w14:textId="77777777" w:rsidR="0097772C" w:rsidRDefault="00772A41">
            <w:pPr>
              <w:jc w:val="right"/>
            </w:pPr>
            <w:r>
              <w:t>-</w:t>
            </w:r>
          </w:p>
        </w:tc>
        <w:tc>
          <w:tcPr>
            <w:tcW w:w="0" w:type="auto"/>
          </w:tcPr>
          <w:p w14:paraId="2B0C8FE5" w14:textId="77777777" w:rsidR="0097772C" w:rsidRDefault="00772A41">
            <w:pPr>
              <w:jc w:val="right"/>
            </w:pPr>
            <w:r>
              <w:t>-</w:t>
            </w:r>
          </w:p>
        </w:tc>
        <w:tc>
          <w:tcPr>
            <w:tcW w:w="0" w:type="auto"/>
          </w:tcPr>
          <w:p w14:paraId="2B0C8FE6" w14:textId="77777777" w:rsidR="0097772C" w:rsidRDefault="00772A41">
            <w:pPr>
              <w:jc w:val="right"/>
            </w:pPr>
            <w:r>
              <w:t>-</w:t>
            </w:r>
          </w:p>
        </w:tc>
        <w:tc>
          <w:tcPr>
            <w:tcW w:w="0" w:type="auto"/>
          </w:tcPr>
          <w:p w14:paraId="2B0C8FE7" w14:textId="77777777" w:rsidR="0097772C" w:rsidRDefault="00772A41">
            <w:pPr>
              <w:jc w:val="right"/>
            </w:pPr>
            <w:r>
              <w:t>-</w:t>
            </w:r>
          </w:p>
        </w:tc>
      </w:tr>
      <w:tr w:rsidR="0097772C" w14:paraId="2B0C8FF3"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E9" w14:textId="77777777" w:rsidR="0097772C" w:rsidRDefault="00772A41">
            <w:pPr>
              <w:jc w:val="right"/>
            </w:pPr>
            <w:r>
              <w:t>2021</w:t>
            </w:r>
          </w:p>
        </w:tc>
        <w:tc>
          <w:tcPr>
            <w:tcW w:w="0" w:type="auto"/>
          </w:tcPr>
          <w:p w14:paraId="2B0C8FEA" w14:textId="77777777" w:rsidR="0097772C" w:rsidRDefault="00772A41">
            <w:r>
              <w:t>Downstream</w:t>
            </w:r>
          </w:p>
        </w:tc>
        <w:tc>
          <w:tcPr>
            <w:tcW w:w="0" w:type="auto"/>
          </w:tcPr>
          <w:p w14:paraId="2B0C8FEB" w14:textId="77777777" w:rsidR="0097772C" w:rsidRDefault="00772A41">
            <w:pPr>
              <w:jc w:val="right"/>
            </w:pPr>
            <w:r>
              <w:t>-</w:t>
            </w:r>
          </w:p>
        </w:tc>
        <w:tc>
          <w:tcPr>
            <w:tcW w:w="0" w:type="auto"/>
          </w:tcPr>
          <w:p w14:paraId="2B0C8FEC" w14:textId="77777777" w:rsidR="0097772C" w:rsidRDefault="00772A41">
            <w:pPr>
              <w:jc w:val="right"/>
            </w:pPr>
            <w:r>
              <w:t>24</w:t>
            </w:r>
          </w:p>
        </w:tc>
        <w:tc>
          <w:tcPr>
            <w:tcW w:w="0" w:type="auto"/>
          </w:tcPr>
          <w:p w14:paraId="2B0C8FED" w14:textId="77777777" w:rsidR="0097772C" w:rsidRDefault="00772A41">
            <w:pPr>
              <w:jc w:val="right"/>
            </w:pPr>
            <w:r>
              <w:t>-</w:t>
            </w:r>
          </w:p>
        </w:tc>
        <w:tc>
          <w:tcPr>
            <w:tcW w:w="0" w:type="auto"/>
          </w:tcPr>
          <w:p w14:paraId="2B0C8FEE" w14:textId="77777777" w:rsidR="0097772C" w:rsidRDefault="00772A41">
            <w:pPr>
              <w:jc w:val="right"/>
            </w:pPr>
            <w:r>
              <w:t>-</w:t>
            </w:r>
          </w:p>
        </w:tc>
        <w:tc>
          <w:tcPr>
            <w:tcW w:w="0" w:type="auto"/>
          </w:tcPr>
          <w:p w14:paraId="2B0C8FEF" w14:textId="77777777" w:rsidR="0097772C" w:rsidRDefault="00772A41">
            <w:pPr>
              <w:jc w:val="right"/>
            </w:pPr>
            <w:r>
              <w:t>20</w:t>
            </w:r>
          </w:p>
        </w:tc>
        <w:tc>
          <w:tcPr>
            <w:tcW w:w="0" w:type="auto"/>
          </w:tcPr>
          <w:p w14:paraId="2B0C8FF0" w14:textId="77777777" w:rsidR="0097772C" w:rsidRDefault="00772A41">
            <w:pPr>
              <w:jc w:val="right"/>
            </w:pPr>
            <w:r>
              <w:t>-</w:t>
            </w:r>
          </w:p>
        </w:tc>
        <w:tc>
          <w:tcPr>
            <w:tcW w:w="0" w:type="auto"/>
          </w:tcPr>
          <w:p w14:paraId="2B0C8FF1" w14:textId="77777777" w:rsidR="0097772C" w:rsidRDefault="00772A41">
            <w:pPr>
              <w:jc w:val="right"/>
            </w:pPr>
            <w:r>
              <w:t>-</w:t>
            </w:r>
          </w:p>
        </w:tc>
        <w:tc>
          <w:tcPr>
            <w:tcW w:w="0" w:type="auto"/>
          </w:tcPr>
          <w:p w14:paraId="2B0C8FF2" w14:textId="77777777" w:rsidR="0097772C" w:rsidRDefault="00772A41">
            <w:pPr>
              <w:jc w:val="right"/>
            </w:pPr>
            <w:r>
              <w:t>-</w:t>
            </w:r>
          </w:p>
        </w:tc>
      </w:tr>
      <w:tr w:rsidR="0097772C" w14:paraId="2B0C8FFE"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8FF4" w14:textId="77777777" w:rsidR="0097772C" w:rsidRDefault="00772A41">
            <w:pPr>
              <w:jc w:val="right"/>
            </w:pPr>
            <w:r>
              <w:t>2021</w:t>
            </w:r>
          </w:p>
        </w:tc>
        <w:tc>
          <w:tcPr>
            <w:tcW w:w="0" w:type="auto"/>
          </w:tcPr>
          <w:p w14:paraId="2B0C8FF5" w14:textId="77777777" w:rsidR="0097772C" w:rsidRDefault="00772A41">
            <w:r>
              <w:t>Downstream</w:t>
            </w:r>
          </w:p>
        </w:tc>
        <w:tc>
          <w:tcPr>
            <w:tcW w:w="0" w:type="auto"/>
          </w:tcPr>
          <w:p w14:paraId="2B0C8FF6" w14:textId="77777777" w:rsidR="0097772C" w:rsidRDefault="00772A41">
            <w:pPr>
              <w:jc w:val="right"/>
            </w:pPr>
            <w:r>
              <w:t>-</w:t>
            </w:r>
          </w:p>
        </w:tc>
        <w:tc>
          <w:tcPr>
            <w:tcW w:w="0" w:type="auto"/>
          </w:tcPr>
          <w:p w14:paraId="2B0C8FF7" w14:textId="77777777" w:rsidR="0097772C" w:rsidRDefault="00772A41">
            <w:pPr>
              <w:jc w:val="right"/>
            </w:pPr>
            <w:r>
              <w:t>-</w:t>
            </w:r>
          </w:p>
        </w:tc>
        <w:tc>
          <w:tcPr>
            <w:tcW w:w="0" w:type="auto"/>
          </w:tcPr>
          <w:p w14:paraId="2B0C8FF8" w14:textId="77777777" w:rsidR="0097772C" w:rsidRDefault="00772A41">
            <w:pPr>
              <w:jc w:val="right"/>
            </w:pPr>
            <w:r>
              <w:t>-</w:t>
            </w:r>
          </w:p>
        </w:tc>
        <w:tc>
          <w:tcPr>
            <w:tcW w:w="0" w:type="auto"/>
          </w:tcPr>
          <w:p w14:paraId="2B0C8FF9" w14:textId="77777777" w:rsidR="0097772C" w:rsidRDefault="00772A41">
            <w:pPr>
              <w:jc w:val="right"/>
            </w:pPr>
            <w:r>
              <w:t>6</w:t>
            </w:r>
          </w:p>
        </w:tc>
        <w:tc>
          <w:tcPr>
            <w:tcW w:w="0" w:type="auto"/>
          </w:tcPr>
          <w:p w14:paraId="2B0C8FFA" w14:textId="77777777" w:rsidR="0097772C" w:rsidRDefault="00772A41">
            <w:pPr>
              <w:jc w:val="right"/>
            </w:pPr>
            <w:r>
              <w:t>1</w:t>
            </w:r>
          </w:p>
        </w:tc>
        <w:tc>
          <w:tcPr>
            <w:tcW w:w="0" w:type="auto"/>
          </w:tcPr>
          <w:p w14:paraId="2B0C8FFB" w14:textId="77777777" w:rsidR="0097772C" w:rsidRDefault="00772A41">
            <w:pPr>
              <w:jc w:val="right"/>
            </w:pPr>
            <w:r>
              <w:t>-</w:t>
            </w:r>
          </w:p>
        </w:tc>
        <w:tc>
          <w:tcPr>
            <w:tcW w:w="0" w:type="auto"/>
          </w:tcPr>
          <w:p w14:paraId="2B0C8FFC" w14:textId="77777777" w:rsidR="0097772C" w:rsidRDefault="00772A41">
            <w:pPr>
              <w:jc w:val="right"/>
            </w:pPr>
            <w:r>
              <w:t>-</w:t>
            </w:r>
          </w:p>
        </w:tc>
        <w:tc>
          <w:tcPr>
            <w:tcW w:w="0" w:type="auto"/>
          </w:tcPr>
          <w:p w14:paraId="2B0C8FFD" w14:textId="77777777" w:rsidR="0097772C" w:rsidRDefault="00772A41">
            <w:pPr>
              <w:jc w:val="right"/>
            </w:pPr>
            <w:r>
              <w:t>-</w:t>
            </w:r>
          </w:p>
        </w:tc>
      </w:tr>
      <w:tr w:rsidR="0097772C" w14:paraId="2B0C9009"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8FFF" w14:textId="77777777" w:rsidR="0097772C" w:rsidRDefault="00772A41">
            <w:pPr>
              <w:jc w:val="right"/>
            </w:pPr>
            <w:r>
              <w:t>2022</w:t>
            </w:r>
          </w:p>
        </w:tc>
        <w:tc>
          <w:tcPr>
            <w:tcW w:w="0" w:type="auto"/>
          </w:tcPr>
          <w:p w14:paraId="2B0C9000" w14:textId="77777777" w:rsidR="0097772C" w:rsidRDefault="00772A41">
            <w:r>
              <w:t>Downstream</w:t>
            </w:r>
          </w:p>
        </w:tc>
        <w:tc>
          <w:tcPr>
            <w:tcW w:w="0" w:type="auto"/>
          </w:tcPr>
          <w:p w14:paraId="2B0C9001" w14:textId="77777777" w:rsidR="0097772C" w:rsidRDefault="00772A41">
            <w:pPr>
              <w:jc w:val="right"/>
            </w:pPr>
            <w:r>
              <w:t>-</w:t>
            </w:r>
          </w:p>
        </w:tc>
        <w:tc>
          <w:tcPr>
            <w:tcW w:w="0" w:type="auto"/>
          </w:tcPr>
          <w:p w14:paraId="2B0C9002" w14:textId="77777777" w:rsidR="0097772C" w:rsidRDefault="00772A41">
            <w:pPr>
              <w:jc w:val="right"/>
            </w:pPr>
            <w:r>
              <w:t>20</w:t>
            </w:r>
          </w:p>
        </w:tc>
        <w:tc>
          <w:tcPr>
            <w:tcW w:w="0" w:type="auto"/>
          </w:tcPr>
          <w:p w14:paraId="2B0C9003" w14:textId="77777777" w:rsidR="0097772C" w:rsidRDefault="00772A41">
            <w:pPr>
              <w:jc w:val="right"/>
            </w:pPr>
            <w:r>
              <w:t>-</w:t>
            </w:r>
          </w:p>
        </w:tc>
        <w:tc>
          <w:tcPr>
            <w:tcW w:w="0" w:type="auto"/>
          </w:tcPr>
          <w:p w14:paraId="2B0C9004" w14:textId="77777777" w:rsidR="0097772C" w:rsidRDefault="00772A41">
            <w:pPr>
              <w:jc w:val="right"/>
            </w:pPr>
            <w:r>
              <w:t>-</w:t>
            </w:r>
          </w:p>
        </w:tc>
        <w:tc>
          <w:tcPr>
            <w:tcW w:w="0" w:type="auto"/>
          </w:tcPr>
          <w:p w14:paraId="2B0C9005" w14:textId="77777777" w:rsidR="0097772C" w:rsidRDefault="00772A41">
            <w:pPr>
              <w:jc w:val="right"/>
            </w:pPr>
            <w:r>
              <w:t>12</w:t>
            </w:r>
          </w:p>
        </w:tc>
        <w:tc>
          <w:tcPr>
            <w:tcW w:w="0" w:type="auto"/>
          </w:tcPr>
          <w:p w14:paraId="2B0C9006" w14:textId="77777777" w:rsidR="0097772C" w:rsidRDefault="00772A41">
            <w:pPr>
              <w:jc w:val="right"/>
            </w:pPr>
            <w:r>
              <w:t>-</w:t>
            </w:r>
          </w:p>
        </w:tc>
        <w:tc>
          <w:tcPr>
            <w:tcW w:w="0" w:type="auto"/>
          </w:tcPr>
          <w:p w14:paraId="2B0C9007" w14:textId="77777777" w:rsidR="0097772C" w:rsidRDefault="00772A41">
            <w:pPr>
              <w:jc w:val="right"/>
            </w:pPr>
            <w:r>
              <w:t>-</w:t>
            </w:r>
          </w:p>
        </w:tc>
        <w:tc>
          <w:tcPr>
            <w:tcW w:w="0" w:type="auto"/>
          </w:tcPr>
          <w:p w14:paraId="2B0C9008" w14:textId="77777777" w:rsidR="0097772C" w:rsidRDefault="00772A41">
            <w:pPr>
              <w:jc w:val="right"/>
            </w:pPr>
            <w:r>
              <w:t>-</w:t>
            </w:r>
          </w:p>
        </w:tc>
      </w:tr>
      <w:tr w:rsidR="0097772C" w14:paraId="2B0C9014"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0A" w14:textId="77777777" w:rsidR="0097772C" w:rsidRDefault="00772A41">
            <w:pPr>
              <w:jc w:val="right"/>
            </w:pPr>
            <w:r>
              <w:t>2022</w:t>
            </w:r>
          </w:p>
        </w:tc>
        <w:tc>
          <w:tcPr>
            <w:tcW w:w="0" w:type="auto"/>
          </w:tcPr>
          <w:p w14:paraId="2B0C900B" w14:textId="77777777" w:rsidR="0097772C" w:rsidRDefault="00772A41">
            <w:r>
              <w:t>Downstream</w:t>
            </w:r>
          </w:p>
        </w:tc>
        <w:tc>
          <w:tcPr>
            <w:tcW w:w="0" w:type="auto"/>
          </w:tcPr>
          <w:p w14:paraId="2B0C900C" w14:textId="77777777" w:rsidR="0097772C" w:rsidRDefault="00772A41">
            <w:pPr>
              <w:jc w:val="right"/>
            </w:pPr>
            <w:r>
              <w:t>-</w:t>
            </w:r>
          </w:p>
        </w:tc>
        <w:tc>
          <w:tcPr>
            <w:tcW w:w="0" w:type="auto"/>
          </w:tcPr>
          <w:p w14:paraId="2B0C900D" w14:textId="77777777" w:rsidR="0097772C" w:rsidRDefault="00772A41">
            <w:pPr>
              <w:jc w:val="right"/>
            </w:pPr>
            <w:r>
              <w:t>24</w:t>
            </w:r>
          </w:p>
        </w:tc>
        <w:tc>
          <w:tcPr>
            <w:tcW w:w="0" w:type="auto"/>
          </w:tcPr>
          <w:p w14:paraId="2B0C900E" w14:textId="77777777" w:rsidR="0097772C" w:rsidRDefault="00772A41">
            <w:pPr>
              <w:jc w:val="right"/>
            </w:pPr>
            <w:r>
              <w:t>-</w:t>
            </w:r>
          </w:p>
        </w:tc>
        <w:tc>
          <w:tcPr>
            <w:tcW w:w="0" w:type="auto"/>
          </w:tcPr>
          <w:p w14:paraId="2B0C900F" w14:textId="77777777" w:rsidR="0097772C" w:rsidRDefault="00772A41">
            <w:pPr>
              <w:jc w:val="right"/>
            </w:pPr>
            <w:r>
              <w:t>-</w:t>
            </w:r>
          </w:p>
        </w:tc>
        <w:tc>
          <w:tcPr>
            <w:tcW w:w="0" w:type="auto"/>
          </w:tcPr>
          <w:p w14:paraId="2B0C9010" w14:textId="77777777" w:rsidR="0097772C" w:rsidRDefault="00772A41">
            <w:pPr>
              <w:jc w:val="right"/>
            </w:pPr>
            <w:r>
              <w:t>-</w:t>
            </w:r>
          </w:p>
        </w:tc>
        <w:tc>
          <w:tcPr>
            <w:tcW w:w="0" w:type="auto"/>
          </w:tcPr>
          <w:p w14:paraId="2B0C9011" w14:textId="77777777" w:rsidR="0097772C" w:rsidRDefault="00772A41">
            <w:pPr>
              <w:jc w:val="right"/>
            </w:pPr>
            <w:r>
              <w:t>13</w:t>
            </w:r>
          </w:p>
        </w:tc>
        <w:tc>
          <w:tcPr>
            <w:tcW w:w="0" w:type="auto"/>
          </w:tcPr>
          <w:p w14:paraId="2B0C9012" w14:textId="77777777" w:rsidR="0097772C" w:rsidRDefault="00772A41">
            <w:pPr>
              <w:jc w:val="right"/>
            </w:pPr>
            <w:r>
              <w:t>-</w:t>
            </w:r>
          </w:p>
        </w:tc>
        <w:tc>
          <w:tcPr>
            <w:tcW w:w="0" w:type="auto"/>
          </w:tcPr>
          <w:p w14:paraId="2B0C9013" w14:textId="77777777" w:rsidR="0097772C" w:rsidRDefault="00772A41">
            <w:pPr>
              <w:jc w:val="right"/>
            </w:pPr>
            <w:r>
              <w:t>-</w:t>
            </w:r>
          </w:p>
        </w:tc>
      </w:tr>
      <w:tr w:rsidR="0097772C" w14:paraId="2B0C901F"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15" w14:textId="77777777" w:rsidR="0097772C" w:rsidRDefault="00772A41">
            <w:pPr>
              <w:jc w:val="right"/>
            </w:pPr>
            <w:r>
              <w:t>2022</w:t>
            </w:r>
          </w:p>
        </w:tc>
        <w:tc>
          <w:tcPr>
            <w:tcW w:w="0" w:type="auto"/>
          </w:tcPr>
          <w:p w14:paraId="2B0C9016" w14:textId="77777777" w:rsidR="0097772C" w:rsidRDefault="00772A41">
            <w:r>
              <w:t>Downstream</w:t>
            </w:r>
          </w:p>
        </w:tc>
        <w:tc>
          <w:tcPr>
            <w:tcW w:w="0" w:type="auto"/>
          </w:tcPr>
          <w:p w14:paraId="2B0C9017" w14:textId="77777777" w:rsidR="0097772C" w:rsidRDefault="00772A41">
            <w:pPr>
              <w:jc w:val="right"/>
            </w:pPr>
            <w:r>
              <w:t>-</w:t>
            </w:r>
          </w:p>
        </w:tc>
        <w:tc>
          <w:tcPr>
            <w:tcW w:w="0" w:type="auto"/>
          </w:tcPr>
          <w:p w14:paraId="2B0C9018" w14:textId="77777777" w:rsidR="0097772C" w:rsidRDefault="00772A41">
            <w:pPr>
              <w:jc w:val="right"/>
            </w:pPr>
            <w:r>
              <w:t>-</w:t>
            </w:r>
          </w:p>
        </w:tc>
        <w:tc>
          <w:tcPr>
            <w:tcW w:w="0" w:type="auto"/>
          </w:tcPr>
          <w:p w14:paraId="2B0C9019" w14:textId="77777777" w:rsidR="0097772C" w:rsidRDefault="00772A41">
            <w:pPr>
              <w:jc w:val="right"/>
            </w:pPr>
            <w:r>
              <w:t>-</w:t>
            </w:r>
          </w:p>
        </w:tc>
        <w:tc>
          <w:tcPr>
            <w:tcW w:w="0" w:type="auto"/>
          </w:tcPr>
          <w:p w14:paraId="2B0C901A" w14:textId="77777777" w:rsidR="0097772C" w:rsidRDefault="00772A41">
            <w:pPr>
              <w:jc w:val="right"/>
            </w:pPr>
            <w:r>
              <w:t>-</w:t>
            </w:r>
          </w:p>
        </w:tc>
        <w:tc>
          <w:tcPr>
            <w:tcW w:w="0" w:type="auto"/>
          </w:tcPr>
          <w:p w14:paraId="2B0C901B" w14:textId="77777777" w:rsidR="0097772C" w:rsidRDefault="00772A41">
            <w:pPr>
              <w:jc w:val="right"/>
            </w:pPr>
            <w:r>
              <w:t>9</w:t>
            </w:r>
          </w:p>
        </w:tc>
        <w:tc>
          <w:tcPr>
            <w:tcW w:w="0" w:type="auto"/>
          </w:tcPr>
          <w:p w14:paraId="2B0C901C" w14:textId="77777777" w:rsidR="0097772C" w:rsidRDefault="00772A41">
            <w:pPr>
              <w:jc w:val="right"/>
            </w:pPr>
            <w:r>
              <w:t>6</w:t>
            </w:r>
          </w:p>
        </w:tc>
        <w:tc>
          <w:tcPr>
            <w:tcW w:w="0" w:type="auto"/>
          </w:tcPr>
          <w:p w14:paraId="2B0C901D" w14:textId="77777777" w:rsidR="0097772C" w:rsidRDefault="00772A41">
            <w:pPr>
              <w:jc w:val="right"/>
            </w:pPr>
            <w:r>
              <w:t>-</w:t>
            </w:r>
          </w:p>
        </w:tc>
        <w:tc>
          <w:tcPr>
            <w:tcW w:w="0" w:type="auto"/>
          </w:tcPr>
          <w:p w14:paraId="2B0C901E" w14:textId="77777777" w:rsidR="0097772C" w:rsidRDefault="00772A41">
            <w:pPr>
              <w:jc w:val="right"/>
            </w:pPr>
            <w:r>
              <w:t>-</w:t>
            </w:r>
          </w:p>
        </w:tc>
      </w:tr>
      <w:tr w:rsidR="0097772C" w14:paraId="2B0C902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20" w14:textId="77777777" w:rsidR="0097772C" w:rsidRDefault="00772A41">
            <w:pPr>
              <w:jc w:val="right"/>
            </w:pPr>
            <w:r>
              <w:t>2023</w:t>
            </w:r>
          </w:p>
        </w:tc>
        <w:tc>
          <w:tcPr>
            <w:tcW w:w="0" w:type="auto"/>
          </w:tcPr>
          <w:p w14:paraId="2B0C9021" w14:textId="77777777" w:rsidR="0097772C" w:rsidRDefault="00772A41">
            <w:r>
              <w:t>Downstream</w:t>
            </w:r>
          </w:p>
        </w:tc>
        <w:tc>
          <w:tcPr>
            <w:tcW w:w="0" w:type="auto"/>
          </w:tcPr>
          <w:p w14:paraId="2B0C9022" w14:textId="77777777" w:rsidR="0097772C" w:rsidRDefault="00772A41">
            <w:pPr>
              <w:jc w:val="right"/>
            </w:pPr>
            <w:r>
              <w:t>205</w:t>
            </w:r>
          </w:p>
        </w:tc>
        <w:tc>
          <w:tcPr>
            <w:tcW w:w="0" w:type="auto"/>
          </w:tcPr>
          <w:p w14:paraId="2B0C9023" w14:textId="77777777" w:rsidR="0097772C" w:rsidRDefault="00772A41">
            <w:pPr>
              <w:jc w:val="right"/>
            </w:pPr>
            <w:r>
              <w:t>211</w:t>
            </w:r>
          </w:p>
        </w:tc>
        <w:tc>
          <w:tcPr>
            <w:tcW w:w="0" w:type="auto"/>
          </w:tcPr>
          <w:p w14:paraId="2B0C9024" w14:textId="77777777" w:rsidR="0097772C" w:rsidRDefault="00772A41">
            <w:pPr>
              <w:jc w:val="right"/>
            </w:pPr>
            <w:r>
              <w:t>-</w:t>
            </w:r>
          </w:p>
        </w:tc>
        <w:tc>
          <w:tcPr>
            <w:tcW w:w="0" w:type="auto"/>
          </w:tcPr>
          <w:p w14:paraId="2B0C9025" w14:textId="77777777" w:rsidR="0097772C" w:rsidRDefault="00772A41">
            <w:pPr>
              <w:jc w:val="right"/>
            </w:pPr>
            <w:r>
              <w:t>-</w:t>
            </w:r>
          </w:p>
        </w:tc>
        <w:tc>
          <w:tcPr>
            <w:tcW w:w="0" w:type="auto"/>
          </w:tcPr>
          <w:p w14:paraId="2B0C9026" w14:textId="77777777" w:rsidR="0097772C" w:rsidRDefault="00772A41">
            <w:pPr>
              <w:jc w:val="right"/>
            </w:pPr>
            <w:r>
              <w:t>-</w:t>
            </w:r>
          </w:p>
        </w:tc>
        <w:tc>
          <w:tcPr>
            <w:tcW w:w="0" w:type="auto"/>
          </w:tcPr>
          <w:p w14:paraId="2B0C9027" w14:textId="77777777" w:rsidR="0097772C" w:rsidRDefault="00772A41">
            <w:pPr>
              <w:jc w:val="right"/>
            </w:pPr>
            <w:r>
              <w:t>-</w:t>
            </w:r>
          </w:p>
        </w:tc>
        <w:tc>
          <w:tcPr>
            <w:tcW w:w="0" w:type="auto"/>
          </w:tcPr>
          <w:p w14:paraId="2B0C9028" w14:textId="77777777" w:rsidR="0097772C" w:rsidRDefault="00772A41">
            <w:pPr>
              <w:jc w:val="right"/>
            </w:pPr>
            <w:r>
              <w:t>-</w:t>
            </w:r>
          </w:p>
        </w:tc>
        <w:tc>
          <w:tcPr>
            <w:tcW w:w="0" w:type="auto"/>
          </w:tcPr>
          <w:p w14:paraId="2B0C9029" w14:textId="77777777" w:rsidR="0097772C" w:rsidRDefault="00772A41">
            <w:pPr>
              <w:jc w:val="right"/>
            </w:pPr>
            <w:r>
              <w:t>-</w:t>
            </w:r>
          </w:p>
        </w:tc>
      </w:tr>
      <w:tr w:rsidR="0097772C" w14:paraId="2B0C9035"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2B" w14:textId="77777777" w:rsidR="0097772C" w:rsidRDefault="00772A41">
            <w:pPr>
              <w:jc w:val="right"/>
            </w:pPr>
            <w:r>
              <w:lastRenderedPageBreak/>
              <w:t>2023</w:t>
            </w:r>
          </w:p>
        </w:tc>
        <w:tc>
          <w:tcPr>
            <w:tcW w:w="0" w:type="auto"/>
          </w:tcPr>
          <w:p w14:paraId="2B0C902C" w14:textId="77777777" w:rsidR="0097772C" w:rsidRDefault="00772A41">
            <w:r>
              <w:t>Downstream</w:t>
            </w:r>
          </w:p>
        </w:tc>
        <w:tc>
          <w:tcPr>
            <w:tcW w:w="0" w:type="auto"/>
          </w:tcPr>
          <w:p w14:paraId="2B0C902D" w14:textId="77777777" w:rsidR="0097772C" w:rsidRDefault="00772A41">
            <w:pPr>
              <w:jc w:val="right"/>
            </w:pPr>
            <w:r>
              <w:t>-</w:t>
            </w:r>
          </w:p>
        </w:tc>
        <w:tc>
          <w:tcPr>
            <w:tcW w:w="0" w:type="auto"/>
          </w:tcPr>
          <w:p w14:paraId="2B0C902E" w14:textId="77777777" w:rsidR="0097772C" w:rsidRDefault="00772A41">
            <w:pPr>
              <w:jc w:val="right"/>
            </w:pPr>
            <w:r>
              <w:t>211</w:t>
            </w:r>
          </w:p>
        </w:tc>
        <w:tc>
          <w:tcPr>
            <w:tcW w:w="0" w:type="auto"/>
          </w:tcPr>
          <w:p w14:paraId="2B0C902F" w14:textId="77777777" w:rsidR="0097772C" w:rsidRDefault="00772A41">
            <w:pPr>
              <w:jc w:val="right"/>
            </w:pPr>
            <w:r>
              <w:t>-</w:t>
            </w:r>
          </w:p>
        </w:tc>
        <w:tc>
          <w:tcPr>
            <w:tcW w:w="0" w:type="auto"/>
          </w:tcPr>
          <w:p w14:paraId="2B0C9030" w14:textId="77777777" w:rsidR="0097772C" w:rsidRDefault="00772A41">
            <w:pPr>
              <w:jc w:val="right"/>
            </w:pPr>
            <w:r>
              <w:t>-</w:t>
            </w:r>
          </w:p>
        </w:tc>
        <w:tc>
          <w:tcPr>
            <w:tcW w:w="0" w:type="auto"/>
          </w:tcPr>
          <w:p w14:paraId="2B0C9031" w14:textId="77777777" w:rsidR="0097772C" w:rsidRDefault="00772A41">
            <w:pPr>
              <w:jc w:val="right"/>
            </w:pPr>
            <w:r>
              <w:t>-</w:t>
            </w:r>
          </w:p>
        </w:tc>
        <w:tc>
          <w:tcPr>
            <w:tcW w:w="0" w:type="auto"/>
          </w:tcPr>
          <w:p w14:paraId="2B0C9032" w14:textId="77777777" w:rsidR="0097772C" w:rsidRDefault="00772A41">
            <w:pPr>
              <w:jc w:val="right"/>
            </w:pPr>
            <w:r>
              <w:t>-</w:t>
            </w:r>
          </w:p>
        </w:tc>
        <w:tc>
          <w:tcPr>
            <w:tcW w:w="0" w:type="auto"/>
          </w:tcPr>
          <w:p w14:paraId="2B0C9033" w14:textId="77777777" w:rsidR="0097772C" w:rsidRDefault="00772A41">
            <w:pPr>
              <w:jc w:val="right"/>
            </w:pPr>
            <w:r>
              <w:t>179</w:t>
            </w:r>
          </w:p>
        </w:tc>
        <w:tc>
          <w:tcPr>
            <w:tcW w:w="0" w:type="auto"/>
          </w:tcPr>
          <w:p w14:paraId="2B0C9034" w14:textId="77777777" w:rsidR="0097772C" w:rsidRDefault="00772A41">
            <w:pPr>
              <w:jc w:val="right"/>
            </w:pPr>
            <w:r>
              <w:t>-</w:t>
            </w:r>
          </w:p>
        </w:tc>
      </w:tr>
      <w:tr w:rsidR="0097772C" w14:paraId="2B0C9040"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36" w14:textId="77777777" w:rsidR="0097772C" w:rsidRDefault="00772A41">
            <w:pPr>
              <w:jc w:val="right"/>
            </w:pPr>
            <w:r>
              <w:t>2023</w:t>
            </w:r>
          </w:p>
        </w:tc>
        <w:tc>
          <w:tcPr>
            <w:tcW w:w="0" w:type="auto"/>
          </w:tcPr>
          <w:p w14:paraId="2B0C9037" w14:textId="77777777" w:rsidR="0097772C" w:rsidRDefault="00772A41">
            <w:r>
              <w:t>Downstream</w:t>
            </w:r>
          </w:p>
        </w:tc>
        <w:tc>
          <w:tcPr>
            <w:tcW w:w="0" w:type="auto"/>
          </w:tcPr>
          <w:p w14:paraId="2B0C9038" w14:textId="77777777" w:rsidR="0097772C" w:rsidRDefault="00772A41">
            <w:pPr>
              <w:jc w:val="right"/>
            </w:pPr>
            <w:r>
              <w:t>206</w:t>
            </w:r>
          </w:p>
        </w:tc>
        <w:tc>
          <w:tcPr>
            <w:tcW w:w="0" w:type="auto"/>
          </w:tcPr>
          <w:p w14:paraId="2B0C9039" w14:textId="77777777" w:rsidR="0097772C" w:rsidRDefault="00772A41">
            <w:pPr>
              <w:jc w:val="right"/>
            </w:pPr>
            <w:r>
              <w:t>-</w:t>
            </w:r>
          </w:p>
        </w:tc>
        <w:tc>
          <w:tcPr>
            <w:tcW w:w="0" w:type="auto"/>
          </w:tcPr>
          <w:p w14:paraId="2B0C903A" w14:textId="77777777" w:rsidR="0097772C" w:rsidRDefault="00772A41">
            <w:pPr>
              <w:jc w:val="right"/>
            </w:pPr>
            <w:r>
              <w:t>-</w:t>
            </w:r>
          </w:p>
        </w:tc>
        <w:tc>
          <w:tcPr>
            <w:tcW w:w="0" w:type="auto"/>
          </w:tcPr>
          <w:p w14:paraId="2B0C903B" w14:textId="77777777" w:rsidR="0097772C" w:rsidRDefault="00772A41">
            <w:pPr>
              <w:jc w:val="right"/>
            </w:pPr>
            <w:r>
              <w:t>-</w:t>
            </w:r>
          </w:p>
        </w:tc>
        <w:tc>
          <w:tcPr>
            <w:tcW w:w="0" w:type="auto"/>
          </w:tcPr>
          <w:p w14:paraId="2B0C903C" w14:textId="77777777" w:rsidR="0097772C" w:rsidRDefault="00772A41">
            <w:pPr>
              <w:jc w:val="right"/>
            </w:pPr>
            <w:r>
              <w:t>-</w:t>
            </w:r>
          </w:p>
        </w:tc>
        <w:tc>
          <w:tcPr>
            <w:tcW w:w="0" w:type="auto"/>
          </w:tcPr>
          <w:p w14:paraId="2B0C903D" w14:textId="77777777" w:rsidR="0097772C" w:rsidRDefault="00772A41">
            <w:pPr>
              <w:jc w:val="right"/>
            </w:pPr>
            <w:r>
              <w:t>-</w:t>
            </w:r>
          </w:p>
        </w:tc>
        <w:tc>
          <w:tcPr>
            <w:tcW w:w="0" w:type="auto"/>
          </w:tcPr>
          <w:p w14:paraId="2B0C903E" w14:textId="77777777" w:rsidR="0097772C" w:rsidRDefault="00772A41">
            <w:pPr>
              <w:jc w:val="right"/>
            </w:pPr>
            <w:r>
              <w:t>180</w:t>
            </w:r>
          </w:p>
        </w:tc>
        <w:tc>
          <w:tcPr>
            <w:tcW w:w="0" w:type="auto"/>
          </w:tcPr>
          <w:p w14:paraId="2B0C903F" w14:textId="77777777" w:rsidR="0097772C" w:rsidRDefault="00772A41">
            <w:pPr>
              <w:jc w:val="right"/>
            </w:pPr>
            <w:r>
              <w:t>-</w:t>
            </w:r>
          </w:p>
        </w:tc>
      </w:tr>
    </w:tbl>
    <w:p w14:paraId="2B0C9041" w14:textId="15C151CF" w:rsidR="0097772C" w:rsidRDefault="00772A41">
      <w:r>
        <w:t xml:space="preserve">The correlation coefficient between each pair of observers, by direction, is show in Table 4.2. Except for observer GB, correlations for upstream moving fish were all greater than 0.95, while the correlation coefficients for downstream moving fish ranged from -0.25 to 0.96. Several of the weakest correlations </w:t>
      </w:r>
      <w:del w:id="54" w:author="Craig, Bethany E (DFW)" w:date="2024-04-19T15:20:00Z">
        <w:r w:rsidDel="002969E9">
          <w:delText xml:space="preserve">did </w:delText>
        </w:r>
      </w:del>
      <w:r>
        <w:t>correspond</w:t>
      </w:r>
      <w:ins w:id="55" w:author="Craig, Bethany E (DFW)" w:date="2024-04-19T15:20:00Z">
        <w:r w:rsidR="002969E9">
          <w:t>ed</w:t>
        </w:r>
      </w:ins>
      <w:r>
        <w:t xml:space="preserve"> with lower numbers of observed fish.</w:t>
      </w:r>
    </w:p>
    <w:p w14:paraId="2B0C9042" w14:textId="77777777" w:rsidR="0097772C" w:rsidRDefault="00772A41">
      <w:bookmarkStart w:id="56" w:name="tab:obs-corr"/>
      <w:bookmarkEnd w:id="56"/>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WDFW"/>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49"/>
        <w:gridCol w:w="818"/>
        <w:gridCol w:w="818"/>
        <w:gridCol w:w="936"/>
        <w:gridCol w:w="1229"/>
        <w:gridCol w:w="1229"/>
        <w:gridCol w:w="820"/>
      </w:tblGrid>
      <w:tr w:rsidR="0097772C" w14:paraId="2B0C904A" w14:textId="77777777" w:rsidTr="00F11B2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B0C9043" w14:textId="77777777" w:rsidR="0097772C" w:rsidRDefault="00772A41">
            <w:r>
              <w:t>Direction</w:t>
            </w:r>
          </w:p>
        </w:tc>
        <w:tc>
          <w:tcPr>
            <w:tcW w:w="0" w:type="auto"/>
          </w:tcPr>
          <w:p w14:paraId="2B0C9044" w14:textId="77777777" w:rsidR="0097772C" w:rsidRDefault="00772A41">
            <w:r>
              <w:t>Obs 1</w:t>
            </w:r>
          </w:p>
        </w:tc>
        <w:tc>
          <w:tcPr>
            <w:tcW w:w="0" w:type="auto"/>
          </w:tcPr>
          <w:p w14:paraId="2B0C9045" w14:textId="77777777" w:rsidR="0097772C" w:rsidRDefault="00772A41">
            <w:r>
              <w:t>Obs 2</w:t>
            </w:r>
          </w:p>
        </w:tc>
        <w:tc>
          <w:tcPr>
            <w:tcW w:w="0" w:type="auto"/>
          </w:tcPr>
          <w:p w14:paraId="2B0C9046" w14:textId="77777777" w:rsidR="0097772C" w:rsidRDefault="00772A41">
            <w:pPr>
              <w:jc w:val="right"/>
            </w:pPr>
            <w:r>
              <w:t>N Days</w:t>
            </w:r>
          </w:p>
        </w:tc>
        <w:tc>
          <w:tcPr>
            <w:tcW w:w="0" w:type="auto"/>
          </w:tcPr>
          <w:p w14:paraId="2B0C9047" w14:textId="77777777" w:rsidR="0097772C" w:rsidRDefault="00772A41">
            <w:pPr>
              <w:jc w:val="right"/>
            </w:pPr>
            <w:r>
              <w:t>Obs 1 Fish</w:t>
            </w:r>
          </w:p>
        </w:tc>
        <w:tc>
          <w:tcPr>
            <w:tcW w:w="0" w:type="auto"/>
          </w:tcPr>
          <w:p w14:paraId="2B0C9048" w14:textId="77777777" w:rsidR="0097772C" w:rsidRDefault="00772A41">
            <w:pPr>
              <w:jc w:val="right"/>
            </w:pPr>
            <w:r>
              <w:t>Obs 2 Fish</w:t>
            </w:r>
          </w:p>
        </w:tc>
        <w:tc>
          <w:tcPr>
            <w:tcW w:w="0" w:type="auto"/>
          </w:tcPr>
          <w:p w14:paraId="2B0C9049" w14:textId="77777777" w:rsidR="0097772C" w:rsidRDefault="00772A41">
            <w:pPr>
              <w:jc w:val="right"/>
            </w:pPr>
            <w:r>
              <w:t>r</w:t>
            </w:r>
          </w:p>
        </w:tc>
      </w:tr>
      <w:tr w:rsidR="0097772C" w14:paraId="2B0C905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4B" w14:textId="77777777" w:rsidR="0097772C" w:rsidRDefault="00772A41">
            <w:r>
              <w:t>Upstream</w:t>
            </w:r>
          </w:p>
        </w:tc>
        <w:tc>
          <w:tcPr>
            <w:tcW w:w="0" w:type="auto"/>
          </w:tcPr>
          <w:p w14:paraId="2B0C904C" w14:textId="77777777" w:rsidR="0097772C" w:rsidRDefault="00772A41">
            <w:r>
              <w:t>AS</w:t>
            </w:r>
          </w:p>
        </w:tc>
        <w:tc>
          <w:tcPr>
            <w:tcW w:w="0" w:type="auto"/>
          </w:tcPr>
          <w:p w14:paraId="2B0C904D" w14:textId="77777777" w:rsidR="0097772C" w:rsidRDefault="00772A41">
            <w:r>
              <w:t>JG</w:t>
            </w:r>
          </w:p>
        </w:tc>
        <w:tc>
          <w:tcPr>
            <w:tcW w:w="0" w:type="auto"/>
          </w:tcPr>
          <w:p w14:paraId="2B0C904E" w14:textId="77777777" w:rsidR="0097772C" w:rsidRDefault="00772A41">
            <w:pPr>
              <w:jc w:val="right"/>
            </w:pPr>
            <w:r>
              <w:t>5</w:t>
            </w:r>
          </w:p>
        </w:tc>
        <w:tc>
          <w:tcPr>
            <w:tcW w:w="0" w:type="auto"/>
          </w:tcPr>
          <w:p w14:paraId="2B0C904F" w14:textId="77777777" w:rsidR="0097772C" w:rsidRDefault="00772A41">
            <w:pPr>
              <w:jc w:val="right"/>
            </w:pPr>
            <w:r>
              <w:t>38</w:t>
            </w:r>
          </w:p>
        </w:tc>
        <w:tc>
          <w:tcPr>
            <w:tcW w:w="0" w:type="auto"/>
          </w:tcPr>
          <w:p w14:paraId="2B0C9050" w14:textId="77777777" w:rsidR="0097772C" w:rsidRDefault="00772A41">
            <w:pPr>
              <w:jc w:val="right"/>
            </w:pPr>
            <w:r>
              <w:t>37</w:t>
            </w:r>
          </w:p>
        </w:tc>
        <w:tc>
          <w:tcPr>
            <w:tcW w:w="0" w:type="auto"/>
          </w:tcPr>
          <w:p w14:paraId="2B0C9051" w14:textId="77777777" w:rsidR="0097772C" w:rsidRDefault="00772A41">
            <w:pPr>
              <w:jc w:val="right"/>
            </w:pPr>
            <w:r>
              <w:t>0.998</w:t>
            </w:r>
          </w:p>
        </w:tc>
      </w:tr>
      <w:tr w:rsidR="0097772C" w14:paraId="2B0C905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53" w14:textId="77777777" w:rsidR="0097772C" w:rsidRDefault="00772A41">
            <w:r>
              <w:t>Upstream</w:t>
            </w:r>
          </w:p>
        </w:tc>
        <w:tc>
          <w:tcPr>
            <w:tcW w:w="0" w:type="auto"/>
          </w:tcPr>
          <w:p w14:paraId="2B0C9054" w14:textId="77777777" w:rsidR="0097772C" w:rsidRDefault="00772A41">
            <w:r>
              <w:t>BC</w:t>
            </w:r>
          </w:p>
        </w:tc>
        <w:tc>
          <w:tcPr>
            <w:tcW w:w="0" w:type="auto"/>
          </w:tcPr>
          <w:p w14:paraId="2B0C9055" w14:textId="77777777" w:rsidR="0097772C" w:rsidRDefault="00772A41">
            <w:r>
              <w:t>JG</w:t>
            </w:r>
          </w:p>
        </w:tc>
        <w:tc>
          <w:tcPr>
            <w:tcW w:w="0" w:type="auto"/>
          </w:tcPr>
          <w:p w14:paraId="2B0C9056" w14:textId="77777777" w:rsidR="0097772C" w:rsidRDefault="00772A41">
            <w:pPr>
              <w:jc w:val="right"/>
            </w:pPr>
            <w:r>
              <w:t>5</w:t>
            </w:r>
          </w:p>
        </w:tc>
        <w:tc>
          <w:tcPr>
            <w:tcW w:w="0" w:type="auto"/>
          </w:tcPr>
          <w:p w14:paraId="2B0C9057" w14:textId="77777777" w:rsidR="0097772C" w:rsidRDefault="00772A41">
            <w:pPr>
              <w:jc w:val="right"/>
            </w:pPr>
            <w:r>
              <w:t>38</w:t>
            </w:r>
          </w:p>
        </w:tc>
        <w:tc>
          <w:tcPr>
            <w:tcW w:w="0" w:type="auto"/>
          </w:tcPr>
          <w:p w14:paraId="2B0C9058" w14:textId="77777777" w:rsidR="0097772C" w:rsidRDefault="00772A41">
            <w:pPr>
              <w:jc w:val="right"/>
            </w:pPr>
            <w:r>
              <w:t>37</w:t>
            </w:r>
          </w:p>
        </w:tc>
        <w:tc>
          <w:tcPr>
            <w:tcW w:w="0" w:type="auto"/>
          </w:tcPr>
          <w:p w14:paraId="2B0C9059" w14:textId="77777777" w:rsidR="0097772C" w:rsidRDefault="00772A41">
            <w:pPr>
              <w:jc w:val="right"/>
            </w:pPr>
            <w:r>
              <w:t>0.995</w:t>
            </w:r>
          </w:p>
        </w:tc>
      </w:tr>
      <w:tr w:rsidR="0097772C" w14:paraId="2B0C906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5B" w14:textId="77777777" w:rsidR="0097772C" w:rsidRDefault="00772A41">
            <w:r>
              <w:t>Upstream</w:t>
            </w:r>
          </w:p>
        </w:tc>
        <w:tc>
          <w:tcPr>
            <w:tcW w:w="0" w:type="auto"/>
          </w:tcPr>
          <w:p w14:paraId="2B0C905C" w14:textId="77777777" w:rsidR="0097772C" w:rsidRDefault="00772A41">
            <w:r>
              <w:t>AS</w:t>
            </w:r>
          </w:p>
        </w:tc>
        <w:tc>
          <w:tcPr>
            <w:tcW w:w="0" w:type="auto"/>
          </w:tcPr>
          <w:p w14:paraId="2B0C905D" w14:textId="77777777" w:rsidR="0097772C" w:rsidRDefault="00772A41">
            <w:r>
              <w:t>JE</w:t>
            </w:r>
          </w:p>
        </w:tc>
        <w:tc>
          <w:tcPr>
            <w:tcW w:w="0" w:type="auto"/>
          </w:tcPr>
          <w:p w14:paraId="2B0C905E" w14:textId="77777777" w:rsidR="0097772C" w:rsidRDefault="00772A41">
            <w:pPr>
              <w:jc w:val="right"/>
            </w:pPr>
            <w:r>
              <w:t>9</w:t>
            </w:r>
          </w:p>
        </w:tc>
        <w:tc>
          <w:tcPr>
            <w:tcW w:w="0" w:type="auto"/>
          </w:tcPr>
          <w:p w14:paraId="2B0C905F" w14:textId="77777777" w:rsidR="0097772C" w:rsidRDefault="00772A41">
            <w:pPr>
              <w:jc w:val="right"/>
            </w:pPr>
            <w:r>
              <w:t>348</w:t>
            </w:r>
          </w:p>
        </w:tc>
        <w:tc>
          <w:tcPr>
            <w:tcW w:w="0" w:type="auto"/>
          </w:tcPr>
          <w:p w14:paraId="2B0C9060" w14:textId="77777777" w:rsidR="0097772C" w:rsidRDefault="00772A41">
            <w:pPr>
              <w:jc w:val="right"/>
            </w:pPr>
            <w:r>
              <w:t>358</w:t>
            </w:r>
          </w:p>
        </w:tc>
        <w:tc>
          <w:tcPr>
            <w:tcW w:w="0" w:type="auto"/>
          </w:tcPr>
          <w:p w14:paraId="2B0C9061" w14:textId="77777777" w:rsidR="0097772C" w:rsidRDefault="00772A41">
            <w:pPr>
              <w:jc w:val="right"/>
            </w:pPr>
            <w:r>
              <w:t>0.995</w:t>
            </w:r>
          </w:p>
        </w:tc>
      </w:tr>
      <w:tr w:rsidR="0097772C" w14:paraId="2B0C906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63" w14:textId="77777777" w:rsidR="0097772C" w:rsidRDefault="00772A41">
            <w:r>
              <w:t>Upstream</w:t>
            </w:r>
          </w:p>
        </w:tc>
        <w:tc>
          <w:tcPr>
            <w:tcW w:w="0" w:type="auto"/>
          </w:tcPr>
          <w:p w14:paraId="2B0C9064" w14:textId="77777777" w:rsidR="0097772C" w:rsidRDefault="00772A41">
            <w:r>
              <w:t>AS</w:t>
            </w:r>
          </w:p>
        </w:tc>
        <w:tc>
          <w:tcPr>
            <w:tcW w:w="0" w:type="auto"/>
          </w:tcPr>
          <w:p w14:paraId="2B0C9065" w14:textId="77777777" w:rsidR="0097772C" w:rsidRDefault="00772A41">
            <w:r>
              <w:t>BC</w:t>
            </w:r>
          </w:p>
        </w:tc>
        <w:tc>
          <w:tcPr>
            <w:tcW w:w="0" w:type="auto"/>
          </w:tcPr>
          <w:p w14:paraId="2B0C9066" w14:textId="77777777" w:rsidR="0097772C" w:rsidRDefault="00772A41">
            <w:pPr>
              <w:jc w:val="right"/>
            </w:pPr>
            <w:r>
              <w:t>5</w:t>
            </w:r>
          </w:p>
        </w:tc>
        <w:tc>
          <w:tcPr>
            <w:tcW w:w="0" w:type="auto"/>
          </w:tcPr>
          <w:p w14:paraId="2B0C9067" w14:textId="77777777" w:rsidR="0097772C" w:rsidRDefault="00772A41">
            <w:pPr>
              <w:jc w:val="right"/>
            </w:pPr>
            <w:r>
              <w:t>38</w:t>
            </w:r>
          </w:p>
        </w:tc>
        <w:tc>
          <w:tcPr>
            <w:tcW w:w="0" w:type="auto"/>
          </w:tcPr>
          <w:p w14:paraId="2B0C9068" w14:textId="77777777" w:rsidR="0097772C" w:rsidRDefault="00772A41">
            <w:pPr>
              <w:jc w:val="right"/>
            </w:pPr>
            <w:r>
              <w:t>38</w:t>
            </w:r>
          </w:p>
        </w:tc>
        <w:tc>
          <w:tcPr>
            <w:tcW w:w="0" w:type="auto"/>
          </w:tcPr>
          <w:p w14:paraId="2B0C9069" w14:textId="77777777" w:rsidR="0097772C" w:rsidRDefault="00772A41">
            <w:pPr>
              <w:jc w:val="right"/>
            </w:pPr>
            <w:r>
              <w:t>0.991</w:t>
            </w:r>
          </w:p>
        </w:tc>
      </w:tr>
      <w:tr w:rsidR="0097772C" w14:paraId="2B0C907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6B" w14:textId="77777777" w:rsidR="0097772C" w:rsidRDefault="00772A41">
            <w:r>
              <w:t>Upstream</w:t>
            </w:r>
          </w:p>
        </w:tc>
        <w:tc>
          <w:tcPr>
            <w:tcW w:w="0" w:type="auto"/>
          </w:tcPr>
          <w:p w14:paraId="2B0C906C" w14:textId="77777777" w:rsidR="0097772C" w:rsidRDefault="00772A41">
            <w:r>
              <w:t>AS</w:t>
            </w:r>
          </w:p>
        </w:tc>
        <w:tc>
          <w:tcPr>
            <w:tcW w:w="0" w:type="auto"/>
          </w:tcPr>
          <w:p w14:paraId="2B0C906D" w14:textId="77777777" w:rsidR="0097772C" w:rsidRDefault="00772A41">
            <w:r>
              <w:t>BT</w:t>
            </w:r>
          </w:p>
        </w:tc>
        <w:tc>
          <w:tcPr>
            <w:tcW w:w="0" w:type="auto"/>
          </w:tcPr>
          <w:p w14:paraId="2B0C906E" w14:textId="77777777" w:rsidR="0097772C" w:rsidRDefault="00772A41">
            <w:pPr>
              <w:jc w:val="right"/>
            </w:pPr>
            <w:r>
              <w:t>11</w:t>
            </w:r>
          </w:p>
        </w:tc>
        <w:tc>
          <w:tcPr>
            <w:tcW w:w="0" w:type="auto"/>
          </w:tcPr>
          <w:p w14:paraId="2B0C906F" w14:textId="77777777" w:rsidR="0097772C" w:rsidRDefault="00772A41">
            <w:pPr>
              <w:jc w:val="right"/>
            </w:pPr>
            <w:r>
              <w:t>45</w:t>
            </w:r>
          </w:p>
        </w:tc>
        <w:tc>
          <w:tcPr>
            <w:tcW w:w="0" w:type="auto"/>
          </w:tcPr>
          <w:p w14:paraId="2B0C9070" w14:textId="77777777" w:rsidR="0097772C" w:rsidRDefault="00772A41">
            <w:pPr>
              <w:jc w:val="right"/>
            </w:pPr>
            <w:r>
              <w:t>45</w:t>
            </w:r>
          </w:p>
        </w:tc>
        <w:tc>
          <w:tcPr>
            <w:tcW w:w="0" w:type="auto"/>
          </w:tcPr>
          <w:p w14:paraId="2B0C9071" w14:textId="77777777" w:rsidR="0097772C" w:rsidRDefault="00772A41">
            <w:pPr>
              <w:jc w:val="right"/>
            </w:pPr>
            <w:r>
              <w:t>0.976</w:t>
            </w:r>
          </w:p>
        </w:tc>
      </w:tr>
      <w:tr w:rsidR="0097772C" w14:paraId="2B0C907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73" w14:textId="77777777" w:rsidR="0097772C" w:rsidRDefault="00772A41">
            <w:r>
              <w:t>Upstream</w:t>
            </w:r>
          </w:p>
        </w:tc>
        <w:tc>
          <w:tcPr>
            <w:tcW w:w="0" w:type="auto"/>
          </w:tcPr>
          <w:p w14:paraId="2B0C9074" w14:textId="77777777" w:rsidR="0097772C" w:rsidRDefault="00772A41">
            <w:r>
              <w:t>AS</w:t>
            </w:r>
          </w:p>
        </w:tc>
        <w:tc>
          <w:tcPr>
            <w:tcW w:w="0" w:type="auto"/>
          </w:tcPr>
          <w:p w14:paraId="2B0C9075" w14:textId="77777777" w:rsidR="0097772C" w:rsidRDefault="00772A41">
            <w:r>
              <w:t>AB</w:t>
            </w:r>
          </w:p>
        </w:tc>
        <w:tc>
          <w:tcPr>
            <w:tcW w:w="0" w:type="auto"/>
          </w:tcPr>
          <w:p w14:paraId="2B0C9076" w14:textId="77777777" w:rsidR="0097772C" w:rsidRDefault="00772A41">
            <w:pPr>
              <w:jc w:val="right"/>
            </w:pPr>
            <w:r>
              <w:t>10</w:t>
            </w:r>
          </w:p>
        </w:tc>
        <w:tc>
          <w:tcPr>
            <w:tcW w:w="0" w:type="auto"/>
          </w:tcPr>
          <w:p w14:paraId="2B0C9077" w14:textId="77777777" w:rsidR="0097772C" w:rsidRDefault="00772A41">
            <w:pPr>
              <w:jc w:val="right"/>
            </w:pPr>
            <w:r>
              <w:t>350</w:t>
            </w:r>
          </w:p>
        </w:tc>
        <w:tc>
          <w:tcPr>
            <w:tcW w:w="0" w:type="auto"/>
          </w:tcPr>
          <w:p w14:paraId="2B0C9078" w14:textId="77777777" w:rsidR="0097772C" w:rsidRDefault="00772A41">
            <w:pPr>
              <w:jc w:val="right"/>
            </w:pPr>
            <w:r>
              <w:t>269</w:t>
            </w:r>
          </w:p>
        </w:tc>
        <w:tc>
          <w:tcPr>
            <w:tcW w:w="0" w:type="auto"/>
          </w:tcPr>
          <w:p w14:paraId="2B0C9079" w14:textId="77777777" w:rsidR="0097772C" w:rsidRDefault="00772A41">
            <w:pPr>
              <w:jc w:val="right"/>
            </w:pPr>
            <w:r>
              <w:t>0.968</w:t>
            </w:r>
          </w:p>
        </w:tc>
      </w:tr>
      <w:tr w:rsidR="0097772C" w14:paraId="2B0C908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7B" w14:textId="77777777" w:rsidR="0097772C" w:rsidRDefault="00772A41">
            <w:r>
              <w:t>Upstream</w:t>
            </w:r>
          </w:p>
        </w:tc>
        <w:tc>
          <w:tcPr>
            <w:tcW w:w="0" w:type="auto"/>
          </w:tcPr>
          <w:p w14:paraId="2B0C907C" w14:textId="77777777" w:rsidR="0097772C" w:rsidRDefault="00772A41">
            <w:r>
              <w:t>AB</w:t>
            </w:r>
          </w:p>
        </w:tc>
        <w:tc>
          <w:tcPr>
            <w:tcW w:w="0" w:type="auto"/>
          </w:tcPr>
          <w:p w14:paraId="2B0C907D" w14:textId="77777777" w:rsidR="0097772C" w:rsidRDefault="00772A41">
            <w:r>
              <w:t>JE</w:t>
            </w:r>
          </w:p>
        </w:tc>
        <w:tc>
          <w:tcPr>
            <w:tcW w:w="0" w:type="auto"/>
          </w:tcPr>
          <w:p w14:paraId="2B0C907E" w14:textId="77777777" w:rsidR="0097772C" w:rsidRDefault="00772A41">
            <w:pPr>
              <w:jc w:val="right"/>
            </w:pPr>
            <w:r>
              <w:t>9</w:t>
            </w:r>
          </w:p>
        </w:tc>
        <w:tc>
          <w:tcPr>
            <w:tcW w:w="0" w:type="auto"/>
          </w:tcPr>
          <w:p w14:paraId="2B0C907F" w14:textId="77777777" w:rsidR="0097772C" w:rsidRDefault="00772A41">
            <w:pPr>
              <w:jc w:val="right"/>
            </w:pPr>
            <w:r>
              <w:t>266</w:t>
            </w:r>
          </w:p>
        </w:tc>
        <w:tc>
          <w:tcPr>
            <w:tcW w:w="0" w:type="auto"/>
          </w:tcPr>
          <w:p w14:paraId="2B0C9080" w14:textId="77777777" w:rsidR="0097772C" w:rsidRDefault="00772A41">
            <w:pPr>
              <w:jc w:val="right"/>
            </w:pPr>
            <w:r>
              <w:t>358</w:t>
            </w:r>
          </w:p>
        </w:tc>
        <w:tc>
          <w:tcPr>
            <w:tcW w:w="0" w:type="auto"/>
          </w:tcPr>
          <w:p w14:paraId="2B0C9081" w14:textId="77777777" w:rsidR="0097772C" w:rsidRDefault="00772A41">
            <w:pPr>
              <w:jc w:val="right"/>
            </w:pPr>
            <w:r>
              <w:t>0.956</w:t>
            </w:r>
          </w:p>
        </w:tc>
      </w:tr>
      <w:tr w:rsidR="0097772C" w14:paraId="2B0C908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83" w14:textId="77777777" w:rsidR="0097772C" w:rsidRDefault="00772A41">
            <w:r>
              <w:t>Upstream</w:t>
            </w:r>
          </w:p>
        </w:tc>
        <w:tc>
          <w:tcPr>
            <w:tcW w:w="0" w:type="auto"/>
          </w:tcPr>
          <w:p w14:paraId="2B0C9084" w14:textId="77777777" w:rsidR="0097772C" w:rsidRDefault="00772A41">
            <w:r>
              <w:t>AS</w:t>
            </w:r>
          </w:p>
        </w:tc>
        <w:tc>
          <w:tcPr>
            <w:tcW w:w="0" w:type="auto"/>
          </w:tcPr>
          <w:p w14:paraId="2B0C9085" w14:textId="77777777" w:rsidR="0097772C" w:rsidRDefault="00772A41">
            <w:r>
              <w:t>CS</w:t>
            </w:r>
          </w:p>
        </w:tc>
        <w:tc>
          <w:tcPr>
            <w:tcW w:w="0" w:type="auto"/>
          </w:tcPr>
          <w:p w14:paraId="2B0C9086" w14:textId="77777777" w:rsidR="0097772C" w:rsidRDefault="00772A41">
            <w:pPr>
              <w:jc w:val="right"/>
            </w:pPr>
            <w:r>
              <w:t>15</w:t>
            </w:r>
          </w:p>
        </w:tc>
        <w:tc>
          <w:tcPr>
            <w:tcW w:w="0" w:type="auto"/>
          </w:tcPr>
          <w:p w14:paraId="2B0C9087" w14:textId="77777777" w:rsidR="0097772C" w:rsidRDefault="00772A41">
            <w:pPr>
              <w:jc w:val="right"/>
            </w:pPr>
            <w:r>
              <w:t>73</w:t>
            </w:r>
          </w:p>
        </w:tc>
        <w:tc>
          <w:tcPr>
            <w:tcW w:w="0" w:type="auto"/>
          </w:tcPr>
          <w:p w14:paraId="2B0C9088" w14:textId="77777777" w:rsidR="0097772C" w:rsidRDefault="00772A41">
            <w:pPr>
              <w:jc w:val="right"/>
            </w:pPr>
            <w:r>
              <w:t>74</w:t>
            </w:r>
          </w:p>
        </w:tc>
        <w:tc>
          <w:tcPr>
            <w:tcW w:w="0" w:type="auto"/>
          </w:tcPr>
          <w:p w14:paraId="2B0C9089" w14:textId="77777777" w:rsidR="0097772C" w:rsidRDefault="00772A41">
            <w:pPr>
              <w:jc w:val="right"/>
            </w:pPr>
            <w:r>
              <w:t>0.951</w:t>
            </w:r>
          </w:p>
        </w:tc>
      </w:tr>
      <w:tr w:rsidR="0097772C" w14:paraId="2B0C909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8B" w14:textId="77777777" w:rsidR="0097772C" w:rsidRDefault="00772A41">
            <w:r>
              <w:t>Upstream</w:t>
            </w:r>
          </w:p>
        </w:tc>
        <w:tc>
          <w:tcPr>
            <w:tcW w:w="0" w:type="auto"/>
          </w:tcPr>
          <w:p w14:paraId="2B0C908C" w14:textId="77777777" w:rsidR="0097772C" w:rsidRDefault="00772A41">
            <w:r>
              <w:t>CS</w:t>
            </w:r>
          </w:p>
        </w:tc>
        <w:tc>
          <w:tcPr>
            <w:tcW w:w="0" w:type="auto"/>
          </w:tcPr>
          <w:p w14:paraId="2B0C908D" w14:textId="77777777" w:rsidR="0097772C" w:rsidRDefault="00772A41">
            <w:r>
              <w:t>GB</w:t>
            </w:r>
          </w:p>
        </w:tc>
        <w:tc>
          <w:tcPr>
            <w:tcW w:w="0" w:type="auto"/>
          </w:tcPr>
          <w:p w14:paraId="2B0C908E" w14:textId="77777777" w:rsidR="0097772C" w:rsidRDefault="00772A41">
            <w:pPr>
              <w:jc w:val="right"/>
            </w:pPr>
            <w:r>
              <w:t>8</w:t>
            </w:r>
          </w:p>
        </w:tc>
        <w:tc>
          <w:tcPr>
            <w:tcW w:w="0" w:type="auto"/>
          </w:tcPr>
          <w:p w14:paraId="2B0C908F" w14:textId="77777777" w:rsidR="0097772C" w:rsidRDefault="00772A41">
            <w:pPr>
              <w:jc w:val="right"/>
            </w:pPr>
            <w:r>
              <w:t>46</w:t>
            </w:r>
          </w:p>
        </w:tc>
        <w:tc>
          <w:tcPr>
            <w:tcW w:w="0" w:type="auto"/>
          </w:tcPr>
          <w:p w14:paraId="2B0C9090" w14:textId="77777777" w:rsidR="0097772C" w:rsidRDefault="00772A41">
            <w:pPr>
              <w:jc w:val="right"/>
            </w:pPr>
            <w:r>
              <w:t>42</w:t>
            </w:r>
          </w:p>
        </w:tc>
        <w:tc>
          <w:tcPr>
            <w:tcW w:w="0" w:type="auto"/>
          </w:tcPr>
          <w:p w14:paraId="2B0C9091" w14:textId="77777777" w:rsidR="0097772C" w:rsidRDefault="00772A41">
            <w:pPr>
              <w:jc w:val="right"/>
            </w:pPr>
            <w:r>
              <w:t>0.495</w:t>
            </w:r>
          </w:p>
        </w:tc>
      </w:tr>
      <w:tr w:rsidR="0097772C" w14:paraId="2B0C909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93" w14:textId="77777777" w:rsidR="0097772C" w:rsidRDefault="00772A41">
            <w:r>
              <w:t>Upstream</w:t>
            </w:r>
          </w:p>
        </w:tc>
        <w:tc>
          <w:tcPr>
            <w:tcW w:w="0" w:type="auto"/>
          </w:tcPr>
          <w:p w14:paraId="2B0C9094" w14:textId="77777777" w:rsidR="0097772C" w:rsidRDefault="00772A41">
            <w:r>
              <w:t>AS</w:t>
            </w:r>
          </w:p>
        </w:tc>
        <w:tc>
          <w:tcPr>
            <w:tcW w:w="0" w:type="auto"/>
          </w:tcPr>
          <w:p w14:paraId="2B0C9095" w14:textId="77777777" w:rsidR="0097772C" w:rsidRDefault="00772A41">
            <w:r>
              <w:t>GB</w:t>
            </w:r>
          </w:p>
        </w:tc>
        <w:tc>
          <w:tcPr>
            <w:tcW w:w="0" w:type="auto"/>
          </w:tcPr>
          <w:p w14:paraId="2B0C9096" w14:textId="77777777" w:rsidR="0097772C" w:rsidRDefault="00772A41">
            <w:pPr>
              <w:jc w:val="right"/>
            </w:pPr>
            <w:r>
              <w:t>10</w:t>
            </w:r>
          </w:p>
        </w:tc>
        <w:tc>
          <w:tcPr>
            <w:tcW w:w="0" w:type="auto"/>
          </w:tcPr>
          <w:p w14:paraId="2B0C9097" w14:textId="77777777" w:rsidR="0097772C" w:rsidRDefault="00772A41">
            <w:pPr>
              <w:jc w:val="right"/>
            </w:pPr>
            <w:r>
              <w:t>54</w:t>
            </w:r>
          </w:p>
        </w:tc>
        <w:tc>
          <w:tcPr>
            <w:tcW w:w="0" w:type="auto"/>
          </w:tcPr>
          <w:p w14:paraId="2B0C9098" w14:textId="77777777" w:rsidR="0097772C" w:rsidRDefault="00772A41">
            <w:pPr>
              <w:jc w:val="right"/>
            </w:pPr>
            <w:r>
              <w:t>42</w:t>
            </w:r>
          </w:p>
        </w:tc>
        <w:tc>
          <w:tcPr>
            <w:tcW w:w="0" w:type="auto"/>
          </w:tcPr>
          <w:p w14:paraId="2B0C9099" w14:textId="77777777" w:rsidR="0097772C" w:rsidRDefault="00772A41">
            <w:pPr>
              <w:jc w:val="right"/>
            </w:pPr>
            <w:r>
              <w:t>0.404</w:t>
            </w:r>
          </w:p>
        </w:tc>
      </w:tr>
      <w:tr w:rsidR="0097772C" w14:paraId="2B0C90A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9B" w14:textId="77777777" w:rsidR="0097772C" w:rsidRDefault="00772A41">
            <w:r>
              <w:t>Downstream</w:t>
            </w:r>
          </w:p>
        </w:tc>
        <w:tc>
          <w:tcPr>
            <w:tcW w:w="0" w:type="auto"/>
          </w:tcPr>
          <w:p w14:paraId="2B0C909C" w14:textId="77777777" w:rsidR="0097772C" w:rsidRDefault="00772A41">
            <w:r>
              <w:t>AS</w:t>
            </w:r>
          </w:p>
        </w:tc>
        <w:tc>
          <w:tcPr>
            <w:tcW w:w="0" w:type="auto"/>
          </w:tcPr>
          <w:p w14:paraId="2B0C909D" w14:textId="77777777" w:rsidR="0097772C" w:rsidRDefault="00772A41">
            <w:r>
              <w:t>AB</w:t>
            </w:r>
          </w:p>
        </w:tc>
        <w:tc>
          <w:tcPr>
            <w:tcW w:w="0" w:type="auto"/>
          </w:tcPr>
          <w:p w14:paraId="2B0C909E" w14:textId="77777777" w:rsidR="0097772C" w:rsidRDefault="00772A41">
            <w:pPr>
              <w:jc w:val="right"/>
            </w:pPr>
            <w:r>
              <w:t>10</w:t>
            </w:r>
          </w:p>
        </w:tc>
        <w:tc>
          <w:tcPr>
            <w:tcW w:w="0" w:type="auto"/>
          </w:tcPr>
          <w:p w14:paraId="2B0C909F" w14:textId="77777777" w:rsidR="0097772C" w:rsidRDefault="00772A41">
            <w:pPr>
              <w:jc w:val="right"/>
            </w:pPr>
            <w:r>
              <w:t>211</w:t>
            </w:r>
          </w:p>
        </w:tc>
        <w:tc>
          <w:tcPr>
            <w:tcW w:w="0" w:type="auto"/>
          </w:tcPr>
          <w:p w14:paraId="2B0C90A0" w14:textId="77777777" w:rsidR="0097772C" w:rsidRDefault="00772A41">
            <w:pPr>
              <w:jc w:val="right"/>
            </w:pPr>
            <w:r>
              <w:t>208</w:t>
            </w:r>
          </w:p>
        </w:tc>
        <w:tc>
          <w:tcPr>
            <w:tcW w:w="0" w:type="auto"/>
          </w:tcPr>
          <w:p w14:paraId="2B0C90A1" w14:textId="77777777" w:rsidR="0097772C" w:rsidRDefault="00772A41">
            <w:pPr>
              <w:jc w:val="right"/>
            </w:pPr>
            <w:r>
              <w:t>0.963</w:t>
            </w:r>
          </w:p>
        </w:tc>
      </w:tr>
      <w:tr w:rsidR="0097772C" w14:paraId="2B0C90A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A3" w14:textId="77777777" w:rsidR="0097772C" w:rsidRDefault="00772A41">
            <w:r>
              <w:t>Downstream</w:t>
            </w:r>
          </w:p>
        </w:tc>
        <w:tc>
          <w:tcPr>
            <w:tcW w:w="0" w:type="auto"/>
          </w:tcPr>
          <w:p w14:paraId="2B0C90A4" w14:textId="77777777" w:rsidR="0097772C" w:rsidRDefault="00772A41">
            <w:r>
              <w:t>AS</w:t>
            </w:r>
          </w:p>
        </w:tc>
        <w:tc>
          <w:tcPr>
            <w:tcW w:w="0" w:type="auto"/>
          </w:tcPr>
          <w:p w14:paraId="2B0C90A5" w14:textId="77777777" w:rsidR="0097772C" w:rsidRDefault="00772A41">
            <w:r>
              <w:t>JE</w:t>
            </w:r>
          </w:p>
        </w:tc>
        <w:tc>
          <w:tcPr>
            <w:tcW w:w="0" w:type="auto"/>
          </w:tcPr>
          <w:p w14:paraId="2B0C90A6" w14:textId="77777777" w:rsidR="0097772C" w:rsidRDefault="00772A41">
            <w:pPr>
              <w:jc w:val="right"/>
            </w:pPr>
            <w:r>
              <w:t>10</w:t>
            </w:r>
          </w:p>
        </w:tc>
        <w:tc>
          <w:tcPr>
            <w:tcW w:w="0" w:type="auto"/>
          </w:tcPr>
          <w:p w14:paraId="2B0C90A7" w14:textId="77777777" w:rsidR="0097772C" w:rsidRDefault="00772A41">
            <w:pPr>
              <w:jc w:val="right"/>
            </w:pPr>
            <w:r>
              <w:t>211</w:t>
            </w:r>
          </w:p>
        </w:tc>
        <w:tc>
          <w:tcPr>
            <w:tcW w:w="0" w:type="auto"/>
          </w:tcPr>
          <w:p w14:paraId="2B0C90A8" w14:textId="77777777" w:rsidR="0097772C" w:rsidRDefault="00772A41">
            <w:pPr>
              <w:jc w:val="right"/>
            </w:pPr>
            <w:r>
              <w:t>180</w:t>
            </w:r>
          </w:p>
        </w:tc>
        <w:tc>
          <w:tcPr>
            <w:tcW w:w="0" w:type="auto"/>
          </w:tcPr>
          <w:p w14:paraId="2B0C90A9" w14:textId="77777777" w:rsidR="0097772C" w:rsidRDefault="00772A41">
            <w:pPr>
              <w:jc w:val="right"/>
            </w:pPr>
            <w:r>
              <w:t>0.883</w:t>
            </w:r>
          </w:p>
        </w:tc>
      </w:tr>
      <w:tr w:rsidR="0097772C" w14:paraId="2B0C90B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AB" w14:textId="77777777" w:rsidR="0097772C" w:rsidRDefault="00772A41">
            <w:r>
              <w:t>Downstream</w:t>
            </w:r>
          </w:p>
        </w:tc>
        <w:tc>
          <w:tcPr>
            <w:tcW w:w="0" w:type="auto"/>
          </w:tcPr>
          <w:p w14:paraId="2B0C90AC" w14:textId="77777777" w:rsidR="0097772C" w:rsidRDefault="00772A41">
            <w:r>
              <w:t>AB</w:t>
            </w:r>
          </w:p>
        </w:tc>
        <w:tc>
          <w:tcPr>
            <w:tcW w:w="0" w:type="auto"/>
          </w:tcPr>
          <w:p w14:paraId="2B0C90AD" w14:textId="77777777" w:rsidR="0097772C" w:rsidRDefault="00772A41">
            <w:r>
              <w:t>JE</w:t>
            </w:r>
          </w:p>
        </w:tc>
        <w:tc>
          <w:tcPr>
            <w:tcW w:w="0" w:type="auto"/>
          </w:tcPr>
          <w:p w14:paraId="2B0C90AE" w14:textId="77777777" w:rsidR="0097772C" w:rsidRDefault="00772A41">
            <w:pPr>
              <w:jc w:val="right"/>
            </w:pPr>
            <w:r>
              <w:t>11</w:t>
            </w:r>
          </w:p>
        </w:tc>
        <w:tc>
          <w:tcPr>
            <w:tcW w:w="0" w:type="auto"/>
          </w:tcPr>
          <w:p w14:paraId="2B0C90AF" w14:textId="77777777" w:rsidR="0097772C" w:rsidRDefault="00772A41">
            <w:pPr>
              <w:jc w:val="right"/>
            </w:pPr>
            <w:r>
              <w:t>206</w:t>
            </w:r>
          </w:p>
        </w:tc>
        <w:tc>
          <w:tcPr>
            <w:tcW w:w="0" w:type="auto"/>
          </w:tcPr>
          <w:p w14:paraId="2B0C90B0" w14:textId="77777777" w:rsidR="0097772C" w:rsidRDefault="00772A41">
            <w:pPr>
              <w:jc w:val="right"/>
            </w:pPr>
            <w:r>
              <w:t>180</w:t>
            </w:r>
          </w:p>
        </w:tc>
        <w:tc>
          <w:tcPr>
            <w:tcW w:w="0" w:type="auto"/>
          </w:tcPr>
          <w:p w14:paraId="2B0C90B1" w14:textId="77777777" w:rsidR="0097772C" w:rsidRDefault="00772A41">
            <w:pPr>
              <w:jc w:val="right"/>
            </w:pPr>
            <w:r>
              <w:t>0.874</w:t>
            </w:r>
          </w:p>
        </w:tc>
      </w:tr>
      <w:tr w:rsidR="0097772C" w14:paraId="2B0C90B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B3" w14:textId="77777777" w:rsidR="0097772C" w:rsidRDefault="00772A41">
            <w:r>
              <w:t>Downstream</w:t>
            </w:r>
          </w:p>
        </w:tc>
        <w:tc>
          <w:tcPr>
            <w:tcW w:w="0" w:type="auto"/>
          </w:tcPr>
          <w:p w14:paraId="2B0C90B4" w14:textId="77777777" w:rsidR="0097772C" w:rsidRDefault="00772A41">
            <w:r>
              <w:t>AS</w:t>
            </w:r>
          </w:p>
        </w:tc>
        <w:tc>
          <w:tcPr>
            <w:tcW w:w="0" w:type="auto"/>
          </w:tcPr>
          <w:p w14:paraId="2B0C90B5" w14:textId="77777777" w:rsidR="0097772C" w:rsidRDefault="00772A41">
            <w:r>
              <w:t>BC</w:t>
            </w:r>
          </w:p>
        </w:tc>
        <w:tc>
          <w:tcPr>
            <w:tcW w:w="0" w:type="auto"/>
          </w:tcPr>
          <w:p w14:paraId="2B0C90B6" w14:textId="77777777" w:rsidR="0097772C" w:rsidRDefault="00772A41">
            <w:pPr>
              <w:jc w:val="right"/>
            </w:pPr>
            <w:r>
              <w:t>3</w:t>
            </w:r>
          </w:p>
        </w:tc>
        <w:tc>
          <w:tcPr>
            <w:tcW w:w="0" w:type="auto"/>
          </w:tcPr>
          <w:p w14:paraId="2B0C90B7" w14:textId="77777777" w:rsidR="0097772C" w:rsidRDefault="00772A41">
            <w:pPr>
              <w:jc w:val="right"/>
            </w:pPr>
            <w:r>
              <w:t>6</w:t>
            </w:r>
          </w:p>
        </w:tc>
        <w:tc>
          <w:tcPr>
            <w:tcW w:w="0" w:type="auto"/>
          </w:tcPr>
          <w:p w14:paraId="2B0C90B8" w14:textId="77777777" w:rsidR="0097772C" w:rsidRDefault="00772A41">
            <w:pPr>
              <w:jc w:val="right"/>
            </w:pPr>
            <w:r>
              <w:t>7</w:t>
            </w:r>
          </w:p>
        </w:tc>
        <w:tc>
          <w:tcPr>
            <w:tcW w:w="0" w:type="auto"/>
          </w:tcPr>
          <w:p w14:paraId="2B0C90B9" w14:textId="77777777" w:rsidR="0097772C" w:rsidRDefault="00772A41">
            <w:pPr>
              <w:jc w:val="right"/>
            </w:pPr>
            <w:r>
              <w:t>0.866</w:t>
            </w:r>
          </w:p>
        </w:tc>
      </w:tr>
      <w:tr w:rsidR="0097772C" w14:paraId="2B0C90C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BB" w14:textId="77777777" w:rsidR="0097772C" w:rsidRDefault="00772A41">
            <w:r>
              <w:t>Downstream</w:t>
            </w:r>
          </w:p>
        </w:tc>
        <w:tc>
          <w:tcPr>
            <w:tcW w:w="0" w:type="auto"/>
          </w:tcPr>
          <w:p w14:paraId="2B0C90BC" w14:textId="77777777" w:rsidR="0097772C" w:rsidRDefault="00772A41">
            <w:r>
              <w:t>AS</w:t>
            </w:r>
          </w:p>
        </w:tc>
        <w:tc>
          <w:tcPr>
            <w:tcW w:w="0" w:type="auto"/>
          </w:tcPr>
          <w:p w14:paraId="2B0C90BD" w14:textId="77777777" w:rsidR="0097772C" w:rsidRDefault="00772A41">
            <w:r>
              <w:t>BT</w:t>
            </w:r>
          </w:p>
        </w:tc>
        <w:tc>
          <w:tcPr>
            <w:tcW w:w="0" w:type="auto"/>
          </w:tcPr>
          <w:p w14:paraId="2B0C90BE" w14:textId="77777777" w:rsidR="0097772C" w:rsidRDefault="00772A41">
            <w:pPr>
              <w:jc w:val="right"/>
            </w:pPr>
            <w:r>
              <w:t>10</w:t>
            </w:r>
          </w:p>
        </w:tc>
        <w:tc>
          <w:tcPr>
            <w:tcW w:w="0" w:type="auto"/>
          </w:tcPr>
          <w:p w14:paraId="2B0C90BF" w14:textId="77777777" w:rsidR="0097772C" w:rsidRDefault="00772A41">
            <w:pPr>
              <w:jc w:val="right"/>
            </w:pPr>
            <w:r>
              <w:t>34</w:t>
            </w:r>
          </w:p>
        </w:tc>
        <w:tc>
          <w:tcPr>
            <w:tcW w:w="0" w:type="auto"/>
          </w:tcPr>
          <w:p w14:paraId="2B0C90C0" w14:textId="77777777" w:rsidR="0097772C" w:rsidRDefault="00772A41">
            <w:pPr>
              <w:jc w:val="right"/>
            </w:pPr>
            <w:r>
              <w:t>31</w:t>
            </w:r>
          </w:p>
        </w:tc>
        <w:tc>
          <w:tcPr>
            <w:tcW w:w="0" w:type="auto"/>
          </w:tcPr>
          <w:p w14:paraId="2B0C90C1" w14:textId="77777777" w:rsidR="0097772C" w:rsidRDefault="00772A41">
            <w:pPr>
              <w:jc w:val="right"/>
            </w:pPr>
            <w:r>
              <w:t>0.863</w:t>
            </w:r>
          </w:p>
        </w:tc>
      </w:tr>
      <w:tr w:rsidR="0097772C" w14:paraId="2B0C90C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C3" w14:textId="77777777" w:rsidR="0097772C" w:rsidRDefault="00772A41">
            <w:r>
              <w:t>Downstream</w:t>
            </w:r>
          </w:p>
        </w:tc>
        <w:tc>
          <w:tcPr>
            <w:tcW w:w="0" w:type="auto"/>
          </w:tcPr>
          <w:p w14:paraId="2B0C90C4" w14:textId="77777777" w:rsidR="0097772C" w:rsidRDefault="00772A41">
            <w:r>
              <w:t>AS</w:t>
            </w:r>
          </w:p>
        </w:tc>
        <w:tc>
          <w:tcPr>
            <w:tcW w:w="0" w:type="auto"/>
          </w:tcPr>
          <w:p w14:paraId="2B0C90C5" w14:textId="77777777" w:rsidR="0097772C" w:rsidRDefault="00772A41">
            <w:r>
              <w:t>CS</w:t>
            </w:r>
          </w:p>
        </w:tc>
        <w:tc>
          <w:tcPr>
            <w:tcW w:w="0" w:type="auto"/>
          </w:tcPr>
          <w:p w14:paraId="2B0C90C6" w14:textId="77777777" w:rsidR="0097772C" w:rsidRDefault="00772A41">
            <w:pPr>
              <w:jc w:val="right"/>
            </w:pPr>
            <w:r>
              <w:t>14</w:t>
            </w:r>
          </w:p>
        </w:tc>
        <w:tc>
          <w:tcPr>
            <w:tcW w:w="0" w:type="auto"/>
          </w:tcPr>
          <w:p w14:paraId="2B0C90C7" w14:textId="77777777" w:rsidR="0097772C" w:rsidRDefault="00772A41">
            <w:pPr>
              <w:jc w:val="right"/>
            </w:pPr>
            <w:r>
              <w:t>44</w:t>
            </w:r>
          </w:p>
        </w:tc>
        <w:tc>
          <w:tcPr>
            <w:tcW w:w="0" w:type="auto"/>
          </w:tcPr>
          <w:p w14:paraId="2B0C90C8" w14:textId="77777777" w:rsidR="0097772C" w:rsidRDefault="00772A41">
            <w:pPr>
              <w:jc w:val="right"/>
            </w:pPr>
            <w:r>
              <w:t>33</w:t>
            </w:r>
          </w:p>
        </w:tc>
        <w:tc>
          <w:tcPr>
            <w:tcW w:w="0" w:type="auto"/>
          </w:tcPr>
          <w:p w14:paraId="2B0C90C9" w14:textId="77777777" w:rsidR="0097772C" w:rsidRDefault="00772A41">
            <w:pPr>
              <w:jc w:val="right"/>
            </w:pPr>
            <w:r>
              <w:t>0.654</w:t>
            </w:r>
          </w:p>
        </w:tc>
      </w:tr>
      <w:tr w:rsidR="0097772C" w14:paraId="2B0C90D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CB" w14:textId="77777777" w:rsidR="0097772C" w:rsidRDefault="00772A41">
            <w:r>
              <w:t>Downstream</w:t>
            </w:r>
          </w:p>
        </w:tc>
        <w:tc>
          <w:tcPr>
            <w:tcW w:w="0" w:type="auto"/>
          </w:tcPr>
          <w:p w14:paraId="2B0C90CC" w14:textId="77777777" w:rsidR="0097772C" w:rsidRDefault="00772A41">
            <w:r>
              <w:t>AS</w:t>
            </w:r>
          </w:p>
        </w:tc>
        <w:tc>
          <w:tcPr>
            <w:tcW w:w="0" w:type="auto"/>
          </w:tcPr>
          <w:p w14:paraId="2B0C90CD" w14:textId="77777777" w:rsidR="0097772C" w:rsidRDefault="00772A41">
            <w:r>
              <w:t>GB</w:t>
            </w:r>
          </w:p>
        </w:tc>
        <w:tc>
          <w:tcPr>
            <w:tcW w:w="0" w:type="auto"/>
          </w:tcPr>
          <w:p w14:paraId="2B0C90CE" w14:textId="77777777" w:rsidR="0097772C" w:rsidRDefault="00772A41">
            <w:pPr>
              <w:jc w:val="right"/>
            </w:pPr>
            <w:r>
              <w:t>7</w:t>
            </w:r>
          </w:p>
        </w:tc>
        <w:tc>
          <w:tcPr>
            <w:tcW w:w="0" w:type="auto"/>
          </w:tcPr>
          <w:p w14:paraId="2B0C90CF" w14:textId="77777777" w:rsidR="0097772C" w:rsidRDefault="00772A41">
            <w:pPr>
              <w:jc w:val="right"/>
            </w:pPr>
            <w:r>
              <w:t>24</w:t>
            </w:r>
          </w:p>
        </w:tc>
        <w:tc>
          <w:tcPr>
            <w:tcW w:w="0" w:type="auto"/>
          </w:tcPr>
          <w:p w14:paraId="2B0C90D0" w14:textId="77777777" w:rsidR="0097772C" w:rsidRDefault="00772A41">
            <w:pPr>
              <w:jc w:val="right"/>
            </w:pPr>
            <w:r>
              <w:t>13</w:t>
            </w:r>
          </w:p>
        </w:tc>
        <w:tc>
          <w:tcPr>
            <w:tcW w:w="0" w:type="auto"/>
          </w:tcPr>
          <w:p w14:paraId="2B0C90D1" w14:textId="77777777" w:rsidR="0097772C" w:rsidRDefault="00772A41">
            <w:pPr>
              <w:jc w:val="right"/>
            </w:pPr>
            <w:r>
              <w:t>0.541</w:t>
            </w:r>
          </w:p>
        </w:tc>
      </w:tr>
      <w:tr w:rsidR="0097772C" w14:paraId="2B0C90D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D3" w14:textId="77777777" w:rsidR="0097772C" w:rsidRDefault="00772A41">
            <w:r>
              <w:t>Downstream</w:t>
            </w:r>
          </w:p>
        </w:tc>
        <w:tc>
          <w:tcPr>
            <w:tcW w:w="0" w:type="auto"/>
          </w:tcPr>
          <w:p w14:paraId="2B0C90D4" w14:textId="77777777" w:rsidR="0097772C" w:rsidRDefault="00772A41">
            <w:r>
              <w:t>BC</w:t>
            </w:r>
          </w:p>
        </w:tc>
        <w:tc>
          <w:tcPr>
            <w:tcW w:w="0" w:type="auto"/>
          </w:tcPr>
          <w:p w14:paraId="2B0C90D5" w14:textId="77777777" w:rsidR="0097772C" w:rsidRDefault="00772A41">
            <w:r>
              <w:t>JG</w:t>
            </w:r>
          </w:p>
        </w:tc>
        <w:tc>
          <w:tcPr>
            <w:tcW w:w="0" w:type="auto"/>
          </w:tcPr>
          <w:p w14:paraId="2B0C90D6" w14:textId="77777777" w:rsidR="0097772C" w:rsidRDefault="00772A41">
            <w:pPr>
              <w:jc w:val="right"/>
            </w:pPr>
            <w:r>
              <w:t>3</w:t>
            </w:r>
          </w:p>
        </w:tc>
        <w:tc>
          <w:tcPr>
            <w:tcW w:w="0" w:type="auto"/>
          </w:tcPr>
          <w:p w14:paraId="2B0C90D7" w14:textId="77777777" w:rsidR="0097772C" w:rsidRDefault="00772A41">
            <w:pPr>
              <w:jc w:val="right"/>
            </w:pPr>
            <w:r>
              <w:t>7</w:t>
            </w:r>
          </w:p>
        </w:tc>
        <w:tc>
          <w:tcPr>
            <w:tcW w:w="0" w:type="auto"/>
          </w:tcPr>
          <w:p w14:paraId="2B0C90D8" w14:textId="77777777" w:rsidR="0097772C" w:rsidRDefault="00772A41">
            <w:pPr>
              <w:jc w:val="right"/>
            </w:pPr>
            <w:r>
              <w:t>7</w:t>
            </w:r>
          </w:p>
        </w:tc>
        <w:tc>
          <w:tcPr>
            <w:tcW w:w="0" w:type="auto"/>
          </w:tcPr>
          <w:p w14:paraId="2B0C90D9" w14:textId="77777777" w:rsidR="0097772C" w:rsidRDefault="00772A41">
            <w:pPr>
              <w:jc w:val="right"/>
            </w:pPr>
            <w:r>
              <w:t>0.500</w:t>
            </w:r>
          </w:p>
        </w:tc>
      </w:tr>
      <w:tr w:rsidR="0097772C" w14:paraId="2B0C90E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DB" w14:textId="77777777" w:rsidR="0097772C" w:rsidRDefault="00772A41">
            <w:r>
              <w:t>Downstream</w:t>
            </w:r>
          </w:p>
        </w:tc>
        <w:tc>
          <w:tcPr>
            <w:tcW w:w="0" w:type="auto"/>
          </w:tcPr>
          <w:p w14:paraId="2B0C90DC" w14:textId="77777777" w:rsidR="0097772C" w:rsidRDefault="00772A41">
            <w:r>
              <w:t>AS</w:t>
            </w:r>
          </w:p>
        </w:tc>
        <w:tc>
          <w:tcPr>
            <w:tcW w:w="0" w:type="auto"/>
          </w:tcPr>
          <w:p w14:paraId="2B0C90DD" w14:textId="77777777" w:rsidR="0097772C" w:rsidRDefault="00772A41">
            <w:r>
              <w:t>JG</w:t>
            </w:r>
          </w:p>
        </w:tc>
        <w:tc>
          <w:tcPr>
            <w:tcW w:w="0" w:type="auto"/>
          </w:tcPr>
          <w:p w14:paraId="2B0C90DE" w14:textId="77777777" w:rsidR="0097772C" w:rsidRDefault="00772A41">
            <w:pPr>
              <w:jc w:val="right"/>
            </w:pPr>
            <w:r>
              <w:t>4</w:t>
            </w:r>
          </w:p>
        </w:tc>
        <w:tc>
          <w:tcPr>
            <w:tcW w:w="0" w:type="auto"/>
          </w:tcPr>
          <w:p w14:paraId="2B0C90DF" w14:textId="77777777" w:rsidR="0097772C" w:rsidRDefault="00772A41">
            <w:pPr>
              <w:jc w:val="right"/>
            </w:pPr>
            <w:r>
              <w:t>9</w:t>
            </w:r>
          </w:p>
        </w:tc>
        <w:tc>
          <w:tcPr>
            <w:tcW w:w="0" w:type="auto"/>
          </w:tcPr>
          <w:p w14:paraId="2B0C90E0" w14:textId="77777777" w:rsidR="0097772C" w:rsidRDefault="00772A41">
            <w:pPr>
              <w:jc w:val="right"/>
            </w:pPr>
            <w:r>
              <w:t>7</w:t>
            </w:r>
          </w:p>
        </w:tc>
        <w:tc>
          <w:tcPr>
            <w:tcW w:w="0" w:type="auto"/>
          </w:tcPr>
          <w:p w14:paraId="2B0C90E1" w14:textId="77777777" w:rsidR="0097772C" w:rsidRDefault="00772A41">
            <w:pPr>
              <w:jc w:val="right"/>
            </w:pPr>
            <w:r>
              <w:t>0.174</w:t>
            </w:r>
          </w:p>
        </w:tc>
      </w:tr>
      <w:tr w:rsidR="0097772C" w14:paraId="2B0C90E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0E3" w14:textId="77777777" w:rsidR="0097772C" w:rsidRDefault="00772A41">
            <w:r>
              <w:t>Downstream</w:t>
            </w:r>
          </w:p>
        </w:tc>
        <w:tc>
          <w:tcPr>
            <w:tcW w:w="0" w:type="auto"/>
          </w:tcPr>
          <w:p w14:paraId="2B0C90E4" w14:textId="77777777" w:rsidR="0097772C" w:rsidRDefault="00772A41">
            <w:r>
              <w:t>CS</w:t>
            </w:r>
          </w:p>
        </w:tc>
        <w:tc>
          <w:tcPr>
            <w:tcW w:w="0" w:type="auto"/>
          </w:tcPr>
          <w:p w14:paraId="2B0C90E5" w14:textId="77777777" w:rsidR="0097772C" w:rsidRDefault="00772A41">
            <w:r>
              <w:t>GB</w:t>
            </w:r>
          </w:p>
        </w:tc>
        <w:tc>
          <w:tcPr>
            <w:tcW w:w="0" w:type="auto"/>
          </w:tcPr>
          <w:p w14:paraId="2B0C90E6" w14:textId="77777777" w:rsidR="0097772C" w:rsidRDefault="00772A41">
            <w:pPr>
              <w:jc w:val="right"/>
            </w:pPr>
            <w:r>
              <w:t>5</w:t>
            </w:r>
          </w:p>
        </w:tc>
        <w:tc>
          <w:tcPr>
            <w:tcW w:w="0" w:type="auto"/>
          </w:tcPr>
          <w:p w14:paraId="2B0C90E7" w14:textId="77777777" w:rsidR="0097772C" w:rsidRDefault="00772A41">
            <w:pPr>
              <w:jc w:val="right"/>
            </w:pPr>
            <w:r>
              <w:t>9</w:t>
            </w:r>
          </w:p>
        </w:tc>
        <w:tc>
          <w:tcPr>
            <w:tcW w:w="0" w:type="auto"/>
          </w:tcPr>
          <w:p w14:paraId="2B0C90E8" w14:textId="77777777" w:rsidR="0097772C" w:rsidRDefault="00772A41">
            <w:pPr>
              <w:jc w:val="right"/>
            </w:pPr>
            <w:r>
              <w:t>13</w:t>
            </w:r>
          </w:p>
        </w:tc>
        <w:tc>
          <w:tcPr>
            <w:tcW w:w="0" w:type="auto"/>
          </w:tcPr>
          <w:p w14:paraId="2B0C90E9" w14:textId="77777777" w:rsidR="0097772C" w:rsidRDefault="00772A41">
            <w:pPr>
              <w:jc w:val="right"/>
            </w:pPr>
            <w:r>
              <w:t>-0.250</w:t>
            </w:r>
          </w:p>
        </w:tc>
      </w:tr>
    </w:tbl>
    <w:p w14:paraId="2B0C90EB" w14:textId="77777777" w:rsidR="0097772C" w:rsidRDefault="00772A41">
      <w:r>
        <w:t>For fish observed by multiple observers, the CVs of those multiple length measurements are displayed in Figure 4.1. The mean CV of length measurements for upstream moving fish was 0.09, while it was 0.10 for downstream moving fish. 86% of the upstream CVs were smaller than 0.15 (considered a reference point for precise measurements), while 78% of the downstream CVs met this criterion.</w:t>
      </w:r>
    </w:p>
    <w:p w14:paraId="2B0C90EC" w14:textId="77777777" w:rsidR="0097772C" w:rsidRDefault="00772A41" w:rsidP="00F11B2D">
      <w:pPr>
        <w:jc w:val="center"/>
      </w:pPr>
      <w:r>
        <w:rPr>
          <w:noProof/>
        </w:rPr>
        <w:lastRenderedPageBreak/>
        <w:drawing>
          <wp:inline distT="0" distB="0" distL="0" distR="0" wp14:anchorId="2B0C93BA" wp14:editId="2B0C93BB">
            <wp:extent cx="5504749" cy="3669832"/>
            <wp:effectExtent l="0" t="0" r="0" b="0"/>
            <wp:docPr id="61"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62" name="Picture" descr="../figures/cv-lgth-hist-1.png"/>
                    <pic:cNvPicPr>
                      <a:picLocks noChangeAspect="1" noChangeArrowheads="1"/>
                    </pic:cNvPicPr>
                  </pic:nvPicPr>
                  <pic:blipFill>
                    <a:blip r:embed="rId19"/>
                    <a:stretch>
                      <a:fillRect/>
                    </a:stretch>
                  </pic:blipFill>
                  <pic:spPr bwMode="auto">
                    <a:xfrm>
                      <a:off x="0" y="0"/>
                      <a:ext cx="5504749" cy="3669832"/>
                    </a:xfrm>
                    <a:prstGeom prst="rect">
                      <a:avLst/>
                    </a:prstGeom>
                    <a:noFill/>
                    <a:ln w="9525">
                      <a:noFill/>
                      <a:headEnd/>
                      <a:tailEnd/>
                    </a:ln>
                  </pic:spPr>
                </pic:pic>
              </a:graphicData>
            </a:graphic>
          </wp:inline>
        </w:drawing>
      </w:r>
    </w:p>
    <w:p w14:paraId="2B0C90ED" w14:textId="77777777" w:rsidR="0097772C" w:rsidRDefault="00772A41">
      <w:bookmarkStart w:id="57" w:name="fig:cv-lgth-hist"/>
      <w:bookmarkEnd w:id="57"/>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2B0C90EE" w14:textId="77777777" w:rsidR="0097772C" w:rsidRDefault="00772A41">
      <w:r>
        <w:t>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Three observers (AB, BT and GB) had a positive mean bias relative to observer AS for upstream fish and AB and BT also had a positive mean bias for downstream fish, meaning they often measured the same fish as being slightly larger than AS. The other observers had negative mean bias, meaning they measured the same fish as being smaller compared to observer AS. This was more pronounced for downstream moving fish, up to an mean difference of nearly -12.4 cm per fish for observer BC (although that observer only measured four downstream fish).</w:t>
      </w:r>
    </w:p>
    <w:p w14:paraId="2B0C90EF" w14:textId="77777777" w:rsidR="0097772C" w:rsidRDefault="00772A41">
      <w:r>
        <w:t>The mean absolute percent error (MAPE) ranged from 6.7 - 12.3% for upstream moving fish and from 8.9 - 18.2% for downstream moving fish. To put that on the scale of fish lengths (centimeters), the root mean square error (RMSE) ranged from 6.7 - 9.9 cm for upstream moving fish and 6.8 - 17 cm for downstream moving fish.</w:t>
      </w:r>
    </w:p>
    <w:p w14:paraId="2B0C90F0" w14:textId="77777777" w:rsidR="0097772C" w:rsidRDefault="00772A41" w:rsidP="00F11B2D">
      <w:pPr>
        <w:jc w:val="center"/>
      </w:pPr>
      <w:r>
        <w:rPr>
          <w:noProof/>
        </w:rPr>
        <w:lastRenderedPageBreak/>
        <w:drawing>
          <wp:inline distT="0" distB="0" distL="0" distR="0" wp14:anchorId="2B0C93BC" wp14:editId="2B0C93BD">
            <wp:extent cx="5504749" cy="3669832"/>
            <wp:effectExtent l="0" t="0" r="0" b="0"/>
            <wp:docPr id="65"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66" name="Picture" descr="../figures/lgth-comp-fig-1.png"/>
                    <pic:cNvPicPr>
                      <a:picLocks noChangeAspect="1" noChangeArrowheads="1"/>
                    </pic:cNvPicPr>
                  </pic:nvPicPr>
                  <pic:blipFill>
                    <a:blip r:embed="rId20"/>
                    <a:stretch>
                      <a:fillRect/>
                    </a:stretch>
                  </pic:blipFill>
                  <pic:spPr bwMode="auto">
                    <a:xfrm>
                      <a:off x="0" y="0"/>
                      <a:ext cx="5504749" cy="3669832"/>
                    </a:xfrm>
                    <a:prstGeom prst="rect">
                      <a:avLst/>
                    </a:prstGeom>
                    <a:noFill/>
                    <a:ln w="9525">
                      <a:noFill/>
                      <a:headEnd/>
                      <a:tailEnd/>
                    </a:ln>
                  </pic:spPr>
                </pic:pic>
              </a:graphicData>
            </a:graphic>
          </wp:inline>
        </w:drawing>
      </w:r>
    </w:p>
    <w:p w14:paraId="2B0C90F1" w14:textId="77777777" w:rsidR="0097772C" w:rsidRDefault="00772A41">
      <w:bookmarkStart w:id="58" w:name="fig:lgth-comp-fig"/>
      <w:bookmarkEnd w:id="58"/>
      <w:r>
        <w:t>Figure 4.2: Histograms and density plots showing the bias of length measurements, relative to observer AS, colored by observer and faceted by direction and year.</w:t>
      </w:r>
    </w:p>
    <w:p w14:paraId="2B0C90F2" w14:textId="77777777" w:rsidR="0097772C" w:rsidRDefault="00772A41">
      <w:bookmarkStart w:id="59" w:name="tab:lgth-comp-tab"/>
      <w:bookmarkEnd w:id="59"/>
      <w:r>
        <w:t>Table 4.3: Summary statistics comparing length measurements of different observers with those made by observer AS.</w:t>
      </w:r>
    </w:p>
    <w:tbl>
      <w:tblPr>
        <w:tblStyle w:val="Table-WDFW"/>
        <w:tblW w:w="0" w:type="auto"/>
        <w:jc w:val="center"/>
        <w:tblLook w:val="0020" w:firstRow="1" w:lastRow="0" w:firstColumn="0" w:lastColumn="0" w:noHBand="0" w:noVBand="0"/>
        <w:tblCaption w:val="Table 4.3: Summary statistics comparing length measurements of different observers with those made by observer AS."/>
      </w:tblPr>
      <w:tblGrid>
        <w:gridCol w:w="1349"/>
        <w:gridCol w:w="1139"/>
        <w:gridCol w:w="858"/>
        <w:gridCol w:w="1256"/>
        <w:gridCol w:w="830"/>
        <w:gridCol w:w="735"/>
        <w:gridCol w:w="852"/>
      </w:tblGrid>
      <w:tr w:rsidR="0097772C" w14:paraId="2B0C90FA" w14:textId="77777777" w:rsidTr="00F11B2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B0C90F3" w14:textId="77777777" w:rsidR="0097772C" w:rsidRDefault="00772A41">
            <w:r>
              <w:t>Direction</w:t>
            </w:r>
          </w:p>
        </w:tc>
        <w:tc>
          <w:tcPr>
            <w:tcW w:w="0" w:type="auto"/>
          </w:tcPr>
          <w:p w14:paraId="2B0C90F4" w14:textId="77777777" w:rsidR="0097772C" w:rsidRDefault="00772A41">
            <w:r>
              <w:t>Observer</w:t>
            </w:r>
          </w:p>
        </w:tc>
        <w:tc>
          <w:tcPr>
            <w:tcW w:w="0" w:type="auto"/>
          </w:tcPr>
          <w:p w14:paraId="2B0C90F5" w14:textId="77777777" w:rsidR="0097772C" w:rsidRDefault="00772A41">
            <w:pPr>
              <w:jc w:val="right"/>
            </w:pPr>
            <w:r>
              <w:t>N Fish</w:t>
            </w:r>
          </w:p>
        </w:tc>
        <w:tc>
          <w:tcPr>
            <w:tcW w:w="0" w:type="auto"/>
          </w:tcPr>
          <w:p w14:paraId="2B0C90F6" w14:textId="77777777" w:rsidR="0097772C" w:rsidRDefault="00772A41">
            <w:pPr>
              <w:jc w:val="right"/>
            </w:pPr>
            <w:r>
              <w:t>Mean Bias</w:t>
            </w:r>
          </w:p>
        </w:tc>
        <w:tc>
          <w:tcPr>
            <w:tcW w:w="0" w:type="auto"/>
          </w:tcPr>
          <w:p w14:paraId="2B0C90F7" w14:textId="77777777" w:rsidR="0097772C" w:rsidRDefault="00772A41">
            <w:pPr>
              <w:jc w:val="right"/>
            </w:pPr>
            <w:r>
              <w:t>RMSE</w:t>
            </w:r>
          </w:p>
        </w:tc>
        <w:tc>
          <w:tcPr>
            <w:tcW w:w="0" w:type="auto"/>
          </w:tcPr>
          <w:p w14:paraId="2B0C90F8" w14:textId="77777777" w:rsidR="0097772C" w:rsidRDefault="00772A41">
            <w:pPr>
              <w:jc w:val="right"/>
            </w:pPr>
            <w:r>
              <w:t>MAE</w:t>
            </w:r>
          </w:p>
        </w:tc>
        <w:tc>
          <w:tcPr>
            <w:tcW w:w="0" w:type="auto"/>
          </w:tcPr>
          <w:p w14:paraId="2B0C90F9" w14:textId="77777777" w:rsidR="0097772C" w:rsidRDefault="00772A41">
            <w:pPr>
              <w:jc w:val="right"/>
            </w:pPr>
            <w:r>
              <w:t>MAPE</w:t>
            </w:r>
          </w:p>
        </w:tc>
      </w:tr>
      <w:tr w:rsidR="0097772C" w14:paraId="2B0C910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0FB" w14:textId="77777777" w:rsidR="0097772C" w:rsidRDefault="00772A41">
            <w:r>
              <w:t>Upstream</w:t>
            </w:r>
          </w:p>
        </w:tc>
        <w:tc>
          <w:tcPr>
            <w:tcW w:w="0" w:type="auto"/>
          </w:tcPr>
          <w:p w14:paraId="2B0C90FC" w14:textId="77777777" w:rsidR="0097772C" w:rsidRDefault="00772A41">
            <w:r>
              <w:t>JE</w:t>
            </w:r>
          </w:p>
        </w:tc>
        <w:tc>
          <w:tcPr>
            <w:tcW w:w="0" w:type="auto"/>
          </w:tcPr>
          <w:p w14:paraId="2B0C90FD" w14:textId="77777777" w:rsidR="0097772C" w:rsidRDefault="00772A41">
            <w:pPr>
              <w:jc w:val="right"/>
            </w:pPr>
            <w:r>
              <w:t>299</w:t>
            </w:r>
          </w:p>
        </w:tc>
        <w:tc>
          <w:tcPr>
            <w:tcW w:w="0" w:type="auto"/>
          </w:tcPr>
          <w:p w14:paraId="2B0C90FE" w14:textId="77777777" w:rsidR="0097772C" w:rsidRDefault="00772A41">
            <w:pPr>
              <w:jc w:val="right"/>
            </w:pPr>
            <w:r>
              <w:t>-7.4</w:t>
            </w:r>
          </w:p>
        </w:tc>
        <w:tc>
          <w:tcPr>
            <w:tcW w:w="0" w:type="auto"/>
          </w:tcPr>
          <w:p w14:paraId="2B0C90FF" w14:textId="77777777" w:rsidR="0097772C" w:rsidRDefault="00772A41">
            <w:pPr>
              <w:jc w:val="right"/>
            </w:pPr>
            <w:r>
              <w:t>9.9</w:t>
            </w:r>
          </w:p>
        </w:tc>
        <w:tc>
          <w:tcPr>
            <w:tcW w:w="0" w:type="auto"/>
          </w:tcPr>
          <w:p w14:paraId="2B0C9100" w14:textId="77777777" w:rsidR="0097772C" w:rsidRDefault="00772A41">
            <w:pPr>
              <w:jc w:val="right"/>
            </w:pPr>
            <w:r>
              <w:t>8.1</w:t>
            </w:r>
          </w:p>
        </w:tc>
        <w:tc>
          <w:tcPr>
            <w:tcW w:w="0" w:type="auto"/>
          </w:tcPr>
          <w:p w14:paraId="2B0C9101" w14:textId="77777777" w:rsidR="0097772C" w:rsidRDefault="00772A41">
            <w:pPr>
              <w:jc w:val="right"/>
            </w:pPr>
            <w:r>
              <w:t>11.3</w:t>
            </w:r>
          </w:p>
        </w:tc>
      </w:tr>
      <w:tr w:rsidR="0097772C" w14:paraId="2B0C910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03" w14:textId="77777777" w:rsidR="0097772C" w:rsidRDefault="00772A41">
            <w:r>
              <w:t>Upstream</w:t>
            </w:r>
          </w:p>
        </w:tc>
        <w:tc>
          <w:tcPr>
            <w:tcW w:w="0" w:type="auto"/>
          </w:tcPr>
          <w:p w14:paraId="2B0C9104" w14:textId="77777777" w:rsidR="0097772C" w:rsidRDefault="00772A41">
            <w:r>
              <w:t>AB</w:t>
            </w:r>
          </w:p>
        </w:tc>
        <w:tc>
          <w:tcPr>
            <w:tcW w:w="0" w:type="auto"/>
          </w:tcPr>
          <w:p w14:paraId="2B0C9105" w14:textId="77777777" w:rsidR="0097772C" w:rsidRDefault="00772A41">
            <w:pPr>
              <w:jc w:val="right"/>
            </w:pPr>
            <w:r>
              <w:t>224</w:t>
            </w:r>
          </w:p>
        </w:tc>
        <w:tc>
          <w:tcPr>
            <w:tcW w:w="0" w:type="auto"/>
          </w:tcPr>
          <w:p w14:paraId="2B0C9106" w14:textId="77777777" w:rsidR="0097772C" w:rsidRDefault="00772A41">
            <w:pPr>
              <w:jc w:val="right"/>
            </w:pPr>
            <w:r>
              <w:t>2.9</w:t>
            </w:r>
          </w:p>
        </w:tc>
        <w:tc>
          <w:tcPr>
            <w:tcW w:w="0" w:type="auto"/>
          </w:tcPr>
          <w:p w14:paraId="2B0C9107" w14:textId="77777777" w:rsidR="0097772C" w:rsidRDefault="00772A41">
            <w:pPr>
              <w:jc w:val="right"/>
            </w:pPr>
            <w:r>
              <w:t>7.7</w:t>
            </w:r>
          </w:p>
        </w:tc>
        <w:tc>
          <w:tcPr>
            <w:tcW w:w="0" w:type="auto"/>
          </w:tcPr>
          <w:p w14:paraId="2B0C9108" w14:textId="77777777" w:rsidR="0097772C" w:rsidRDefault="00772A41">
            <w:pPr>
              <w:jc w:val="right"/>
            </w:pPr>
            <w:r>
              <w:t>6.1</w:t>
            </w:r>
          </w:p>
        </w:tc>
        <w:tc>
          <w:tcPr>
            <w:tcW w:w="0" w:type="auto"/>
          </w:tcPr>
          <w:p w14:paraId="2B0C9109" w14:textId="77777777" w:rsidR="0097772C" w:rsidRDefault="00772A41">
            <w:pPr>
              <w:jc w:val="right"/>
            </w:pPr>
            <w:r>
              <w:t>9.1</w:t>
            </w:r>
          </w:p>
        </w:tc>
      </w:tr>
      <w:tr w:rsidR="0097772C" w14:paraId="2B0C911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0B" w14:textId="77777777" w:rsidR="0097772C" w:rsidRDefault="00772A41">
            <w:r>
              <w:t>Upstream</w:t>
            </w:r>
          </w:p>
        </w:tc>
        <w:tc>
          <w:tcPr>
            <w:tcW w:w="0" w:type="auto"/>
          </w:tcPr>
          <w:p w14:paraId="2B0C910C" w14:textId="77777777" w:rsidR="0097772C" w:rsidRDefault="00772A41">
            <w:r>
              <w:t>CS</w:t>
            </w:r>
          </w:p>
        </w:tc>
        <w:tc>
          <w:tcPr>
            <w:tcW w:w="0" w:type="auto"/>
          </w:tcPr>
          <w:p w14:paraId="2B0C910D" w14:textId="77777777" w:rsidR="0097772C" w:rsidRDefault="00772A41">
            <w:pPr>
              <w:jc w:val="right"/>
            </w:pPr>
            <w:r>
              <w:t>63</w:t>
            </w:r>
          </w:p>
        </w:tc>
        <w:tc>
          <w:tcPr>
            <w:tcW w:w="0" w:type="auto"/>
          </w:tcPr>
          <w:p w14:paraId="2B0C910E" w14:textId="77777777" w:rsidR="0097772C" w:rsidRDefault="00772A41">
            <w:pPr>
              <w:jc w:val="right"/>
            </w:pPr>
            <w:r>
              <w:t>-1.1</w:t>
            </w:r>
          </w:p>
        </w:tc>
        <w:tc>
          <w:tcPr>
            <w:tcW w:w="0" w:type="auto"/>
          </w:tcPr>
          <w:p w14:paraId="2B0C910F" w14:textId="77777777" w:rsidR="0097772C" w:rsidRDefault="00772A41">
            <w:pPr>
              <w:jc w:val="right"/>
            </w:pPr>
            <w:r>
              <w:t>7.8</w:t>
            </w:r>
          </w:p>
        </w:tc>
        <w:tc>
          <w:tcPr>
            <w:tcW w:w="0" w:type="auto"/>
          </w:tcPr>
          <w:p w14:paraId="2B0C9110" w14:textId="77777777" w:rsidR="0097772C" w:rsidRDefault="00772A41">
            <w:pPr>
              <w:jc w:val="right"/>
            </w:pPr>
            <w:r>
              <w:t>5.7</w:t>
            </w:r>
          </w:p>
        </w:tc>
        <w:tc>
          <w:tcPr>
            <w:tcW w:w="0" w:type="auto"/>
          </w:tcPr>
          <w:p w14:paraId="2B0C9111" w14:textId="77777777" w:rsidR="0097772C" w:rsidRDefault="00772A41">
            <w:pPr>
              <w:jc w:val="right"/>
            </w:pPr>
            <w:r>
              <w:t>8.9</w:t>
            </w:r>
          </w:p>
        </w:tc>
      </w:tr>
      <w:tr w:rsidR="0097772C" w14:paraId="2B0C911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13" w14:textId="77777777" w:rsidR="0097772C" w:rsidRDefault="00772A41">
            <w:r>
              <w:t>Upstream</w:t>
            </w:r>
          </w:p>
        </w:tc>
        <w:tc>
          <w:tcPr>
            <w:tcW w:w="0" w:type="auto"/>
          </w:tcPr>
          <w:p w14:paraId="2B0C9114" w14:textId="77777777" w:rsidR="0097772C" w:rsidRDefault="00772A41">
            <w:r>
              <w:t>BT</w:t>
            </w:r>
          </w:p>
        </w:tc>
        <w:tc>
          <w:tcPr>
            <w:tcW w:w="0" w:type="auto"/>
          </w:tcPr>
          <w:p w14:paraId="2B0C9115" w14:textId="77777777" w:rsidR="0097772C" w:rsidRDefault="00772A41">
            <w:pPr>
              <w:jc w:val="right"/>
            </w:pPr>
            <w:r>
              <w:t>41</w:t>
            </w:r>
          </w:p>
        </w:tc>
        <w:tc>
          <w:tcPr>
            <w:tcW w:w="0" w:type="auto"/>
          </w:tcPr>
          <w:p w14:paraId="2B0C9116" w14:textId="77777777" w:rsidR="0097772C" w:rsidRDefault="00772A41">
            <w:pPr>
              <w:jc w:val="right"/>
            </w:pPr>
            <w:r>
              <w:t>1.5</w:t>
            </w:r>
          </w:p>
        </w:tc>
        <w:tc>
          <w:tcPr>
            <w:tcW w:w="0" w:type="auto"/>
          </w:tcPr>
          <w:p w14:paraId="2B0C9117" w14:textId="77777777" w:rsidR="0097772C" w:rsidRDefault="00772A41">
            <w:pPr>
              <w:jc w:val="right"/>
            </w:pPr>
            <w:r>
              <w:t>8.3</w:t>
            </w:r>
          </w:p>
        </w:tc>
        <w:tc>
          <w:tcPr>
            <w:tcW w:w="0" w:type="auto"/>
          </w:tcPr>
          <w:p w14:paraId="2B0C9118" w14:textId="77777777" w:rsidR="0097772C" w:rsidRDefault="00772A41">
            <w:pPr>
              <w:jc w:val="right"/>
            </w:pPr>
            <w:r>
              <w:t>5.7</w:t>
            </w:r>
          </w:p>
        </w:tc>
        <w:tc>
          <w:tcPr>
            <w:tcW w:w="0" w:type="auto"/>
          </w:tcPr>
          <w:p w14:paraId="2B0C9119" w14:textId="77777777" w:rsidR="0097772C" w:rsidRDefault="00772A41">
            <w:pPr>
              <w:jc w:val="right"/>
            </w:pPr>
            <w:r>
              <w:t>9.1</w:t>
            </w:r>
          </w:p>
        </w:tc>
      </w:tr>
      <w:tr w:rsidR="0097772C" w14:paraId="2B0C912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1B" w14:textId="77777777" w:rsidR="0097772C" w:rsidRDefault="00772A41">
            <w:r>
              <w:t>Upstream</w:t>
            </w:r>
          </w:p>
        </w:tc>
        <w:tc>
          <w:tcPr>
            <w:tcW w:w="0" w:type="auto"/>
          </w:tcPr>
          <w:p w14:paraId="2B0C911C" w14:textId="77777777" w:rsidR="0097772C" w:rsidRDefault="00772A41">
            <w:r>
              <w:t>JG</w:t>
            </w:r>
          </w:p>
        </w:tc>
        <w:tc>
          <w:tcPr>
            <w:tcW w:w="0" w:type="auto"/>
          </w:tcPr>
          <w:p w14:paraId="2B0C911D" w14:textId="77777777" w:rsidR="0097772C" w:rsidRDefault="00772A41">
            <w:pPr>
              <w:jc w:val="right"/>
            </w:pPr>
            <w:r>
              <w:t>37</w:t>
            </w:r>
          </w:p>
        </w:tc>
        <w:tc>
          <w:tcPr>
            <w:tcW w:w="0" w:type="auto"/>
          </w:tcPr>
          <w:p w14:paraId="2B0C911E" w14:textId="77777777" w:rsidR="0097772C" w:rsidRDefault="00772A41">
            <w:pPr>
              <w:jc w:val="right"/>
            </w:pPr>
            <w:r>
              <w:t>-6.3</w:t>
            </w:r>
          </w:p>
        </w:tc>
        <w:tc>
          <w:tcPr>
            <w:tcW w:w="0" w:type="auto"/>
          </w:tcPr>
          <w:p w14:paraId="2B0C911F" w14:textId="77777777" w:rsidR="0097772C" w:rsidRDefault="00772A41">
            <w:pPr>
              <w:jc w:val="right"/>
            </w:pPr>
            <w:r>
              <w:t>8.3</w:t>
            </w:r>
          </w:p>
        </w:tc>
        <w:tc>
          <w:tcPr>
            <w:tcW w:w="0" w:type="auto"/>
          </w:tcPr>
          <w:p w14:paraId="2B0C9120" w14:textId="77777777" w:rsidR="0097772C" w:rsidRDefault="00772A41">
            <w:pPr>
              <w:jc w:val="right"/>
            </w:pPr>
            <w:r>
              <w:t>6.8</w:t>
            </w:r>
          </w:p>
        </w:tc>
        <w:tc>
          <w:tcPr>
            <w:tcW w:w="0" w:type="auto"/>
          </w:tcPr>
          <w:p w14:paraId="2B0C9121" w14:textId="77777777" w:rsidR="0097772C" w:rsidRDefault="00772A41">
            <w:pPr>
              <w:jc w:val="right"/>
            </w:pPr>
            <w:r>
              <w:t>9.3</w:t>
            </w:r>
          </w:p>
        </w:tc>
      </w:tr>
      <w:tr w:rsidR="0097772C" w14:paraId="2B0C912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23" w14:textId="77777777" w:rsidR="0097772C" w:rsidRDefault="00772A41">
            <w:r>
              <w:t>Upstream</w:t>
            </w:r>
          </w:p>
        </w:tc>
        <w:tc>
          <w:tcPr>
            <w:tcW w:w="0" w:type="auto"/>
          </w:tcPr>
          <w:p w14:paraId="2B0C9124" w14:textId="77777777" w:rsidR="0097772C" w:rsidRDefault="00772A41">
            <w:r>
              <w:t>BC</w:t>
            </w:r>
          </w:p>
        </w:tc>
        <w:tc>
          <w:tcPr>
            <w:tcW w:w="0" w:type="auto"/>
          </w:tcPr>
          <w:p w14:paraId="2B0C9125" w14:textId="77777777" w:rsidR="0097772C" w:rsidRDefault="00772A41">
            <w:pPr>
              <w:jc w:val="right"/>
            </w:pPr>
            <w:r>
              <w:t>36</w:t>
            </w:r>
          </w:p>
        </w:tc>
        <w:tc>
          <w:tcPr>
            <w:tcW w:w="0" w:type="auto"/>
          </w:tcPr>
          <w:p w14:paraId="2B0C9126" w14:textId="77777777" w:rsidR="0097772C" w:rsidRDefault="00772A41">
            <w:pPr>
              <w:jc w:val="right"/>
            </w:pPr>
            <w:r>
              <w:t>-2.3</w:t>
            </w:r>
          </w:p>
        </w:tc>
        <w:tc>
          <w:tcPr>
            <w:tcW w:w="0" w:type="auto"/>
          </w:tcPr>
          <w:p w14:paraId="2B0C9127" w14:textId="77777777" w:rsidR="0097772C" w:rsidRDefault="00772A41">
            <w:pPr>
              <w:jc w:val="right"/>
            </w:pPr>
            <w:r>
              <w:t>6.7</w:t>
            </w:r>
          </w:p>
        </w:tc>
        <w:tc>
          <w:tcPr>
            <w:tcW w:w="0" w:type="auto"/>
          </w:tcPr>
          <w:p w14:paraId="2B0C9128" w14:textId="77777777" w:rsidR="0097772C" w:rsidRDefault="00772A41">
            <w:pPr>
              <w:jc w:val="right"/>
            </w:pPr>
            <w:r>
              <w:t>4.9</w:t>
            </w:r>
          </w:p>
        </w:tc>
        <w:tc>
          <w:tcPr>
            <w:tcW w:w="0" w:type="auto"/>
          </w:tcPr>
          <w:p w14:paraId="2B0C9129" w14:textId="77777777" w:rsidR="0097772C" w:rsidRDefault="00772A41">
            <w:pPr>
              <w:jc w:val="right"/>
            </w:pPr>
            <w:r>
              <w:t>6.7</w:t>
            </w:r>
          </w:p>
        </w:tc>
      </w:tr>
      <w:tr w:rsidR="0097772C" w14:paraId="2B0C913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2B" w14:textId="77777777" w:rsidR="0097772C" w:rsidRDefault="00772A41">
            <w:r>
              <w:t>Upstream</w:t>
            </w:r>
          </w:p>
        </w:tc>
        <w:tc>
          <w:tcPr>
            <w:tcW w:w="0" w:type="auto"/>
          </w:tcPr>
          <w:p w14:paraId="2B0C912C" w14:textId="77777777" w:rsidR="0097772C" w:rsidRDefault="00772A41">
            <w:r>
              <w:t>GB</w:t>
            </w:r>
          </w:p>
        </w:tc>
        <w:tc>
          <w:tcPr>
            <w:tcW w:w="0" w:type="auto"/>
          </w:tcPr>
          <w:p w14:paraId="2B0C912D" w14:textId="77777777" w:rsidR="0097772C" w:rsidRDefault="00772A41">
            <w:pPr>
              <w:jc w:val="right"/>
            </w:pPr>
            <w:r>
              <w:t>29</w:t>
            </w:r>
          </w:p>
        </w:tc>
        <w:tc>
          <w:tcPr>
            <w:tcW w:w="0" w:type="auto"/>
          </w:tcPr>
          <w:p w14:paraId="2B0C912E" w14:textId="77777777" w:rsidR="0097772C" w:rsidRDefault="00772A41">
            <w:pPr>
              <w:jc w:val="right"/>
            </w:pPr>
            <w:r>
              <w:t>1.9</w:t>
            </w:r>
          </w:p>
        </w:tc>
        <w:tc>
          <w:tcPr>
            <w:tcW w:w="0" w:type="auto"/>
          </w:tcPr>
          <w:p w14:paraId="2B0C912F" w14:textId="77777777" w:rsidR="0097772C" w:rsidRDefault="00772A41">
            <w:pPr>
              <w:jc w:val="right"/>
            </w:pPr>
            <w:r>
              <w:t>9.6</w:t>
            </w:r>
          </w:p>
        </w:tc>
        <w:tc>
          <w:tcPr>
            <w:tcW w:w="0" w:type="auto"/>
          </w:tcPr>
          <w:p w14:paraId="2B0C9130" w14:textId="77777777" w:rsidR="0097772C" w:rsidRDefault="00772A41">
            <w:pPr>
              <w:jc w:val="right"/>
            </w:pPr>
            <w:r>
              <w:t>7.4</w:t>
            </w:r>
          </w:p>
        </w:tc>
        <w:tc>
          <w:tcPr>
            <w:tcW w:w="0" w:type="auto"/>
          </w:tcPr>
          <w:p w14:paraId="2B0C9131" w14:textId="77777777" w:rsidR="0097772C" w:rsidRDefault="00772A41">
            <w:pPr>
              <w:jc w:val="right"/>
            </w:pPr>
            <w:r>
              <w:t>12.3</w:t>
            </w:r>
          </w:p>
        </w:tc>
      </w:tr>
      <w:tr w:rsidR="0097772C" w14:paraId="2B0C913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33" w14:textId="77777777" w:rsidR="0097772C" w:rsidRDefault="00772A41">
            <w:r>
              <w:t>Downstream</w:t>
            </w:r>
          </w:p>
        </w:tc>
        <w:tc>
          <w:tcPr>
            <w:tcW w:w="0" w:type="auto"/>
          </w:tcPr>
          <w:p w14:paraId="2B0C9134" w14:textId="77777777" w:rsidR="0097772C" w:rsidRDefault="00772A41">
            <w:r>
              <w:t>JE</w:t>
            </w:r>
          </w:p>
        </w:tc>
        <w:tc>
          <w:tcPr>
            <w:tcW w:w="0" w:type="auto"/>
          </w:tcPr>
          <w:p w14:paraId="2B0C9135" w14:textId="77777777" w:rsidR="0097772C" w:rsidRDefault="00772A41">
            <w:pPr>
              <w:jc w:val="right"/>
            </w:pPr>
            <w:r>
              <w:t>128</w:t>
            </w:r>
          </w:p>
        </w:tc>
        <w:tc>
          <w:tcPr>
            <w:tcW w:w="0" w:type="auto"/>
          </w:tcPr>
          <w:p w14:paraId="2B0C9136" w14:textId="77777777" w:rsidR="0097772C" w:rsidRDefault="00772A41">
            <w:pPr>
              <w:jc w:val="right"/>
            </w:pPr>
            <w:r>
              <w:t>-9.8</w:t>
            </w:r>
          </w:p>
        </w:tc>
        <w:tc>
          <w:tcPr>
            <w:tcW w:w="0" w:type="auto"/>
          </w:tcPr>
          <w:p w14:paraId="2B0C9137" w14:textId="77777777" w:rsidR="0097772C" w:rsidRDefault="00772A41">
            <w:pPr>
              <w:jc w:val="right"/>
            </w:pPr>
            <w:r>
              <w:t>13.2</w:t>
            </w:r>
          </w:p>
        </w:tc>
        <w:tc>
          <w:tcPr>
            <w:tcW w:w="0" w:type="auto"/>
          </w:tcPr>
          <w:p w14:paraId="2B0C9138" w14:textId="77777777" w:rsidR="0097772C" w:rsidRDefault="00772A41">
            <w:pPr>
              <w:jc w:val="right"/>
            </w:pPr>
            <w:r>
              <w:t>10.9</w:t>
            </w:r>
          </w:p>
        </w:tc>
        <w:tc>
          <w:tcPr>
            <w:tcW w:w="0" w:type="auto"/>
          </w:tcPr>
          <w:p w14:paraId="2B0C9139" w14:textId="77777777" w:rsidR="0097772C" w:rsidRDefault="00772A41">
            <w:pPr>
              <w:jc w:val="right"/>
            </w:pPr>
            <w:r>
              <w:t>14.6</w:t>
            </w:r>
          </w:p>
        </w:tc>
      </w:tr>
      <w:tr w:rsidR="0097772C" w14:paraId="2B0C914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3B" w14:textId="77777777" w:rsidR="0097772C" w:rsidRDefault="00772A41">
            <w:r>
              <w:t>Downstream</w:t>
            </w:r>
          </w:p>
        </w:tc>
        <w:tc>
          <w:tcPr>
            <w:tcW w:w="0" w:type="auto"/>
          </w:tcPr>
          <w:p w14:paraId="2B0C913C" w14:textId="77777777" w:rsidR="0097772C" w:rsidRDefault="00772A41">
            <w:r>
              <w:t>AB</w:t>
            </w:r>
          </w:p>
        </w:tc>
        <w:tc>
          <w:tcPr>
            <w:tcW w:w="0" w:type="auto"/>
          </w:tcPr>
          <w:p w14:paraId="2B0C913D" w14:textId="77777777" w:rsidR="0097772C" w:rsidRDefault="00772A41">
            <w:pPr>
              <w:jc w:val="right"/>
            </w:pPr>
            <w:r>
              <w:t>122</w:t>
            </w:r>
          </w:p>
        </w:tc>
        <w:tc>
          <w:tcPr>
            <w:tcW w:w="0" w:type="auto"/>
          </w:tcPr>
          <w:p w14:paraId="2B0C913E" w14:textId="77777777" w:rsidR="0097772C" w:rsidRDefault="00772A41">
            <w:pPr>
              <w:jc w:val="right"/>
            </w:pPr>
            <w:r>
              <w:t>1.2</w:t>
            </w:r>
          </w:p>
        </w:tc>
        <w:tc>
          <w:tcPr>
            <w:tcW w:w="0" w:type="auto"/>
          </w:tcPr>
          <w:p w14:paraId="2B0C913F" w14:textId="77777777" w:rsidR="0097772C" w:rsidRDefault="00772A41">
            <w:pPr>
              <w:jc w:val="right"/>
            </w:pPr>
            <w:r>
              <w:t>8.7</w:t>
            </w:r>
          </w:p>
        </w:tc>
        <w:tc>
          <w:tcPr>
            <w:tcW w:w="0" w:type="auto"/>
          </w:tcPr>
          <w:p w14:paraId="2B0C9140" w14:textId="77777777" w:rsidR="0097772C" w:rsidRDefault="00772A41">
            <w:pPr>
              <w:jc w:val="right"/>
            </w:pPr>
            <w:r>
              <w:t>6.6</w:t>
            </w:r>
          </w:p>
        </w:tc>
        <w:tc>
          <w:tcPr>
            <w:tcW w:w="0" w:type="auto"/>
          </w:tcPr>
          <w:p w14:paraId="2B0C9141" w14:textId="77777777" w:rsidR="0097772C" w:rsidRDefault="00772A41">
            <w:pPr>
              <w:jc w:val="right"/>
            </w:pPr>
            <w:r>
              <w:t>9.5</w:t>
            </w:r>
          </w:p>
        </w:tc>
      </w:tr>
      <w:tr w:rsidR="0097772C" w14:paraId="2B0C914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43" w14:textId="77777777" w:rsidR="0097772C" w:rsidRDefault="00772A41">
            <w:r>
              <w:t>Downstream</w:t>
            </w:r>
          </w:p>
        </w:tc>
        <w:tc>
          <w:tcPr>
            <w:tcW w:w="0" w:type="auto"/>
          </w:tcPr>
          <w:p w14:paraId="2B0C9144" w14:textId="77777777" w:rsidR="0097772C" w:rsidRDefault="00772A41">
            <w:r>
              <w:t>BT</w:t>
            </w:r>
          </w:p>
        </w:tc>
        <w:tc>
          <w:tcPr>
            <w:tcW w:w="0" w:type="auto"/>
          </w:tcPr>
          <w:p w14:paraId="2B0C9145" w14:textId="77777777" w:rsidR="0097772C" w:rsidRDefault="00772A41">
            <w:pPr>
              <w:jc w:val="right"/>
            </w:pPr>
            <w:r>
              <w:t>24</w:t>
            </w:r>
          </w:p>
        </w:tc>
        <w:tc>
          <w:tcPr>
            <w:tcW w:w="0" w:type="auto"/>
          </w:tcPr>
          <w:p w14:paraId="2B0C9146" w14:textId="77777777" w:rsidR="0097772C" w:rsidRDefault="00772A41">
            <w:pPr>
              <w:jc w:val="right"/>
            </w:pPr>
            <w:r>
              <w:t>1.5</w:t>
            </w:r>
          </w:p>
        </w:tc>
        <w:tc>
          <w:tcPr>
            <w:tcW w:w="0" w:type="auto"/>
          </w:tcPr>
          <w:p w14:paraId="2B0C9147" w14:textId="77777777" w:rsidR="0097772C" w:rsidRDefault="00772A41">
            <w:pPr>
              <w:jc w:val="right"/>
            </w:pPr>
            <w:r>
              <w:t>9.7</w:t>
            </w:r>
          </w:p>
        </w:tc>
        <w:tc>
          <w:tcPr>
            <w:tcW w:w="0" w:type="auto"/>
          </w:tcPr>
          <w:p w14:paraId="2B0C9148" w14:textId="77777777" w:rsidR="0097772C" w:rsidRDefault="00772A41">
            <w:pPr>
              <w:jc w:val="right"/>
            </w:pPr>
            <w:r>
              <w:t>7.4</w:t>
            </w:r>
          </w:p>
        </w:tc>
        <w:tc>
          <w:tcPr>
            <w:tcW w:w="0" w:type="auto"/>
          </w:tcPr>
          <w:p w14:paraId="2B0C9149" w14:textId="77777777" w:rsidR="0097772C" w:rsidRDefault="00772A41">
            <w:pPr>
              <w:jc w:val="right"/>
            </w:pPr>
            <w:r>
              <w:t>12.6</w:t>
            </w:r>
          </w:p>
        </w:tc>
      </w:tr>
      <w:tr w:rsidR="0097772C" w14:paraId="2B0C915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4B" w14:textId="77777777" w:rsidR="0097772C" w:rsidRDefault="00772A41">
            <w:r>
              <w:t>Downstream</w:t>
            </w:r>
          </w:p>
        </w:tc>
        <w:tc>
          <w:tcPr>
            <w:tcW w:w="0" w:type="auto"/>
          </w:tcPr>
          <w:p w14:paraId="2B0C914C" w14:textId="77777777" w:rsidR="0097772C" w:rsidRDefault="00772A41">
            <w:r>
              <w:t>CS</w:t>
            </w:r>
          </w:p>
        </w:tc>
        <w:tc>
          <w:tcPr>
            <w:tcW w:w="0" w:type="auto"/>
          </w:tcPr>
          <w:p w14:paraId="2B0C914D" w14:textId="77777777" w:rsidR="0097772C" w:rsidRDefault="00772A41">
            <w:pPr>
              <w:jc w:val="right"/>
            </w:pPr>
            <w:r>
              <w:t>23</w:t>
            </w:r>
          </w:p>
        </w:tc>
        <w:tc>
          <w:tcPr>
            <w:tcW w:w="0" w:type="auto"/>
          </w:tcPr>
          <w:p w14:paraId="2B0C914E" w14:textId="77777777" w:rsidR="0097772C" w:rsidRDefault="00772A41">
            <w:pPr>
              <w:jc w:val="right"/>
            </w:pPr>
            <w:r>
              <w:t>-4.4</w:t>
            </w:r>
          </w:p>
        </w:tc>
        <w:tc>
          <w:tcPr>
            <w:tcW w:w="0" w:type="auto"/>
          </w:tcPr>
          <w:p w14:paraId="2B0C914F" w14:textId="77777777" w:rsidR="0097772C" w:rsidRDefault="00772A41">
            <w:pPr>
              <w:jc w:val="right"/>
            </w:pPr>
            <w:r>
              <w:t>6.8</w:t>
            </w:r>
          </w:p>
        </w:tc>
        <w:tc>
          <w:tcPr>
            <w:tcW w:w="0" w:type="auto"/>
          </w:tcPr>
          <w:p w14:paraId="2B0C9150" w14:textId="77777777" w:rsidR="0097772C" w:rsidRDefault="00772A41">
            <w:pPr>
              <w:jc w:val="right"/>
            </w:pPr>
            <w:r>
              <w:t>6.0</w:t>
            </w:r>
          </w:p>
        </w:tc>
        <w:tc>
          <w:tcPr>
            <w:tcW w:w="0" w:type="auto"/>
          </w:tcPr>
          <w:p w14:paraId="2B0C9151" w14:textId="77777777" w:rsidR="0097772C" w:rsidRDefault="00772A41">
            <w:pPr>
              <w:jc w:val="right"/>
            </w:pPr>
            <w:r>
              <w:t>8.9</w:t>
            </w:r>
          </w:p>
        </w:tc>
      </w:tr>
      <w:tr w:rsidR="0097772C" w14:paraId="2B0C915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53" w14:textId="77777777" w:rsidR="0097772C" w:rsidRDefault="00772A41">
            <w:r>
              <w:t>Downstream</w:t>
            </w:r>
          </w:p>
        </w:tc>
        <w:tc>
          <w:tcPr>
            <w:tcW w:w="0" w:type="auto"/>
          </w:tcPr>
          <w:p w14:paraId="2B0C9154" w14:textId="77777777" w:rsidR="0097772C" w:rsidRDefault="00772A41">
            <w:r>
              <w:t>GB</w:t>
            </w:r>
          </w:p>
        </w:tc>
        <w:tc>
          <w:tcPr>
            <w:tcW w:w="0" w:type="auto"/>
          </w:tcPr>
          <w:p w14:paraId="2B0C9155" w14:textId="77777777" w:rsidR="0097772C" w:rsidRDefault="00772A41">
            <w:pPr>
              <w:jc w:val="right"/>
            </w:pPr>
            <w:r>
              <w:t>7</w:t>
            </w:r>
          </w:p>
        </w:tc>
        <w:tc>
          <w:tcPr>
            <w:tcW w:w="0" w:type="auto"/>
          </w:tcPr>
          <w:p w14:paraId="2B0C9156" w14:textId="77777777" w:rsidR="0097772C" w:rsidRDefault="00772A41">
            <w:pPr>
              <w:jc w:val="right"/>
            </w:pPr>
            <w:r>
              <w:t>-2.0</w:t>
            </w:r>
          </w:p>
        </w:tc>
        <w:tc>
          <w:tcPr>
            <w:tcW w:w="0" w:type="auto"/>
          </w:tcPr>
          <w:p w14:paraId="2B0C9157" w14:textId="77777777" w:rsidR="0097772C" w:rsidRDefault="00772A41">
            <w:pPr>
              <w:jc w:val="right"/>
            </w:pPr>
            <w:r>
              <w:t>15.1</w:t>
            </w:r>
          </w:p>
        </w:tc>
        <w:tc>
          <w:tcPr>
            <w:tcW w:w="0" w:type="auto"/>
          </w:tcPr>
          <w:p w14:paraId="2B0C9158" w14:textId="77777777" w:rsidR="0097772C" w:rsidRDefault="00772A41">
            <w:pPr>
              <w:jc w:val="right"/>
            </w:pPr>
            <w:r>
              <w:t>12.4</w:t>
            </w:r>
          </w:p>
        </w:tc>
        <w:tc>
          <w:tcPr>
            <w:tcW w:w="0" w:type="auto"/>
          </w:tcPr>
          <w:p w14:paraId="2B0C9159" w14:textId="77777777" w:rsidR="0097772C" w:rsidRDefault="00772A41">
            <w:pPr>
              <w:jc w:val="right"/>
            </w:pPr>
            <w:r>
              <w:t>18.2</w:t>
            </w:r>
          </w:p>
        </w:tc>
      </w:tr>
      <w:tr w:rsidR="0097772C" w14:paraId="2B0C9162"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5B" w14:textId="77777777" w:rsidR="0097772C" w:rsidRDefault="00772A41">
            <w:r>
              <w:t>Downstream</w:t>
            </w:r>
          </w:p>
        </w:tc>
        <w:tc>
          <w:tcPr>
            <w:tcW w:w="0" w:type="auto"/>
          </w:tcPr>
          <w:p w14:paraId="2B0C915C" w14:textId="77777777" w:rsidR="0097772C" w:rsidRDefault="00772A41">
            <w:r>
              <w:t>JG</w:t>
            </w:r>
          </w:p>
        </w:tc>
        <w:tc>
          <w:tcPr>
            <w:tcW w:w="0" w:type="auto"/>
          </w:tcPr>
          <w:p w14:paraId="2B0C915D" w14:textId="77777777" w:rsidR="0097772C" w:rsidRDefault="00772A41">
            <w:pPr>
              <w:jc w:val="right"/>
            </w:pPr>
            <w:r>
              <w:t>5</w:t>
            </w:r>
          </w:p>
        </w:tc>
        <w:tc>
          <w:tcPr>
            <w:tcW w:w="0" w:type="auto"/>
          </w:tcPr>
          <w:p w14:paraId="2B0C915E" w14:textId="77777777" w:rsidR="0097772C" w:rsidRDefault="00772A41">
            <w:pPr>
              <w:jc w:val="right"/>
            </w:pPr>
            <w:r>
              <w:t>-7.4</w:t>
            </w:r>
          </w:p>
        </w:tc>
        <w:tc>
          <w:tcPr>
            <w:tcW w:w="0" w:type="auto"/>
          </w:tcPr>
          <w:p w14:paraId="2B0C915F" w14:textId="77777777" w:rsidR="0097772C" w:rsidRDefault="00772A41">
            <w:pPr>
              <w:jc w:val="right"/>
            </w:pPr>
            <w:r>
              <w:t>12.1</w:t>
            </w:r>
          </w:p>
        </w:tc>
        <w:tc>
          <w:tcPr>
            <w:tcW w:w="0" w:type="auto"/>
          </w:tcPr>
          <w:p w14:paraId="2B0C9160" w14:textId="77777777" w:rsidR="0097772C" w:rsidRDefault="00772A41">
            <w:pPr>
              <w:jc w:val="right"/>
            </w:pPr>
            <w:r>
              <w:t>10.7</w:t>
            </w:r>
          </w:p>
        </w:tc>
        <w:tc>
          <w:tcPr>
            <w:tcW w:w="0" w:type="auto"/>
          </w:tcPr>
          <w:p w14:paraId="2B0C9161" w14:textId="77777777" w:rsidR="0097772C" w:rsidRDefault="00772A41">
            <w:pPr>
              <w:jc w:val="right"/>
            </w:pPr>
            <w:r>
              <w:t>13.0</w:t>
            </w:r>
          </w:p>
        </w:tc>
      </w:tr>
      <w:tr w:rsidR="0097772C" w14:paraId="2B0C916A"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63" w14:textId="77777777" w:rsidR="0097772C" w:rsidRDefault="00772A41">
            <w:r>
              <w:lastRenderedPageBreak/>
              <w:t>Downstream</w:t>
            </w:r>
          </w:p>
        </w:tc>
        <w:tc>
          <w:tcPr>
            <w:tcW w:w="0" w:type="auto"/>
          </w:tcPr>
          <w:p w14:paraId="2B0C9164" w14:textId="77777777" w:rsidR="0097772C" w:rsidRDefault="00772A41">
            <w:r>
              <w:t>BC</w:t>
            </w:r>
          </w:p>
        </w:tc>
        <w:tc>
          <w:tcPr>
            <w:tcW w:w="0" w:type="auto"/>
          </w:tcPr>
          <w:p w14:paraId="2B0C9165" w14:textId="77777777" w:rsidR="0097772C" w:rsidRDefault="00772A41">
            <w:pPr>
              <w:jc w:val="right"/>
            </w:pPr>
            <w:r>
              <w:t>4</w:t>
            </w:r>
          </w:p>
        </w:tc>
        <w:tc>
          <w:tcPr>
            <w:tcW w:w="0" w:type="auto"/>
          </w:tcPr>
          <w:p w14:paraId="2B0C9166" w14:textId="77777777" w:rsidR="0097772C" w:rsidRDefault="00772A41">
            <w:pPr>
              <w:jc w:val="right"/>
            </w:pPr>
            <w:r>
              <w:t>-12.4</w:t>
            </w:r>
          </w:p>
        </w:tc>
        <w:tc>
          <w:tcPr>
            <w:tcW w:w="0" w:type="auto"/>
          </w:tcPr>
          <w:p w14:paraId="2B0C9167" w14:textId="77777777" w:rsidR="0097772C" w:rsidRDefault="00772A41">
            <w:pPr>
              <w:jc w:val="right"/>
            </w:pPr>
            <w:r>
              <w:t>17.0</w:t>
            </w:r>
          </w:p>
        </w:tc>
        <w:tc>
          <w:tcPr>
            <w:tcW w:w="0" w:type="auto"/>
          </w:tcPr>
          <w:p w14:paraId="2B0C9168" w14:textId="77777777" w:rsidR="0097772C" w:rsidRDefault="00772A41">
            <w:pPr>
              <w:jc w:val="right"/>
            </w:pPr>
            <w:r>
              <w:t>13.0</w:t>
            </w:r>
          </w:p>
        </w:tc>
        <w:tc>
          <w:tcPr>
            <w:tcW w:w="0" w:type="auto"/>
          </w:tcPr>
          <w:p w14:paraId="2B0C9169" w14:textId="77777777" w:rsidR="0097772C" w:rsidRDefault="00772A41">
            <w:pPr>
              <w:jc w:val="right"/>
            </w:pPr>
            <w:r>
              <w:t>14.5</w:t>
            </w:r>
          </w:p>
        </w:tc>
      </w:tr>
    </w:tbl>
    <w:p w14:paraId="2B0C916B" w14:textId="77777777" w:rsidR="0097772C" w:rsidRDefault="00772A41">
      <w:pPr>
        <w:pStyle w:val="Heading2"/>
      </w:pPr>
      <w:bookmarkStart w:id="60" w:name="_Toc164258560"/>
      <w:bookmarkStart w:id="61" w:name="species-composition"/>
      <w:bookmarkEnd w:id="51"/>
      <w:r>
        <w:t>4.2</w:t>
      </w:r>
      <w:r>
        <w:tab/>
        <w:t>Species Composition</w:t>
      </w:r>
      <w:bookmarkEnd w:id="60"/>
    </w:p>
    <w:p w14:paraId="2B0C916C" w14:textId="3563492B" w:rsidR="0097772C" w:rsidRDefault="00772A41">
      <w:r>
        <w:t xml:space="preserve">Thirty-three species composition sampling events were conducted between early February and late June across 2021, 2022 and 2023. Steelhead and bull trout were the primary species encountered during sampling. The majority of captured steelhead were natural-origin. Two hatchery-origin steelhead were captured in early April 2021, two hatchery-origin steelhead were captured in mid-March of 2022, and three hatchery-origin steelhead were captured in 2023: one in early March and two in late April . Steelhead kelts were encountered starting in </w:t>
      </w:r>
      <w:ins w:id="62" w:author="Craig, Bethany E (DFW)" w:date="2024-04-19T16:09:00Z">
        <w:r w:rsidR="00EC50CF">
          <w:t xml:space="preserve">June 2021, </w:t>
        </w:r>
      </w:ins>
      <w:r>
        <w:t>May 2022</w:t>
      </w:r>
      <w:ins w:id="63" w:author="Craig, Bethany E (DFW)" w:date="2024-04-19T16:09:00Z">
        <w:r w:rsidR="00EC50CF">
          <w:t>,</w:t>
        </w:r>
      </w:ins>
      <w:r>
        <w:t xml:space="preserve"> and mid-April 2023</w:t>
      </w:r>
      <w:del w:id="64" w:author="Craig, Bethany E (DFW)" w:date="2024-04-19T16:09:00Z">
        <w:r w:rsidDel="00EC50CF">
          <w:delText xml:space="preserve">, while no kelts were caught in 2021 </w:delText>
        </w:r>
      </w:del>
      <w:r>
        <w:t>(Table 4.4). From the species composition netting, there are 130 fish to use in this model. The lengths of these fish can be seen in Figure 4.3.</w:t>
      </w:r>
    </w:p>
    <w:p w14:paraId="2B0C916D" w14:textId="17E27F30" w:rsidR="0097772C" w:rsidRDefault="00772A41">
      <w:bookmarkStart w:id="65" w:name="tab:spp-cnts-date"/>
      <w:bookmarkEnd w:id="65"/>
      <w:r>
        <w:t xml:space="preserve">Table 4.4: Counts of species encountered during species composition sampling in the lower Dungeness River in 2021 - 2023, differentiating between </w:t>
      </w:r>
      <w:ins w:id="66" w:author="See, Kevin (DFW)" w:date="2024-04-22T15:16:00Z" w16du:dateUtc="2024-04-22T22:16:00Z">
        <w:r w:rsidR="00C146D8">
          <w:t xml:space="preserve">fresh </w:t>
        </w:r>
      </w:ins>
      <w:r>
        <w:t>marked or clipped steelhead (AD) and unmarked steelhead (UM)</w:t>
      </w:r>
      <w:ins w:id="67" w:author="See, Kevin (DFW)" w:date="2024-04-22T15:17:00Z" w16du:dateUtc="2024-04-22T22:17:00Z">
        <w:r w:rsidR="00691A6C">
          <w:t xml:space="preserve">. </w:t>
        </w:r>
      </w:ins>
      <w:r>
        <w:t xml:space="preserve"> </w:t>
      </w:r>
      <w:del w:id="68" w:author="See, Kevin (DFW)" w:date="2024-04-22T15:17:00Z" w16du:dateUtc="2024-04-22T22:17:00Z">
        <w:r w:rsidDel="00691A6C">
          <w:delText xml:space="preserve">and </w:delText>
        </w:r>
      </w:del>
      <w:del w:id="69" w:author="See, Kevin (DFW)" w:date="2024-04-22T15:16:00Z" w16du:dateUtc="2024-04-22T22:16:00Z">
        <w:r w:rsidDel="005B4518">
          <w:delText xml:space="preserve">including </w:delText>
        </w:r>
      </w:del>
      <w:proofErr w:type="spellStart"/>
      <w:ins w:id="70" w:author="See, Kevin (DFW)" w:date="2024-04-22T15:17:00Z" w16du:dateUtc="2024-04-22T22:17:00Z">
        <w:r w:rsidR="00691A6C">
          <w:t>U</w:t>
        </w:r>
      </w:ins>
      <w:ins w:id="71" w:author="See, Kevin (DFW)" w:date="2024-04-22T15:16:00Z" w16du:dateUtc="2024-04-22T22:16:00Z">
        <w:r w:rsidR="005B4518">
          <w:t>marked</w:t>
        </w:r>
        <w:proofErr w:type="spellEnd"/>
        <w:r w:rsidR="005B4518">
          <w:t xml:space="preserve"> </w:t>
        </w:r>
      </w:ins>
      <w:r>
        <w:t xml:space="preserve">steelhead </w:t>
      </w:r>
      <w:proofErr w:type="spellStart"/>
      <w:r>
        <w:t>kelts</w:t>
      </w:r>
      <w:proofErr w:type="spellEnd"/>
      <w:ins w:id="72" w:author="See, Kevin (DFW)" w:date="2024-04-22T15:17:00Z" w16du:dateUtc="2024-04-22T22:17:00Z">
        <w:r w:rsidR="00691A6C">
          <w:t xml:space="preserve"> are </w:t>
        </w:r>
      </w:ins>
      <w:ins w:id="73" w:author="See, Kevin (DFW)" w:date="2024-04-22T15:18:00Z" w16du:dateUtc="2024-04-22T22:18:00Z">
        <w:r w:rsidR="00691A6C">
          <w:t>differentiated</w:t>
        </w:r>
        <w:r w:rsidR="004C59B5">
          <w:t xml:space="preserve"> from fresh </w:t>
        </w:r>
        <w:proofErr w:type="gramStart"/>
        <w:r w:rsidR="004C59B5">
          <w:t xml:space="preserve">unmarked </w:t>
        </w:r>
      </w:ins>
      <w:r>
        <w:t>.</w:t>
      </w:r>
      <w:proofErr w:type="gramEnd"/>
    </w:p>
    <w:tbl>
      <w:tblPr>
        <w:tblStyle w:val="Table-WDFW"/>
        <w:tblW w:w="0" w:type="auto"/>
        <w:jc w:val="center"/>
        <w:tblLook w:val="0020" w:firstRow="1" w:lastRow="0" w:firstColumn="0" w:lastColumn="0" w:noHBand="0" w:noVBand="0"/>
        <w:tblCaption w:val="Table 4.4: Counts of species encountered during species composition sampling in the lower Dungeness River in 2021 - 2023, differentiating between marked or clipped steelhead (AD) and unmarked steelhead (UM) and including steelhead kelts."/>
      </w:tblPr>
      <w:tblGrid>
        <w:gridCol w:w="715"/>
        <w:gridCol w:w="1121"/>
        <w:gridCol w:w="1191"/>
        <w:gridCol w:w="1189"/>
        <w:gridCol w:w="1631"/>
        <w:gridCol w:w="1570"/>
        <w:gridCol w:w="1938"/>
      </w:tblGrid>
      <w:tr w:rsidR="0097772C" w14:paraId="2B0C9175" w14:textId="77777777" w:rsidTr="00F11B2D">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B0C916E" w14:textId="77777777" w:rsidR="0097772C" w:rsidRDefault="00772A41">
            <w:pPr>
              <w:jc w:val="center"/>
            </w:pPr>
            <w:r>
              <w:t>Year</w:t>
            </w:r>
          </w:p>
        </w:tc>
        <w:tc>
          <w:tcPr>
            <w:tcW w:w="0" w:type="auto"/>
          </w:tcPr>
          <w:p w14:paraId="2B0C916F" w14:textId="77777777" w:rsidR="0097772C" w:rsidRDefault="00772A41">
            <w:pPr>
              <w:jc w:val="center"/>
            </w:pPr>
            <w:r>
              <w:t>Date</w:t>
            </w:r>
          </w:p>
        </w:tc>
        <w:tc>
          <w:tcPr>
            <w:tcW w:w="0" w:type="auto"/>
          </w:tcPr>
          <w:p w14:paraId="2B0C9170" w14:textId="3F32C225" w:rsidR="0097772C" w:rsidRDefault="00772A41">
            <w:pPr>
              <w:jc w:val="center"/>
            </w:pPr>
            <w:r>
              <w:t>Bull Trout</w:t>
            </w:r>
          </w:p>
        </w:tc>
        <w:tc>
          <w:tcPr>
            <w:tcW w:w="0" w:type="auto"/>
          </w:tcPr>
          <w:p w14:paraId="2B0C9171" w14:textId="77777777" w:rsidR="0097772C" w:rsidRDefault="00772A41">
            <w:pPr>
              <w:jc w:val="center"/>
            </w:pPr>
            <w:r>
              <w:t>Cutthroat</w:t>
            </w:r>
          </w:p>
        </w:tc>
        <w:tc>
          <w:tcPr>
            <w:tcW w:w="0" w:type="auto"/>
          </w:tcPr>
          <w:p w14:paraId="2B0C9172" w14:textId="77777777" w:rsidR="0097772C" w:rsidRDefault="00772A41">
            <w:pPr>
              <w:jc w:val="center"/>
            </w:pPr>
            <w:r>
              <w:t>Steelhead (UM)</w:t>
            </w:r>
          </w:p>
        </w:tc>
        <w:tc>
          <w:tcPr>
            <w:tcW w:w="0" w:type="auto"/>
          </w:tcPr>
          <w:p w14:paraId="2B0C9173" w14:textId="77777777" w:rsidR="0097772C" w:rsidRDefault="00772A41">
            <w:pPr>
              <w:jc w:val="center"/>
            </w:pPr>
            <w:r>
              <w:t>Steelhead (AD)</w:t>
            </w:r>
          </w:p>
        </w:tc>
        <w:tc>
          <w:tcPr>
            <w:tcW w:w="0" w:type="auto"/>
          </w:tcPr>
          <w:p w14:paraId="2B0C9174" w14:textId="5FEA8F95" w:rsidR="0097772C" w:rsidRDefault="00772A41">
            <w:pPr>
              <w:jc w:val="center"/>
            </w:pPr>
            <w:r>
              <w:t>Steelhead Kelt</w:t>
            </w:r>
            <w:ins w:id="74" w:author="See, Kevin (DFW)" w:date="2024-04-22T15:17:00Z" w16du:dateUtc="2024-04-22T22:17:00Z">
              <w:r w:rsidR="005B4518">
                <w:t xml:space="preserve"> (UM)</w:t>
              </w:r>
            </w:ins>
          </w:p>
        </w:tc>
      </w:tr>
      <w:tr w:rsidR="0097772C" w14:paraId="2B0C917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76" w14:textId="77777777" w:rsidR="0097772C" w:rsidRDefault="00772A41">
            <w:pPr>
              <w:jc w:val="center"/>
            </w:pPr>
            <w:commentRangeStart w:id="75"/>
            <w:r>
              <w:t>2021</w:t>
            </w:r>
          </w:p>
        </w:tc>
        <w:tc>
          <w:tcPr>
            <w:tcW w:w="0" w:type="auto"/>
          </w:tcPr>
          <w:p w14:paraId="2B0C9177" w14:textId="77777777" w:rsidR="0097772C" w:rsidRDefault="00772A41">
            <w:pPr>
              <w:jc w:val="center"/>
            </w:pPr>
            <w:r>
              <w:t>Feb 17</w:t>
            </w:r>
            <w:commentRangeEnd w:id="75"/>
            <w:r w:rsidR="00FB3B77">
              <w:rPr>
                <w:rStyle w:val="CommentReference"/>
              </w:rPr>
              <w:commentReference w:id="75"/>
            </w:r>
          </w:p>
        </w:tc>
        <w:tc>
          <w:tcPr>
            <w:tcW w:w="0" w:type="auto"/>
          </w:tcPr>
          <w:p w14:paraId="2B0C9178" w14:textId="77777777" w:rsidR="0097772C" w:rsidRDefault="00772A41">
            <w:pPr>
              <w:jc w:val="center"/>
            </w:pPr>
            <w:r>
              <w:t>1</w:t>
            </w:r>
          </w:p>
        </w:tc>
        <w:tc>
          <w:tcPr>
            <w:tcW w:w="0" w:type="auto"/>
          </w:tcPr>
          <w:p w14:paraId="2B0C9179" w14:textId="77777777" w:rsidR="0097772C" w:rsidRDefault="00772A41">
            <w:pPr>
              <w:jc w:val="center"/>
            </w:pPr>
            <w:r>
              <w:t>0</w:t>
            </w:r>
          </w:p>
        </w:tc>
        <w:tc>
          <w:tcPr>
            <w:tcW w:w="0" w:type="auto"/>
          </w:tcPr>
          <w:p w14:paraId="2B0C917A" w14:textId="77777777" w:rsidR="0097772C" w:rsidRDefault="00772A41">
            <w:pPr>
              <w:jc w:val="center"/>
            </w:pPr>
            <w:r>
              <w:t>2</w:t>
            </w:r>
          </w:p>
        </w:tc>
        <w:tc>
          <w:tcPr>
            <w:tcW w:w="0" w:type="auto"/>
          </w:tcPr>
          <w:p w14:paraId="2B0C917B" w14:textId="77777777" w:rsidR="0097772C" w:rsidRDefault="00772A41">
            <w:pPr>
              <w:jc w:val="center"/>
            </w:pPr>
            <w:r>
              <w:t>0</w:t>
            </w:r>
          </w:p>
        </w:tc>
        <w:tc>
          <w:tcPr>
            <w:tcW w:w="0" w:type="auto"/>
          </w:tcPr>
          <w:p w14:paraId="2B0C917C" w14:textId="77777777" w:rsidR="0097772C" w:rsidRDefault="00772A41">
            <w:pPr>
              <w:jc w:val="center"/>
            </w:pPr>
            <w:r>
              <w:t>0</w:t>
            </w:r>
          </w:p>
        </w:tc>
      </w:tr>
      <w:tr w:rsidR="0097772C" w14:paraId="2B0C918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7E" w14:textId="77777777" w:rsidR="0097772C" w:rsidRDefault="00772A41">
            <w:pPr>
              <w:jc w:val="center"/>
            </w:pPr>
            <w:commentRangeStart w:id="76"/>
            <w:r>
              <w:t>2021</w:t>
            </w:r>
          </w:p>
        </w:tc>
        <w:tc>
          <w:tcPr>
            <w:tcW w:w="0" w:type="auto"/>
          </w:tcPr>
          <w:p w14:paraId="2B0C917F" w14:textId="77777777" w:rsidR="0097772C" w:rsidRDefault="00772A41">
            <w:pPr>
              <w:jc w:val="center"/>
            </w:pPr>
            <w:r>
              <w:t>Feb 25</w:t>
            </w:r>
            <w:commentRangeEnd w:id="76"/>
            <w:r w:rsidR="00C647DC">
              <w:rPr>
                <w:rStyle w:val="CommentReference"/>
              </w:rPr>
              <w:commentReference w:id="76"/>
            </w:r>
          </w:p>
        </w:tc>
        <w:tc>
          <w:tcPr>
            <w:tcW w:w="0" w:type="auto"/>
          </w:tcPr>
          <w:p w14:paraId="2B0C9180" w14:textId="77777777" w:rsidR="0097772C" w:rsidRDefault="00772A41">
            <w:pPr>
              <w:jc w:val="center"/>
            </w:pPr>
            <w:r>
              <w:t>0</w:t>
            </w:r>
          </w:p>
        </w:tc>
        <w:tc>
          <w:tcPr>
            <w:tcW w:w="0" w:type="auto"/>
          </w:tcPr>
          <w:p w14:paraId="2B0C9181" w14:textId="77777777" w:rsidR="0097772C" w:rsidRDefault="00772A41">
            <w:pPr>
              <w:jc w:val="center"/>
            </w:pPr>
            <w:r>
              <w:t>0</w:t>
            </w:r>
          </w:p>
        </w:tc>
        <w:tc>
          <w:tcPr>
            <w:tcW w:w="0" w:type="auto"/>
          </w:tcPr>
          <w:p w14:paraId="2B0C9182" w14:textId="77777777" w:rsidR="0097772C" w:rsidRDefault="00772A41">
            <w:pPr>
              <w:jc w:val="center"/>
            </w:pPr>
            <w:r>
              <w:t>2</w:t>
            </w:r>
          </w:p>
        </w:tc>
        <w:tc>
          <w:tcPr>
            <w:tcW w:w="0" w:type="auto"/>
          </w:tcPr>
          <w:p w14:paraId="2B0C9183" w14:textId="77777777" w:rsidR="0097772C" w:rsidRDefault="00772A41">
            <w:pPr>
              <w:jc w:val="center"/>
            </w:pPr>
            <w:r>
              <w:t>0</w:t>
            </w:r>
          </w:p>
        </w:tc>
        <w:tc>
          <w:tcPr>
            <w:tcW w:w="0" w:type="auto"/>
          </w:tcPr>
          <w:p w14:paraId="2B0C9184" w14:textId="77777777" w:rsidR="0097772C" w:rsidRDefault="00772A41">
            <w:pPr>
              <w:jc w:val="center"/>
            </w:pPr>
            <w:r>
              <w:t>0</w:t>
            </w:r>
          </w:p>
        </w:tc>
      </w:tr>
      <w:tr w:rsidR="0097772C" w14:paraId="2B0C918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86" w14:textId="77777777" w:rsidR="0097772C" w:rsidRDefault="00772A41">
            <w:pPr>
              <w:jc w:val="center"/>
            </w:pPr>
            <w:r>
              <w:t>2021</w:t>
            </w:r>
          </w:p>
        </w:tc>
        <w:tc>
          <w:tcPr>
            <w:tcW w:w="0" w:type="auto"/>
          </w:tcPr>
          <w:p w14:paraId="2B0C9187" w14:textId="77777777" w:rsidR="0097772C" w:rsidRDefault="00772A41">
            <w:pPr>
              <w:jc w:val="center"/>
            </w:pPr>
            <w:r>
              <w:t>Mar 17</w:t>
            </w:r>
          </w:p>
        </w:tc>
        <w:tc>
          <w:tcPr>
            <w:tcW w:w="0" w:type="auto"/>
          </w:tcPr>
          <w:p w14:paraId="2B0C9188" w14:textId="77777777" w:rsidR="0097772C" w:rsidRDefault="00772A41">
            <w:pPr>
              <w:jc w:val="center"/>
            </w:pPr>
            <w:r>
              <w:t>0</w:t>
            </w:r>
          </w:p>
        </w:tc>
        <w:tc>
          <w:tcPr>
            <w:tcW w:w="0" w:type="auto"/>
          </w:tcPr>
          <w:p w14:paraId="2B0C9189" w14:textId="77777777" w:rsidR="0097772C" w:rsidRDefault="00772A41">
            <w:pPr>
              <w:jc w:val="center"/>
            </w:pPr>
            <w:r>
              <w:t>0</w:t>
            </w:r>
          </w:p>
        </w:tc>
        <w:tc>
          <w:tcPr>
            <w:tcW w:w="0" w:type="auto"/>
          </w:tcPr>
          <w:p w14:paraId="2B0C918A" w14:textId="77777777" w:rsidR="0097772C" w:rsidRDefault="00772A41">
            <w:pPr>
              <w:jc w:val="center"/>
            </w:pPr>
            <w:r>
              <w:t>1</w:t>
            </w:r>
          </w:p>
        </w:tc>
        <w:tc>
          <w:tcPr>
            <w:tcW w:w="0" w:type="auto"/>
          </w:tcPr>
          <w:p w14:paraId="2B0C918B" w14:textId="77777777" w:rsidR="0097772C" w:rsidRDefault="00772A41">
            <w:pPr>
              <w:jc w:val="center"/>
            </w:pPr>
            <w:r>
              <w:t>0</w:t>
            </w:r>
          </w:p>
        </w:tc>
        <w:tc>
          <w:tcPr>
            <w:tcW w:w="0" w:type="auto"/>
          </w:tcPr>
          <w:p w14:paraId="2B0C918C" w14:textId="77777777" w:rsidR="0097772C" w:rsidRDefault="00772A41">
            <w:pPr>
              <w:jc w:val="center"/>
            </w:pPr>
            <w:r>
              <w:t>0</w:t>
            </w:r>
          </w:p>
        </w:tc>
      </w:tr>
      <w:tr w:rsidR="0097772C" w14:paraId="2B0C919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8E" w14:textId="77777777" w:rsidR="0097772C" w:rsidRDefault="00772A41">
            <w:pPr>
              <w:jc w:val="center"/>
            </w:pPr>
            <w:r>
              <w:t>2021</w:t>
            </w:r>
          </w:p>
        </w:tc>
        <w:tc>
          <w:tcPr>
            <w:tcW w:w="0" w:type="auto"/>
          </w:tcPr>
          <w:p w14:paraId="2B0C918F" w14:textId="77777777" w:rsidR="0097772C" w:rsidRDefault="00772A41">
            <w:pPr>
              <w:jc w:val="center"/>
            </w:pPr>
            <w:r>
              <w:t>Mar 25</w:t>
            </w:r>
          </w:p>
        </w:tc>
        <w:tc>
          <w:tcPr>
            <w:tcW w:w="0" w:type="auto"/>
          </w:tcPr>
          <w:p w14:paraId="2B0C9190" w14:textId="77777777" w:rsidR="0097772C" w:rsidRDefault="00772A41">
            <w:pPr>
              <w:jc w:val="center"/>
            </w:pPr>
            <w:r>
              <w:t>0</w:t>
            </w:r>
          </w:p>
        </w:tc>
        <w:tc>
          <w:tcPr>
            <w:tcW w:w="0" w:type="auto"/>
          </w:tcPr>
          <w:p w14:paraId="2B0C9191" w14:textId="77777777" w:rsidR="0097772C" w:rsidRDefault="00772A41">
            <w:pPr>
              <w:jc w:val="center"/>
            </w:pPr>
            <w:r>
              <w:t>0</w:t>
            </w:r>
          </w:p>
        </w:tc>
        <w:tc>
          <w:tcPr>
            <w:tcW w:w="0" w:type="auto"/>
          </w:tcPr>
          <w:p w14:paraId="2B0C9192" w14:textId="77777777" w:rsidR="0097772C" w:rsidRDefault="00772A41">
            <w:pPr>
              <w:jc w:val="center"/>
            </w:pPr>
            <w:r>
              <w:t>2</w:t>
            </w:r>
          </w:p>
        </w:tc>
        <w:tc>
          <w:tcPr>
            <w:tcW w:w="0" w:type="auto"/>
          </w:tcPr>
          <w:p w14:paraId="2B0C9193" w14:textId="77777777" w:rsidR="0097772C" w:rsidRDefault="00772A41">
            <w:pPr>
              <w:jc w:val="center"/>
            </w:pPr>
            <w:r>
              <w:t>0</w:t>
            </w:r>
          </w:p>
        </w:tc>
        <w:tc>
          <w:tcPr>
            <w:tcW w:w="0" w:type="auto"/>
          </w:tcPr>
          <w:p w14:paraId="2B0C9194" w14:textId="77777777" w:rsidR="0097772C" w:rsidRDefault="00772A41">
            <w:pPr>
              <w:jc w:val="center"/>
            </w:pPr>
            <w:r>
              <w:t>0</w:t>
            </w:r>
          </w:p>
        </w:tc>
      </w:tr>
      <w:tr w:rsidR="0097772C" w14:paraId="2B0C919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96" w14:textId="77777777" w:rsidR="0097772C" w:rsidRDefault="00772A41">
            <w:pPr>
              <w:jc w:val="center"/>
            </w:pPr>
            <w:r>
              <w:t>2021</w:t>
            </w:r>
          </w:p>
        </w:tc>
        <w:tc>
          <w:tcPr>
            <w:tcW w:w="0" w:type="auto"/>
          </w:tcPr>
          <w:p w14:paraId="2B0C9197" w14:textId="77777777" w:rsidR="0097772C" w:rsidRDefault="00772A41">
            <w:pPr>
              <w:jc w:val="center"/>
            </w:pPr>
            <w:r>
              <w:t>Apr 01</w:t>
            </w:r>
          </w:p>
        </w:tc>
        <w:tc>
          <w:tcPr>
            <w:tcW w:w="0" w:type="auto"/>
          </w:tcPr>
          <w:p w14:paraId="2B0C9198" w14:textId="77777777" w:rsidR="0097772C" w:rsidRDefault="00772A41">
            <w:pPr>
              <w:jc w:val="center"/>
            </w:pPr>
            <w:r>
              <w:t>0</w:t>
            </w:r>
          </w:p>
        </w:tc>
        <w:tc>
          <w:tcPr>
            <w:tcW w:w="0" w:type="auto"/>
          </w:tcPr>
          <w:p w14:paraId="2B0C9199" w14:textId="77777777" w:rsidR="0097772C" w:rsidRDefault="00772A41">
            <w:pPr>
              <w:jc w:val="center"/>
            </w:pPr>
            <w:r>
              <w:t>0</w:t>
            </w:r>
          </w:p>
        </w:tc>
        <w:tc>
          <w:tcPr>
            <w:tcW w:w="0" w:type="auto"/>
          </w:tcPr>
          <w:p w14:paraId="2B0C919A" w14:textId="77777777" w:rsidR="0097772C" w:rsidRDefault="00772A41">
            <w:pPr>
              <w:jc w:val="center"/>
            </w:pPr>
            <w:r>
              <w:t>1</w:t>
            </w:r>
          </w:p>
        </w:tc>
        <w:tc>
          <w:tcPr>
            <w:tcW w:w="0" w:type="auto"/>
          </w:tcPr>
          <w:p w14:paraId="2B0C919B" w14:textId="77777777" w:rsidR="0097772C" w:rsidRDefault="00772A41">
            <w:pPr>
              <w:jc w:val="center"/>
            </w:pPr>
            <w:r>
              <w:t>1</w:t>
            </w:r>
          </w:p>
        </w:tc>
        <w:tc>
          <w:tcPr>
            <w:tcW w:w="0" w:type="auto"/>
          </w:tcPr>
          <w:p w14:paraId="2B0C919C" w14:textId="77777777" w:rsidR="0097772C" w:rsidRDefault="00772A41">
            <w:pPr>
              <w:jc w:val="center"/>
            </w:pPr>
            <w:r>
              <w:t>0</w:t>
            </w:r>
          </w:p>
        </w:tc>
      </w:tr>
      <w:tr w:rsidR="0097772C" w14:paraId="2B0C91A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9E" w14:textId="77777777" w:rsidR="0097772C" w:rsidRDefault="00772A41">
            <w:pPr>
              <w:jc w:val="center"/>
            </w:pPr>
            <w:r>
              <w:t>2021</w:t>
            </w:r>
          </w:p>
        </w:tc>
        <w:tc>
          <w:tcPr>
            <w:tcW w:w="0" w:type="auto"/>
          </w:tcPr>
          <w:p w14:paraId="2B0C919F" w14:textId="77777777" w:rsidR="0097772C" w:rsidRDefault="00772A41">
            <w:pPr>
              <w:jc w:val="center"/>
            </w:pPr>
            <w:r>
              <w:t>Apr 08</w:t>
            </w:r>
          </w:p>
        </w:tc>
        <w:tc>
          <w:tcPr>
            <w:tcW w:w="0" w:type="auto"/>
          </w:tcPr>
          <w:p w14:paraId="2B0C91A0" w14:textId="77777777" w:rsidR="0097772C" w:rsidRDefault="00772A41">
            <w:pPr>
              <w:jc w:val="center"/>
            </w:pPr>
            <w:r>
              <w:t>0</w:t>
            </w:r>
          </w:p>
        </w:tc>
        <w:tc>
          <w:tcPr>
            <w:tcW w:w="0" w:type="auto"/>
          </w:tcPr>
          <w:p w14:paraId="2B0C91A1" w14:textId="77777777" w:rsidR="0097772C" w:rsidRDefault="00772A41">
            <w:pPr>
              <w:jc w:val="center"/>
            </w:pPr>
            <w:r>
              <w:t>0</w:t>
            </w:r>
          </w:p>
        </w:tc>
        <w:tc>
          <w:tcPr>
            <w:tcW w:w="0" w:type="auto"/>
          </w:tcPr>
          <w:p w14:paraId="2B0C91A2" w14:textId="77777777" w:rsidR="0097772C" w:rsidRDefault="00772A41">
            <w:pPr>
              <w:jc w:val="center"/>
            </w:pPr>
            <w:r>
              <w:t>5</w:t>
            </w:r>
          </w:p>
        </w:tc>
        <w:tc>
          <w:tcPr>
            <w:tcW w:w="0" w:type="auto"/>
          </w:tcPr>
          <w:p w14:paraId="2B0C91A3" w14:textId="77777777" w:rsidR="0097772C" w:rsidRDefault="00772A41">
            <w:pPr>
              <w:jc w:val="center"/>
            </w:pPr>
            <w:r>
              <w:t>1</w:t>
            </w:r>
          </w:p>
        </w:tc>
        <w:tc>
          <w:tcPr>
            <w:tcW w:w="0" w:type="auto"/>
          </w:tcPr>
          <w:p w14:paraId="2B0C91A4" w14:textId="77777777" w:rsidR="0097772C" w:rsidRDefault="00772A41">
            <w:pPr>
              <w:jc w:val="center"/>
            </w:pPr>
            <w:r>
              <w:t>0</w:t>
            </w:r>
          </w:p>
        </w:tc>
      </w:tr>
      <w:tr w:rsidR="0097772C" w14:paraId="2B0C91A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A6" w14:textId="77777777" w:rsidR="0097772C" w:rsidRDefault="00772A41">
            <w:pPr>
              <w:jc w:val="center"/>
            </w:pPr>
            <w:r>
              <w:t>2021</w:t>
            </w:r>
          </w:p>
        </w:tc>
        <w:tc>
          <w:tcPr>
            <w:tcW w:w="0" w:type="auto"/>
          </w:tcPr>
          <w:p w14:paraId="2B0C91A7" w14:textId="77777777" w:rsidR="0097772C" w:rsidRDefault="00772A41">
            <w:pPr>
              <w:jc w:val="center"/>
            </w:pPr>
            <w:r>
              <w:t>Apr 14</w:t>
            </w:r>
          </w:p>
        </w:tc>
        <w:tc>
          <w:tcPr>
            <w:tcW w:w="0" w:type="auto"/>
          </w:tcPr>
          <w:p w14:paraId="2B0C91A8" w14:textId="77777777" w:rsidR="0097772C" w:rsidRDefault="00772A41">
            <w:pPr>
              <w:jc w:val="center"/>
            </w:pPr>
            <w:r>
              <w:t>0</w:t>
            </w:r>
          </w:p>
        </w:tc>
        <w:tc>
          <w:tcPr>
            <w:tcW w:w="0" w:type="auto"/>
          </w:tcPr>
          <w:p w14:paraId="2B0C91A9" w14:textId="77777777" w:rsidR="0097772C" w:rsidRDefault="00772A41">
            <w:pPr>
              <w:jc w:val="center"/>
            </w:pPr>
            <w:r>
              <w:t>0</w:t>
            </w:r>
          </w:p>
        </w:tc>
        <w:tc>
          <w:tcPr>
            <w:tcW w:w="0" w:type="auto"/>
          </w:tcPr>
          <w:p w14:paraId="2B0C91AA" w14:textId="77777777" w:rsidR="0097772C" w:rsidRDefault="00772A41">
            <w:pPr>
              <w:jc w:val="center"/>
            </w:pPr>
            <w:r>
              <w:t>4</w:t>
            </w:r>
          </w:p>
        </w:tc>
        <w:tc>
          <w:tcPr>
            <w:tcW w:w="0" w:type="auto"/>
          </w:tcPr>
          <w:p w14:paraId="2B0C91AB" w14:textId="77777777" w:rsidR="0097772C" w:rsidRDefault="00772A41">
            <w:pPr>
              <w:jc w:val="center"/>
            </w:pPr>
            <w:r>
              <w:t>0</w:t>
            </w:r>
          </w:p>
        </w:tc>
        <w:tc>
          <w:tcPr>
            <w:tcW w:w="0" w:type="auto"/>
          </w:tcPr>
          <w:p w14:paraId="2B0C91AC" w14:textId="77777777" w:rsidR="0097772C" w:rsidRDefault="00772A41">
            <w:pPr>
              <w:jc w:val="center"/>
            </w:pPr>
            <w:r>
              <w:t>0</w:t>
            </w:r>
          </w:p>
        </w:tc>
      </w:tr>
      <w:tr w:rsidR="0097772C" w14:paraId="2B0C91B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AE" w14:textId="77777777" w:rsidR="0097772C" w:rsidRDefault="00772A41">
            <w:pPr>
              <w:jc w:val="center"/>
            </w:pPr>
            <w:r>
              <w:t>2021</w:t>
            </w:r>
          </w:p>
        </w:tc>
        <w:tc>
          <w:tcPr>
            <w:tcW w:w="0" w:type="auto"/>
          </w:tcPr>
          <w:p w14:paraId="2B0C91AF" w14:textId="77777777" w:rsidR="0097772C" w:rsidRDefault="00772A41">
            <w:pPr>
              <w:jc w:val="center"/>
            </w:pPr>
            <w:r>
              <w:t>Apr 28</w:t>
            </w:r>
          </w:p>
        </w:tc>
        <w:tc>
          <w:tcPr>
            <w:tcW w:w="0" w:type="auto"/>
          </w:tcPr>
          <w:p w14:paraId="2B0C91B0" w14:textId="77777777" w:rsidR="0097772C" w:rsidRDefault="00772A41">
            <w:pPr>
              <w:jc w:val="center"/>
            </w:pPr>
            <w:r>
              <w:t>2</w:t>
            </w:r>
          </w:p>
        </w:tc>
        <w:tc>
          <w:tcPr>
            <w:tcW w:w="0" w:type="auto"/>
          </w:tcPr>
          <w:p w14:paraId="2B0C91B1" w14:textId="77777777" w:rsidR="0097772C" w:rsidRDefault="00772A41">
            <w:pPr>
              <w:jc w:val="center"/>
            </w:pPr>
            <w:r>
              <w:t>0</w:t>
            </w:r>
          </w:p>
        </w:tc>
        <w:tc>
          <w:tcPr>
            <w:tcW w:w="0" w:type="auto"/>
          </w:tcPr>
          <w:p w14:paraId="2B0C91B2" w14:textId="77777777" w:rsidR="0097772C" w:rsidRDefault="00772A41">
            <w:pPr>
              <w:jc w:val="center"/>
            </w:pPr>
            <w:r>
              <w:t>1</w:t>
            </w:r>
          </w:p>
        </w:tc>
        <w:tc>
          <w:tcPr>
            <w:tcW w:w="0" w:type="auto"/>
          </w:tcPr>
          <w:p w14:paraId="2B0C91B3" w14:textId="77777777" w:rsidR="0097772C" w:rsidRDefault="00772A41">
            <w:pPr>
              <w:jc w:val="center"/>
            </w:pPr>
            <w:r>
              <w:t>0</w:t>
            </w:r>
          </w:p>
        </w:tc>
        <w:tc>
          <w:tcPr>
            <w:tcW w:w="0" w:type="auto"/>
          </w:tcPr>
          <w:p w14:paraId="2B0C91B4" w14:textId="77777777" w:rsidR="0097772C" w:rsidRDefault="00772A41">
            <w:pPr>
              <w:jc w:val="center"/>
            </w:pPr>
            <w:r>
              <w:t>0</w:t>
            </w:r>
          </w:p>
        </w:tc>
      </w:tr>
      <w:tr w:rsidR="0097772C" w14:paraId="2B0C91B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B6" w14:textId="77777777" w:rsidR="0097772C" w:rsidRDefault="00772A41">
            <w:pPr>
              <w:jc w:val="center"/>
            </w:pPr>
            <w:r>
              <w:t>2021</w:t>
            </w:r>
          </w:p>
        </w:tc>
        <w:tc>
          <w:tcPr>
            <w:tcW w:w="0" w:type="auto"/>
          </w:tcPr>
          <w:p w14:paraId="2B0C91B7" w14:textId="77777777" w:rsidR="0097772C" w:rsidRDefault="00772A41">
            <w:pPr>
              <w:jc w:val="center"/>
            </w:pPr>
            <w:r>
              <w:t>Jun 08</w:t>
            </w:r>
          </w:p>
        </w:tc>
        <w:tc>
          <w:tcPr>
            <w:tcW w:w="0" w:type="auto"/>
          </w:tcPr>
          <w:p w14:paraId="2B0C91B8" w14:textId="77777777" w:rsidR="0097772C" w:rsidRDefault="00772A41">
            <w:pPr>
              <w:jc w:val="center"/>
            </w:pPr>
            <w:r>
              <w:t>3</w:t>
            </w:r>
          </w:p>
        </w:tc>
        <w:tc>
          <w:tcPr>
            <w:tcW w:w="0" w:type="auto"/>
          </w:tcPr>
          <w:p w14:paraId="2B0C91B9" w14:textId="77777777" w:rsidR="0097772C" w:rsidRDefault="00772A41">
            <w:pPr>
              <w:jc w:val="center"/>
            </w:pPr>
            <w:r>
              <w:t>0</w:t>
            </w:r>
          </w:p>
        </w:tc>
        <w:tc>
          <w:tcPr>
            <w:tcW w:w="0" w:type="auto"/>
          </w:tcPr>
          <w:p w14:paraId="2B0C91BA" w14:textId="77777777" w:rsidR="0097772C" w:rsidRDefault="00772A41">
            <w:pPr>
              <w:jc w:val="center"/>
            </w:pPr>
            <w:r>
              <w:t>0</w:t>
            </w:r>
          </w:p>
        </w:tc>
        <w:tc>
          <w:tcPr>
            <w:tcW w:w="0" w:type="auto"/>
          </w:tcPr>
          <w:p w14:paraId="2B0C91BB" w14:textId="77777777" w:rsidR="0097772C" w:rsidRDefault="00772A41">
            <w:pPr>
              <w:jc w:val="center"/>
            </w:pPr>
            <w:r>
              <w:t>0</w:t>
            </w:r>
          </w:p>
        </w:tc>
        <w:tc>
          <w:tcPr>
            <w:tcW w:w="0" w:type="auto"/>
          </w:tcPr>
          <w:p w14:paraId="2B0C91BC" w14:textId="77777777" w:rsidR="0097772C" w:rsidRDefault="00772A41">
            <w:pPr>
              <w:jc w:val="center"/>
            </w:pPr>
            <w:commentRangeStart w:id="77"/>
            <w:commentRangeStart w:id="78"/>
            <w:r>
              <w:t>0</w:t>
            </w:r>
            <w:commentRangeEnd w:id="77"/>
            <w:r w:rsidR="002E73C5">
              <w:rPr>
                <w:rStyle w:val="CommentReference"/>
              </w:rPr>
              <w:commentReference w:id="77"/>
            </w:r>
            <w:commentRangeEnd w:id="78"/>
            <w:r w:rsidR="00C647DC">
              <w:rPr>
                <w:rStyle w:val="CommentReference"/>
              </w:rPr>
              <w:commentReference w:id="78"/>
            </w:r>
          </w:p>
        </w:tc>
      </w:tr>
      <w:tr w:rsidR="0097772C" w14:paraId="2B0C91C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BE" w14:textId="77777777" w:rsidR="0097772C" w:rsidRDefault="00772A41">
            <w:pPr>
              <w:jc w:val="center"/>
            </w:pPr>
            <w:r>
              <w:t>2021</w:t>
            </w:r>
          </w:p>
        </w:tc>
        <w:tc>
          <w:tcPr>
            <w:tcW w:w="0" w:type="auto"/>
          </w:tcPr>
          <w:p w14:paraId="2B0C91BF" w14:textId="77777777" w:rsidR="0097772C" w:rsidRDefault="00772A41">
            <w:pPr>
              <w:jc w:val="center"/>
            </w:pPr>
            <w:r>
              <w:t>Jun 17</w:t>
            </w:r>
          </w:p>
        </w:tc>
        <w:tc>
          <w:tcPr>
            <w:tcW w:w="0" w:type="auto"/>
          </w:tcPr>
          <w:p w14:paraId="2B0C91C0" w14:textId="77777777" w:rsidR="0097772C" w:rsidRDefault="00772A41">
            <w:pPr>
              <w:jc w:val="center"/>
            </w:pPr>
            <w:r>
              <w:t>2</w:t>
            </w:r>
          </w:p>
        </w:tc>
        <w:tc>
          <w:tcPr>
            <w:tcW w:w="0" w:type="auto"/>
          </w:tcPr>
          <w:p w14:paraId="2B0C91C1" w14:textId="77777777" w:rsidR="0097772C" w:rsidRDefault="00772A41">
            <w:pPr>
              <w:jc w:val="center"/>
            </w:pPr>
            <w:r>
              <w:t>0</w:t>
            </w:r>
          </w:p>
        </w:tc>
        <w:tc>
          <w:tcPr>
            <w:tcW w:w="0" w:type="auto"/>
          </w:tcPr>
          <w:p w14:paraId="2B0C91C2" w14:textId="77777777" w:rsidR="0097772C" w:rsidRDefault="00772A41">
            <w:pPr>
              <w:jc w:val="center"/>
            </w:pPr>
            <w:r>
              <w:t>0</w:t>
            </w:r>
          </w:p>
        </w:tc>
        <w:tc>
          <w:tcPr>
            <w:tcW w:w="0" w:type="auto"/>
          </w:tcPr>
          <w:p w14:paraId="2B0C91C3" w14:textId="77777777" w:rsidR="0097772C" w:rsidRDefault="00772A41">
            <w:pPr>
              <w:jc w:val="center"/>
            </w:pPr>
            <w:r>
              <w:t>0</w:t>
            </w:r>
          </w:p>
        </w:tc>
        <w:tc>
          <w:tcPr>
            <w:tcW w:w="0" w:type="auto"/>
          </w:tcPr>
          <w:p w14:paraId="2B0C91C4" w14:textId="77777777" w:rsidR="0097772C" w:rsidRDefault="00772A41">
            <w:pPr>
              <w:jc w:val="center"/>
            </w:pPr>
            <w:r>
              <w:t>0</w:t>
            </w:r>
          </w:p>
        </w:tc>
      </w:tr>
      <w:tr w:rsidR="0097772C" w14:paraId="2B0C91C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C6" w14:textId="77777777" w:rsidR="0097772C" w:rsidRDefault="00772A41">
            <w:pPr>
              <w:jc w:val="center"/>
            </w:pPr>
            <w:commentRangeStart w:id="79"/>
            <w:r>
              <w:t>2021</w:t>
            </w:r>
          </w:p>
        </w:tc>
        <w:tc>
          <w:tcPr>
            <w:tcW w:w="0" w:type="auto"/>
          </w:tcPr>
          <w:p w14:paraId="2B0C91C7" w14:textId="77777777" w:rsidR="0097772C" w:rsidRDefault="00772A41">
            <w:pPr>
              <w:jc w:val="center"/>
            </w:pPr>
            <w:r>
              <w:t>Total</w:t>
            </w:r>
          </w:p>
        </w:tc>
        <w:tc>
          <w:tcPr>
            <w:tcW w:w="0" w:type="auto"/>
          </w:tcPr>
          <w:p w14:paraId="2B0C91C8" w14:textId="77777777" w:rsidR="0097772C" w:rsidRDefault="00772A41">
            <w:pPr>
              <w:jc w:val="center"/>
            </w:pPr>
            <w:r>
              <w:t>8</w:t>
            </w:r>
          </w:p>
        </w:tc>
        <w:tc>
          <w:tcPr>
            <w:tcW w:w="0" w:type="auto"/>
          </w:tcPr>
          <w:p w14:paraId="2B0C91C9" w14:textId="77777777" w:rsidR="0097772C" w:rsidRDefault="00772A41">
            <w:pPr>
              <w:jc w:val="center"/>
            </w:pPr>
            <w:r>
              <w:t>0</w:t>
            </w:r>
          </w:p>
        </w:tc>
        <w:tc>
          <w:tcPr>
            <w:tcW w:w="0" w:type="auto"/>
          </w:tcPr>
          <w:p w14:paraId="2B0C91CA" w14:textId="77777777" w:rsidR="0097772C" w:rsidRDefault="00772A41">
            <w:pPr>
              <w:jc w:val="center"/>
            </w:pPr>
            <w:r>
              <w:t>18</w:t>
            </w:r>
          </w:p>
        </w:tc>
        <w:tc>
          <w:tcPr>
            <w:tcW w:w="0" w:type="auto"/>
          </w:tcPr>
          <w:p w14:paraId="2B0C91CB" w14:textId="77777777" w:rsidR="0097772C" w:rsidRDefault="00772A41">
            <w:pPr>
              <w:jc w:val="center"/>
            </w:pPr>
            <w:r>
              <w:t>2</w:t>
            </w:r>
          </w:p>
        </w:tc>
        <w:tc>
          <w:tcPr>
            <w:tcW w:w="0" w:type="auto"/>
          </w:tcPr>
          <w:p w14:paraId="2B0C91CC" w14:textId="77777777" w:rsidR="0097772C" w:rsidRDefault="00772A41">
            <w:pPr>
              <w:jc w:val="center"/>
            </w:pPr>
            <w:r>
              <w:t>0</w:t>
            </w:r>
            <w:commentRangeEnd w:id="79"/>
            <w:r w:rsidR="00D72C33">
              <w:rPr>
                <w:rStyle w:val="CommentReference"/>
              </w:rPr>
              <w:commentReference w:id="79"/>
            </w:r>
          </w:p>
        </w:tc>
      </w:tr>
      <w:tr w:rsidR="0097772C" w14:paraId="2B0C91D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CE" w14:textId="77777777" w:rsidR="0097772C" w:rsidRDefault="00772A41">
            <w:pPr>
              <w:jc w:val="center"/>
            </w:pPr>
            <w:r>
              <w:t>2022</w:t>
            </w:r>
          </w:p>
        </w:tc>
        <w:tc>
          <w:tcPr>
            <w:tcW w:w="0" w:type="auto"/>
          </w:tcPr>
          <w:p w14:paraId="2B0C91CF" w14:textId="77777777" w:rsidR="0097772C" w:rsidRDefault="00772A41">
            <w:pPr>
              <w:jc w:val="center"/>
            </w:pPr>
            <w:r>
              <w:t>Feb 02</w:t>
            </w:r>
          </w:p>
        </w:tc>
        <w:tc>
          <w:tcPr>
            <w:tcW w:w="0" w:type="auto"/>
          </w:tcPr>
          <w:p w14:paraId="2B0C91D0" w14:textId="77777777" w:rsidR="0097772C" w:rsidRDefault="00772A41">
            <w:pPr>
              <w:jc w:val="center"/>
            </w:pPr>
            <w:r>
              <w:t>3</w:t>
            </w:r>
          </w:p>
        </w:tc>
        <w:tc>
          <w:tcPr>
            <w:tcW w:w="0" w:type="auto"/>
          </w:tcPr>
          <w:p w14:paraId="2B0C91D1" w14:textId="77777777" w:rsidR="0097772C" w:rsidRDefault="00772A41">
            <w:pPr>
              <w:jc w:val="center"/>
            </w:pPr>
            <w:r>
              <w:t>1</w:t>
            </w:r>
          </w:p>
        </w:tc>
        <w:tc>
          <w:tcPr>
            <w:tcW w:w="0" w:type="auto"/>
          </w:tcPr>
          <w:p w14:paraId="2B0C91D2" w14:textId="77777777" w:rsidR="0097772C" w:rsidRDefault="00772A41">
            <w:pPr>
              <w:jc w:val="center"/>
            </w:pPr>
            <w:r>
              <w:t>0</w:t>
            </w:r>
          </w:p>
        </w:tc>
        <w:tc>
          <w:tcPr>
            <w:tcW w:w="0" w:type="auto"/>
          </w:tcPr>
          <w:p w14:paraId="2B0C91D3" w14:textId="77777777" w:rsidR="0097772C" w:rsidRDefault="00772A41">
            <w:pPr>
              <w:jc w:val="center"/>
            </w:pPr>
            <w:r>
              <w:t>0</w:t>
            </w:r>
          </w:p>
        </w:tc>
        <w:tc>
          <w:tcPr>
            <w:tcW w:w="0" w:type="auto"/>
          </w:tcPr>
          <w:p w14:paraId="2B0C91D4" w14:textId="77777777" w:rsidR="0097772C" w:rsidRDefault="00772A41">
            <w:pPr>
              <w:jc w:val="center"/>
            </w:pPr>
            <w:r>
              <w:t>0</w:t>
            </w:r>
          </w:p>
        </w:tc>
      </w:tr>
      <w:tr w:rsidR="0097772C" w14:paraId="2B0C91D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D6" w14:textId="77777777" w:rsidR="0097772C" w:rsidRDefault="00772A41">
            <w:pPr>
              <w:jc w:val="center"/>
            </w:pPr>
            <w:r>
              <w:t>2022</w:t>
            </w:r>
          </w:p>
        </w:tc>
        <w:tc>
          <w:tcPr>
            <w:tcW w:w="0" w:type="auto"/>
          </w:tcPr>
          <w:p w14:paraId="2B0C91D7" w14:textId="77777777" w:rsidR="0097772C" w:rsidRDefault="00772A41">
            <w:pPr>
              <w:jc w:val="center"/>
            </w:pPr>
            <w:r>
              <w:t>Feb 09</w:t>
            </w:r>
          </w:p>
        </w:tc>
        <w:tc>
          <w:tcPr>
            <w:tcW w:w="0" w:type="auto"/>
          </w:tcPr>
          <w:p w14:paraId="2B0C91D8" w14:textId="77777777" w:rsidR="0097772C" w:rsidRDefault="00772A41">
            <w:pPr>
              <w:jc w:val="center"/>
            </w:pPr>
            <w:r>
              <w:t>0</w:t>
            </w:r>
          </w:p>
        </w:tc>
        <w:tc>
          <w:tcPr>
            <w:tcW w:w="0" w:type="auto"/>
          </w:tcPr>
          <w:p w14:paraId="2B0C91D9" w14:textId="77777777" w:rsidR="0097772C" w:rsidRDefault="00772A41">
            <w:pPr>
              <w:jc w:val="center"/>
            </w:pPr>
            <w:r>
              <w:t>1</w:t>
            </w:r>
          </w:p>
        </w:tc>
        <w:tc>
          <w:tcPr>
            <w:tcW w:w="0" w:type="auto"/>
          </w:tcPr>
          <w:p w14:paraId="2B0C91DA" w14:textId="77777777" w:rsidR="0097772C" w:rsidRDefault="00772A41">
            <w:pPr>
              <w:jc w:val="center"/>
            </w:pPr>
            <w:r>
              <w:t>0</w:t>
            </w:r>
          </w:p>
        </w:tc>
        <w:tc>
          <w:tcPr>
            <w:tcW w:w="0" w:type="auto"/>
          </w:tcPr>
          <w:p w14:paraId="2B0C91DB" w14:textId="77777777" w:rsidR="0097772C" w:rsidRDefault="00772A41">
            <w:pPr>
              <w:jc w:val="center"/>
            </w:pPr>
            <w:r>
              <w:t>0</w:t>
            </w:r>
          </w:p>
        </w:tc>
        <w:tc>
          <w:tcPr>
            <w:tcW w:w="0" w:type="auto"/>
          </w:tcPr>
          <w:p w14:paraId="2B0C91DC" w14:textId="77777777" w:rsidR="0097772C" w:rsidRDefault="00772A41">
            <w:pPr>
              <w:jc w:val="center"/>
            </w:pPr>
            <w:r>
              <w:t>0</w:t>
            </w:r>
          </w:p>
        </w:tc>
      </w:tr>
      <w:tr w:rsidR="0097772C" w14:paraId="2B0C91E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DE" w14:textId="77777777" w:rsidR="0097772C" w:rsidRDefault="00772A41">
            <w:pPr>
              <w:jc w:val="center"/>
            </w:pPr>
            <w:r>
              <w:t>2022</w:t>
            </w:r>
          </w:p>
        </w:tc>
        <w:tc>
          <w:tcPr>
            <w:tcW w:w="0" w:type="auto"/>
          </w:tcPr>
          <w:p w14:paraId="2B0C91DF" w14:textId="77777777" w:rsidR="0097772C" w:rsidRDefault="00772A41">
            <w:pPr>
              <w:jc w:val="center"/>
            </w:pPr>
            <w:r>
              <w:t>Feb 15</w:t>
            </w:r>
          </w:p>
        </w:tc>
        <w:tc>
          <w:tcPr>
            <w:tcW w:w="0" w:type="auto"/>
          </w:tcPr>
          <w:p w14:paraId="2B0C91E0" w14:textId="77777777" w:rsidR="0097772C" w:rsidRDefault="00772A41">
            <w:pPr>
              <w:jc w:val="center"/>
            </w:pPr>
            <w:r>
              <w:t>1</w:t>
            </w:r>
          </w:p>
        </w:tc>
        <w:tc>
          <w:tcPr>
            <w:tcW w:w="0" w:type="auto"/>
          </w:tcPr>
          <w:p w14:paraId="2B0C91E1" w14:textId="77777777" w:rsidR="0097772C" w:rsidRDefault="00772A41">
            <w:pPr>
              <w:jc w:val="center"/>
            </w:pPr>
            <w:r>
              <w:t>0</w:t>
            </w:r>
          </w:p>
        </w:tc>
        <w:tc>
          <w:tcPr>
            <w:tcW w:w="0" w:type="auto"/>
          </w:tcPr>
          <w:p w14:paraId="2B0C91E2" w14:textId="77777777" w:rsidR="0097772C" w:rsidRDefault="00772A41">
            <w:pPr>
              <w:jc w:val="center"/>
            </w:pPr>
            <w:r>
              <w:t>0</w:t>
            </w:r>
          </w:p>
        </w:tc>
        <w:tc>
          <w:tcPr>
            <w:tcW w:w="0" w:type="auto"/>
          </w:tcPr>
          <w:p w14:paraId="2B0C91E3" w14:textId="77777777" w:rsidR="0097772C" w:rsidRDefault="00772A41">
            <w:pPr>
              <w:jc w:val="center"/>
            </w:pPr>
            <w:r>
              <w:t>0</w:t>
            </w:r>
          </w:p>
        </w:tc>
        <w:tc>
          <w:tcPr>
            <w:tcW w:w="0" w:type="auto"/>
          </w:tcPr>
          <w:p w14:paraId="2B0C91E4" w14:textId="77777777" w:rsidR="0097772C" w:rsidRDefault="00772A41">
            <w:pPr>
              <w:jc w:val="center"/>
            </w:pPr>
            <w:r>
              <w:t>0</w:t>
            </w:r>
          </w:p>
        </w:tc>
      </w:tr>
      <w:tr w:rsidR="0097772C" w14:paraId="2B0C91E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E6" w14:textId="77777777" w:rsidR="0097772C" w:rsidRDefault="00772A41">
            <w:pPr>
              <w:jc w:val="center"/>
            </w:pPr>
            <w:r>
              <w:t>2022</w:t>
            </w:r>
          </w:p>
        </w:tc>
        <w:tc>
          <w:tcPr>
            <w:tcW w:w="0" w:type="auto"/>
          </w:tcPr>
          <w:p w14:paraId="2B0C91E7" w14:textId="77777777" w:rsidR="0097772C" w:rsidRDefault="00772A41">
            <w:pPr>
              <w:jc w:val="center"/>
            </w:pPr>
            <w:r>
              <w:t>Feb 22</w:t>
            </w:r>
          </w:p>
        </w:tc>
        <w:tc>
          <w:tcPr>
            <w:tcW w:w="0" w:type="auto"/>
          </w:tcPr>
          <w:p w14:paraId="2B0C91E8" w14:textId="77777777" w:rsidR="0097772C" w:rsidRDefault="00772A41">
            <w:pPr>
              <w:jc w:val="center"/>
            </w:pPr>
            <w:r>
              <w:t>0</w:t>
            </w:r>
          </w:p>
        </w:tc>
        <w:tc>
          <w:tcPr>
            <w:tcW w:w="0" w:type="auto"/>
          </w:tcPr>
          <w:p w14:paraId="2B0C91E9" w14:textId="77777777" w:rsidR="0097772C" w:rsidRDefault="00772A41">
            <w:pPr>
              <w:jc w:val="center"/>
            </w:pPr>
            <w:r>
              <w:t>0</w:t>
            </w:r>
          </w:p>
        </w:tc>
        <w:tc>
          <w:tcPr>
            <w:tcW w:w="0" w:type="auto"/>
          </w:tcPr>
          <w:p w14:paraId="2B0C91EA" w14:textId="77777777" w:rsidR="0097772C" w:rsidRDefault="00772A41">
            <w:pPr>
              <w:jc w:val="center"/>
            </w:pPr>
            <w:r>
              <w:t>2</w:t>
            </w:r>
          </w:p>
        </w:tc>
        <w:tc>
          <w:tcPr>
            <w:tcW w:w="0" w:type="auto"/>
          </w:tcPr>
          <w:p w14:paraId="2B0C91EB" w14:textId="77777777" w:rsidR="0097772C" w:rsidRDefault="00772A41">
            <w:pPr>
              <w:jc w:val="center"/>
            </w:pPr>
            <w:r>
              <w:t>0</w:t>
            </w:r>
          </w:p>
        </w:tc>
        <w:tc>
          <w:tcPr>
            <w:tcW w:w="0" w:type="auto"/>
          </w:tcPr>
          <w:p w14:paraId="2B0C91EC" w14:textId="77777777" w:rsidR="0097772C" w:rsidRDefault="00772A41">
            <w:pPr>
              <w:jc w:val="center"/>
            </w:pPr>
            <w:r>
              <w:t>0</w:t>
            </w:r>
          </w:p>
        </w:tc>
      </w:tr>
      <w:tr w:rsidR="0097772C" w14:paraId="2B0C91F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EE" w14:textId="77777777" w:rsidR="0097772C" w:rsidRDefault="00772A41">
            <w:pPr>
              <w:jc w:val="center"/>
            </w:pPr>
            <w:r>
              <w:t>2022</w:t>
            </w:r>
          </w:p>
        </w:tc>
        <w:tc>
          <w:tcPr>
            <w:tcW w:w="0" w:type="auto"/>
          </w:tcPr>
          <w:p w14:paraId="2B0C91EF" w14:textId="77777777" w:rsidR="0097772C" w:rsidRDefault="00772A41">
            <w:pPr>
              <w:jc w:val="center"/>
            </w:pPr>
            <w:r>
              <w:t>Mar 09</w:t>
            </w:r>
          </w:p>
        </w:tc>
        <w:tc>
          <w:tcPr>
            <w:tcW w:w="0" w:type="auto"/>
          </w:tcPr>
          <w:p w14:paraId="2B0C91F0" w14:textId="77777777" w:rsidR="0097772C" w:rsidRDefault="00772A41">
            <w:pPr>
              <w:jc w:val="center"/>
            </w:pPr>
            <w:r>
              <w:t>1</w:t>
            </w:r>
          </w:p>
        </w:tc>
        <w:tc>
          <w:tcPr>
            <w:tcW w:w="0" w:type="auto"/>
          </w:tcPr>
          <w:p w14:paraId="2B0C91F1" w14:textId="77777777" w:rsidR="0097772C" w:rsidRDefault="00772A41">
            <w:pPr>
              <w:jc w:val="center"/>
            </w:pPr>
            <w:r>
              <w:t>0</w:t>
            </w:r>
          </w:p>
        </w:tc>
        <w:tc>
          <w:tcPr>
            <w:tcW w:w="0" w:type="auto"/>
          </w:tcPr>
          <w:p w14:paraId="2B0C91F2" w14:textId="77777777" w:rsidR="0097772C" w:rsidRDefault="00772A41">
            <w:pPr>
              <w:jc w:val="center"/>
            </w:pPr>
            <w:r>
              <w:t>1</w:t>
            </w:r>
          </w:p>
        </w:tc>
        <w:tc>
          <w:tcPr>
            <w:tcW w:w="0" w:type="auto"/>
          </w:tcPr>
          <w:p w14:paraId="2B0C91F3" w14:textId="77777777" w:rsidR="0097772C" w:rsidRDefault="00772A41">
            <w:pPr>
              <w:jc w:val="center"/>
            </w:pPr>
            <w:r>
              <w:t>1</w:t>
            </w:r>
          </w:p>
        </w:tc>
        <w:tc>
          <w:tcPr>
            <w:tcW w:w="0" w:type="auto"/>
          </w:tcPr>
          <w:p w14:paraId="2B0C91F4" w14:textId="77777777" w:rsidR="0097772C" w:rsidRDefault="00772A41">
            <w:pPr>
              <w:jc w:val="center"/>
            </w:pPr>
            <w:r>
              <w:t>0</w:t>
            </w:r>
          </w:p>
        </w:tc>
      </w:tr>
      <w:tr w:rsidR="0097772C" w14:paraId="2B0C91F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1F6" w14:textId="77777777" w:rsidR="0097772C" w:rsidRDefault="00772A41">
            <w:pPr>
              <w:jc w:val="center"/>
            </w:pPr>
            <w:r>
              <w:t>2022</w:t>
            </w:r>
          </w:p>
        </w:tc>
        <w:tc>
          <w:tcPr>
            <w:tcW w:w="0" w:type="auto"/>
          </w:tcPr>
          <w:p w14:paraId="2B0C91F7" w14:textId="77777777" w:rsidR="0097772C" w:rsidRDefault="00772A41">
            <w:pPr>
              <w:jc w:val="center"/>
            </w:pPr>
            <w:r>
              <w:t>Mar 16</w:t>
            </w:r>
          </w:p>
        </w:tc>
        <w:tc>
          <w:tcPr>
            <w:tcW w:w="0" w:type="auto"/>
          </w:tcPr>
          <w:p w14:paraId="2B0C91F8" w14:textId="420B002D" w:rsidR="0097772C" w:rsidRDefault="00772A41">
            <w:pPr>
              <w:jc w:val="center"/>
            </w:pPr>
            <w:commentRangeStart w:id="80"/>
            <w:commentRangeStart w:id="81"/>
            <w:r>
              <w:t>0</w:t>
            </w:r>
            <w:commentRangeEnd w:id="80"/>
            <w:r w:rsidR="00675CB8">
              <w:rPr>
                <w:rStyle w:val="CommentReference"/>
              </w:rPr>
              <w:commentReference w:id="80"/>
            </w:r>
            <w:commentRangeEnd w:id="81"/>
            <w:r w:rsidR="00675CB8">
              <w:rPr>
                <w:rStyle w:val="CommentReference"/>
              </w:rPr>
              <w:commentReference w:id="81"/>
            </w:r>
            <w:ins w:id="82" w:author="Craig, Bethany E (DFW)" w:date="2024-04-19T16:04:00Z">
              <w:r w:rsidR="00675CB8">
                <w:t>I</w:t>
              </w:r>
            </w:ins>
          </w:p>
        </w:tc>
        <w:tc>
          <w:tcPr>
            <w:tcW w:w="0" w:type="auto"/>
          </w:tcPr>
          <w:p w14:paraId="2B0C91F9" w14:textId="77777777" w:rsidR="0097772C" w:rsidRDefault="00772A41">
            <w:pPr>
              <w:jc w:val="center"/>
            </w:pPr>
            <w:r>
              <w:t>0</w:t>
            </w:r>
          </w:p>
        </w:tc>
        <w:tc>
          <w:tcPr>
            <w:tcW w:w="0" w:type="auto"/>
          </w:tcPr>
          <w:p w14:paraId="2B0C91FA" w14:textId="77777777" w:rsidR="0097772C" w:rsidRDefault="00772A41">
            <w:pPr>
              <w:jc w:val="center"/>
            </w:pPr>
            <w:r>
              <w:t>2</w:t>
            </w:r>
          </w:p>
        </w:tc>
        <w:tc>
          <w:tcPr>
            <w:tcW w:w="0" w:type="auto"/>
          </w:tcPr>
          <w:p w14:paraId="2B0C91FB" w14:textId="77777777" w:rsidR="0097772C" w:rsidRDefault="00772A41">
            <w:pPr>
              <w:jc w:val="center"/>
            </w:pPr>
            <w:r>
              <w:t>1</w:t>
            </w:r>
          </w:p>
        </w:tc>
        <w:tc>
          <w:tcPr>
            <w:tcW w:w="0" w:type="auto"/>
          </w:tcPr>
          <w:p w14:paraId="2B0C91FC" w14:textId="77777777" w:rsidR="0097772C" w:rsidRDefault="00772A41">
            <w:pPr>
              <w:jc w:val="center"/>
            </w:pPr>
            <w:r>
              <w:t>0</w:t>
            </w:r>
          </w:p>
        </w:tc>
      </w:tr>
      <w:tr w:rsidR="0097772C" w14:paraId="2B0C920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1FE" w14:textId="77777777" w:rsidR="0097772C" w:rsidRDefault="00772A41">
            <w:pPr>
              <w:jc w:val="center"/>
            </w:pPr>
            <w:r>
              <w:t>2022</w:t>
            </w:r>
          </w:p>
        </w:tc>
        <w:tc>
          <w:tcPr>
            <w:tcW w:w="0" w:type="auto"/>
          </w:tcPr>
          <w:p w14:paraId="2B0C91FF" w14:textId="77777777" w:rsidR="0097772C" w:rsidRDefault="00772A41">
            <w:pPr>
              <w:jc w:val="center"/>
            </w:pPr>
            <w:r>
              <w:t>Mar 23</w:t>
            </w:r>
          </w:p>
        </w:tc>
        <w:tc>
          <w:tcPr>
            <w:tcW w:w="0" w:type="auto"/>
          </w:tcPr>
          <w:p w14:paraId="2B0C9200" w14:textId="77777777" w:rsidR="0097772C" w:rsidRDefault="00772A41">
            <w:pPr>
              <w:jc w:val="center"/>
            </w:pPr>
            <w:r>
              <w:t>1</w:t>
            </w:r>
          </w:p>
        </w:tc>
        <w:tc>
          <w:tcPr>
            <w:tcW w:w="0" w:type="auto"/>
          </w:tcPr>
          <w:p w14:paraId="2B0C9201" w14:textId="77777777" w:rsidR="0097772C" w:rsidRDefault="00772A41">
            <w:pPr>
              <w:jc w:val="center"/>
            </w:pPr>
            <w:r>
              <w:t>0</w:t>
            </w:r>
          </w:p>
        </w:tc>
        <w:tc>
          <w:tcPr>
            <w:tcW w:w="0" w:type="auto"/>
          </w:tcPr>
          <w:p w14:paraId="2B0C9202" w14:textId="77777777" w:rsidR="0097772C" w:rsidRDefault="00772A41">
            <w:pPr>
              <w:jc w:val="center"/>
            </w:pPr>
            <w:r>
              <w:t>2</w:t>
            </w:r>
          </w:p>
        </w:tc>
        <w:tc>
          <w:tcPr>
            <w:tcW w:w="0" w:type="auto"/>
          </w:tcPr>
          <w:p w14:paraId="2B0C9203" w14:textId="77777777" w:rsidR="0097772C" w:rsidRDefault="00772A41">
            <w:pPr>
              <w:jc w:val="center"/>
            </w:pPr>
            <w:r>
              <w:t>0</w:t>
            </w:r>
          </w:p>
        </w:tc>
        <w:tc>
          <w:tcPr>
            <w:tcW w:w="0" w:type="auto"/>
          </w:tcPr>
          <w:p w14:paraId="2B0C9204" w14:textId="77777777" w:rsidR="0097772C" w:rsidRDefault="00772A41">
            <w:pPr>
              <w:jc w:val="center"/>
            </w:pPr>
            <w:r>
              <w:t>0</w:t>
            </w:r>
          </w:p>
        </w:tc>
      </w:tr>
      <w:tr w:rsidR="0097772C" w14:paraId="2B0C920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06" w14:textId="77777777" w:rsidR="0097772C" w:rsidRDefault="00772A41">
            <w:pPr>
              <w:jc w:val="center"/>
            </w:pPr>
            <w:r>
              <w:t>2022</w:t>
            </w:r>
          </w:p>
        </w:tc>
        <w:tc>
          <w:tcPr>
            <w:tcW w:w="0" w:type="auto"/>
          </w:tcPr>
          <w:p w14:paraId="2B0C9207" w14:textId="77777777" w:rsidR="0097772C" w:rsidRDefault="00772A41">
            <w:pPr>
              <w:jc w:val="center"/>
            </w:pPr>
            <w:r>
              <w:t>Mar 30</w:t>
            </w:r>
          </w:p>
        </w:tc>
        <w:tc>
          <w:tcPr>
            <w:tcW w:w="0" w:type="auto"/>
          </w:tcPr>
          <w:p w14:paraId="2B0C9208" w14:textId="77777777" w:rsidR="0097772C" w:rsidRDefault="00772A41">
            <w:pPr>
              <w:jc w:val="center"/>
            </w:pPr>
            <w:r>
              <w:t>0</w:t>
            </w:r>
          </w:p>
        </w:tc>
        <w:tc>
          <w:tcPr>
            <w:tcW w:w="0" w:type="auto"/>
          </w:tcPr>
          <w:p w14:paraId="2B0C9209" w14:textId="77777777" w:rsidR="0097772C" w:rsidRDefault="00772A41">
            <w:pPr>
              <w:jc w:val="center"/>
            </w:pPr>
            <w:r>
              <w:t>0</w:t>
            </w:r>
          </w:p>
        </w:tc>
        <w:tc>
          <w:tcPr>
            <w:tcW w:w="0" w:type="auto"/>
          </w:tcPr>
          <w:p w14:paraId="2B0C920A" w14:textId="77777777" w:rsidR="0097772C" w:rsidRDefault="00772A41">
            <w:pPr>
              <w:jc w:val="center"/>
            </w:pPr>
            <w:r>
              <w:t>2</w:t>
            </w:r>
          </w:p>
        </w:tc>
        <w:tc>
          <w:tcPr>
            <w:tcW w:w="0" w:type="auto"/>
          </w:tcPr>
          <w:p w14:paraId="2B0C920B" w14:textId="77777777" w:rsidR="0097772C" w:rsidRDefault="00772A41">
            <w:pPr>
              <w:jc w:val="center"/>
            </w:pPr>
            <w:r>
              <w:t>0</w:t>
            </w:r>
          </w:p>
        </w:tc>
        <w:tc>
          <w:tcPr>
            <w:tcW w:w="0" w:type="auto"/>
          </w:tcPr>
          <w:p w14:paraId="2B0C920C" w14:textId="77777777" w:rsidR="0097772C" w:rsidRDefault="00772A41">
            <w:pPr>
              <w:jc w:val="center"/>
            </w:pPr>
            <w:r>
              <w:t>0</w:t>
            </w:r>
          </w:p>
        </w:tc>
      </w:tr>
      <w:tr w:rsidR="0097772C" w14:paraId="2B0C921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0E" w14:textId="77777777" w:rsidR="0097772C" w:rsidRDefault="00772A41">
            <w:pPr>
              <w:jc w:val="center"/>
            </w:pPr>
            <w:r>
              <w:lastRenderedPageBreak/>
              <w:t>2022</w:t>
            </w:r>
          </w:p>
        </w:tc>
        <w:tc>
          <w:tcPr>
            <w:tcW w:w="0" w:type="auto"/>
          </w:tcPr>
          <w:p w14:paraId="2B0C920F" w14:textId="77777777" w:rsidR="0097772C" w:rsidRDefault="00772A41">
            <w:pPr>
              <w:jc w:val="center"/>
            </w:pPr>
            <w:r>
              <w:t>Apr 07</w:t>
            </w:r>
          </w:p>
        </w:tc>
        <w:tc>
          <w:tcPr>
            <w:tcW w:w="0" w:type="auto"/>
          </w:tcPr>
          <w:p w14:paraId="2B0C9210" w14:textId="77777777" w:rsidR="0097772C" w:rsidRDefault="00772A41">
            <w:pPr>
              <w:jc w:val="center"/>
            </w:pPr>
            <w:r>
              <w:t>1</w:t>
            </w:r>
          </w:p>
        </w:tc>
        <w:tc>
          <w:tcPr>
            <w:tcW w:w="0" w:type="auto"/>
          </w:tcPr>
          <w:p w14:paraId="2B0C9211" w14:textId="77777777" w:rsidR="0097772C" w:rsidRDefault="00772A41">
            <w:pPr>
              <w:jc w:val="center"/>
            </w:pPr>
            <w:r>
              <w:t>0</w:t>
            </w:r>
          </w:p>
        </w:tc>
        <w:tc>
          <w:tcPr>
            <w:tcW w:w="0" w:type="auto"/>
          </w:tcPr>
          <w:p w14:paraId="2B0C9212" w14:textId="77777777" w:rsidR="0097772C" w:rsidRDefault="00772A41">
            <w:pPr>
              <w:jc w:val="center"/>
            </w:pPr>
            <w:r>
              <w:t>3</w:t>
            </w:r>
          </w:p>
        </w:tc>
        <w:tc>
          <w:tcPr>
            <w:tcW w:w="0" w:type="auto"/>
          </w:tcPr>
          <w:p w14:paraId="2B0C9213" w14:textId="77777777" w:rsidR="0097772C" w:rsidRDefault="00772A41">
            <w:pPr>
              <w:jc w:val="center"/>
            </w:pPr>
            <w:r>
              <w:t>0</w:t>
            </w:r>
          </w:p>
        </w:tc>
        <w:tc>
          <w:tcPr>
            <w:tcW w:w="0" w:type="auto"/>
          </w:tcPr>
          <w:p w14:paraId="2B0C9214" w14:textId="77777777" w:rsidR="0097772C" w:rsidRDefault="00772A41">
            <w:pPr>
              <w:jc w:val="center"/>
            </w:pPr>
            <w:r>
              <w:t>0</w:t>
            </w:r>
          </w:p>
        </w:tc>
      </w:tr>
      <w:tr w:rsidR="0097772C" w14:paraId="2B0C921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16" w14:textId="77777777" w:rsidR="0097772C" w:rsidRDefault="00772A41">
            <w:pPr>
              <w:jc w:val="center"/>
            </w:pPr>
            <w:r>
              <w:t>2022</w:t>
            </w:r>
          </w:p>
        </w:tc>
        <w:tc>
          <w:tcPr>
            <w:tcW w:w="0" w:type="auto"/>
          </w:tcPr>
          <w:p w14:paraId="2B0C9217" w14:textId="77777777" w:rsidR="0097772C" w:rsidRDefault="00772A41">
            <w:pPr>
              <w:jc w:val="center"/>
            </w:pPr>
            <w:r>
              <w:t>Apr 19</w:t>
            </w:r>
          </w:p>
        </w:tc>
        <w:tc>
          <w:tcPr>
            <w:tcW w:w="0" w:type="auto"/>
          </w:tcPr>
          <w:p w14:paraId="2B0C9218" w14:textId="77777777" w:rsidR="0097772C" w:rsidRDefault="00772A41">
            <w:pPr>
              <w:jc w:val="center"/>
            </w:pPr>
            <w:r>
              <w:t>3</w:t>
            </w:r>
          </w:p>
        </w:tc>
        <w:tc>
          <w:tcPr>
            <w:tcW w:w="0" w:type="auto"/>
          </w:tcPr>
          <w:p w14:paraId="2B0C9219" w14:textId="77777777" w:rsidR="0097772C" w:rsidRDefault="00772A41">
            <w:pPr>
              <w:jc w:val="center"/>
            </w:pPr>
            <w:r>
              <w:t>0</w:t>
            </w:r>
          </w:p>
        </w:tc>
        <w:tc>
          <w:tcPr>
            <w:tcW w:w="0" w:type="auto"/>
          </w:tcPr>
          <w:p w14:paraId="2B0C921A" w14:textId="77777777" w:rsidR="0097772C" w:rsidRDefault="00772A41">
            <w:pPr>
              <w:jc w:val="center"/>
            </w:pPr>
            <w:r>
              <w:t>7</w:t>
            </w:r>
          </w:p>
        </w:tc>
        <w:tc>
          <w:tcPr>
            <w:tcW w:w="0" w:type="auto"/>
          </w:tcPr>
          <w:p w14:paraId="2B0C921B" w14:textId="77777777" w:rsidR="0097772C" w:rsidRDefault="00772A41">
            <w:pPr>
              <w:jc w:val="center"/>
            </w:pPr>
            <w:r>
              <w:t>0</w:t>
            </w:r>
          </w:p>
        </w:tc>
        <w:tc>
          <w:tcPr>
            <w:tcW w:w="0" w:type="auto"/>
          </w:tcPr>
          <w:p w14:paraId="2B0C921C" w14:textId="77777777" w:rsidR="0097772C" w:rsidRDefault="00772A41">
            <w:pPr>
              <w:jc w:val="center"/>
            </w:pPr>
            <w:r>
              <w:t>0</w:t>
            </w:r>
          </w:p>
        </w:tc>
      </w:tr>
      <w:tr w:rsidR="0097772C" w14:paraId="2B0C922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1E" w14:textId="77777777" w:rsidR="0097772C" w:rsidRDefault="00772A41">
            <w:pPr>
              <w:jc w:val="center"/>
            </w:pPr>
            <w:r>
              <w:t>2022</w:t>
            </w:r>
          </w:p>
        </w:tc>
        <w:tc>
          <w:tcPr>
            <w:tcW w:w="0" w:type="auto"/>
          </w:tcPr>
          <w:p w14:paraId="2B0C921F" w14:textId="77777777" w:rsidR="0097772C" w:rsidRDefault="00772A41">
            <w:pPr>
              <w:jc w:val="center"/>
            </w:pPr>
            <w:r>
              <w:t>May 04</w:t>
            </w:r>
          </w:p>
        </w:tc>
        <w:tc>
          <w:tcPr>
            <w:tcW w:w="0" w:type="auto"/>
          </w:tcPr>
          <w:p w14:paraId="2B0C9220" w14:textId="77777777" w:rsidR="0097772C" w:rsidRDefault="00772A41">
            <w:pPr>
              <w:jc w:val="center"/>
            </w:pPr>
            <w:r>
              <w:t>2</w:t>
            </w:r>
          </w:p>
        </w:tc>
        <w:tc>
          <w:tcPr>
            <w:tcW w:w="0" w:type="auto"/>
          </w:tcPr>
          <w:p w14:paraId="2B0C9221" w14:textId="77777777" w:rsidR="0097772C" w:rsidRDefault="00772A41">
            <w:pPr>
              <w:jc w:val="center"/>
            </w:pPr>
            <w:r>
              <w:t>0</w:t>
            </w:r>
          </w:p>
        </w:tc>
        <w:tc>
          <w:tcPr>
            <w:tcW w:w="0" w:type="auto"/>
          </w:tcPr>
          <w:p w14:paraId="2B0C9222" w14:textId="77777777" w:rsidR="0097772C" w:rsidRDefault="00772A41">
            <w:pPr>
              <w:jc w:val="center"/>
            </w:pPr>
            <w:commentRangeStart w:id="83"/>
            <w:commentRangeStart w:id="84"/>
            <w:r>
              <w:t>2</w:t>
            </w:r>
            <w:commentRangeEnd w:id="83"/>
            <w:r w:rsidR="00EF10FA">
              <w:rPr>
                <w:rStyle w:val="CommentReference"/>
              </w:rPr>
              <w:commentReference w:id="83"/>
            </w:r>
            <w:commentRangeEnd w:id="84"/>
            <w:r w:rsidR="004C44DD">
              <w:rPr>
                <w:rStyle w:val="CommentReference"/>
              </w:rPr>
              <w:commentReference w:id="84"/>
            </w:r>
          </w:p>
        </w:tc>
        <w:tc>
          <w:tcPr>
            <w:tcW w:w="0" w:type="auto"/>
          </w:tcPr>
          <w:p w14:paraId="2B0C9223" w14:textId="77777777" w:rsidR="0097772C" w:rsidRDefault="00772A41">
            <w:pPr>
              <w:jc w:val="center"/>
            </w:pPr>
            <w:r>
              <w:t>0</w:t>
            </w:r>
          </w:p>
        </w:tc>
        <w:tc>
          <w:tcPr>
            <w:tcW w:w="0" w:type="auto"/>
          </w:tcPr>
          <w:p w14:paraId="2B0C9224" w14:textId="77777777" w:rsidR="0097772C" w:rsidRDefault="00772A41">
            <w:pPr>
              <w:jc w:val="center"/>
            </w:pPr>
            <w:r>
              <w:t>4</w:t>
            </w:r>
          </w:p>
        </w:tc>
      </w:tr>
      <w:tr w:rsidR="0097772C" w14:paraId="2B0C922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26" w14:textId="77777777" w:rsidR="0097772C" w:rsidRDefault="00772A41">
            <w:pPr>
              <w:jc w:val="center"/>
            </w:pPr>
            <w:r>
              <w:t>2022</w:t>
            </w:r>
          </w:p>
        </w:tc>
        <w:tc>
          <w:tcPr>
            <w:tcW w:w="0" w:type="auto"/>
          </w:tcPr>
          <w:p w14:paraId="2B0C9227" w14:textId="77777777" w:rsidR="0097772C" w:rsidRDefault="00772A41">
            <w:pPr>
              <w:jc w:val="center"/>
            </w:pPr>
            <w:r>
              <w:t>May 20</w:t>
            </w:r>
          </w:p>
        </w:tc>
        <w:tc>
          <w:tcPr>
            <w:tcW w:w="0" w:type="auto"/>
          </w:tcPr>
          <w:p w14:paraId="2B0C9228" w14:textId="77777777" w:rsidR="0097772C" w:rsidRDefault="00772A41">
            <w:pPr>
              <w:jc w:val="center"/>
            </w:pPr>
            <w:r>
              <w:t>2</w:t>
            </w:r>
          </w:p>
        </w:tc>
        <w:tc>
          <w:tcPr>
            <w:tcW w:w="0" w:type="auto"/>
          </w:tcPr>
          <w:p w14:paraId="2B0C9229" w14:textId="77777777" w:rsidR="0097772C" w:rsidRDefault="00772A41">
            <w:pPr>
              <w:jc w:val="center"/>
            </w:pPr>
            <w:r>
              <w:t>0</w:t>
            </w:r>
          </w:p>
        </w:tc>
        <w:tc>
          <w:tcPr>
            <w:tcW w:w="0" w:type="auto"/>
          </w:tcPr>
          <w:p w14:paraId="2B0C922A" w14:textId="77777777" w:rsidR="0097772C" w:rsidRDefault="00772A41">
            <w:pPr>
              <w:jc w:val="center"/>
            </w:pPr>
            <w:r>
              <w:t>1</w:t>
            </w:r>
          </w:p>
        </w:tc>
        <w:tc>
          <w:tcPr>
            <w:tcW w:w="0" w:type="auto"/>
          </w:tcPr>
          <w:p w14:paraId="2B0C922B" w14:textId="77777777" w:rsidR="0097772C" w:rsidRDefault="00772A41">
            <w:pPr>
              <w:jc w:val="center"/>
            </w:pPr>
            <w:r>
              <w:t>0</w:t>
            </w:r>
          </w:p>
        </w:tc>
        <w:tc>
          <w:tcPr>
            <w:tcW w:w="0" w:type="auto"/>
          </w:tcPr>
          <w:p w14:paraId="2B0C922C" w14:textId="77777777" w:rsidR="0097772C" w:rsidRDefault="00772A41">
            <w:pPr>
              <w:jc w:val="center"/>
            </w:pPr>
            <w:r>
              <w:t>2</w:t>
            </w:r>
          </w:p>
        </w:tc>
      </w:tr>
      <w:tr w:rsidR="0097772C" w14:paraId="2B0C923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2E" w14:textId="77777777" w:rsidR="0097772C" w:rsidRDefault="00772A41">
            <w:pPr>
              <w:jc w:val="center"/>
            </w:pPr>
            <w:r>
              <w:t>2022</w:t>
            </w:r>
          </w:p>
        </w:tc>
        <w:tc>
          <w:tcPr>
            <w:tcW w:w="0" w:type="auto"/>
          </w:tcPr>
          <w:p w14:paraId="2B0C922F" w14:textId="77777777" w:rsidR="0097772C" w:rsidRDefault="00772A41">
            <w:pPr>
              <w:jc w:val="center"/>
            </w:pPr>
            <w:r>
              <w:t>Jun 01</w:t>
            </w:r>
          </w:p>
        </w:tc>
        <w:tc>
          <w:tcPr>
            <w:tcW w:w="0" w:type="auto"/>
          </w:tcPr>
          <w:p w14:paraId="2B0C9230" w14:textId="77777777" w:rsidR="0097772C" w:rsidRDefault="00772A41">
            <w:pPr>
              <w:jc w:val="center"/>
            </w:pPr>
            <w:r>
              <w:t>2</w:t>
            </w:r>
          </w:p>
        </w:tc>
        <w:tc>
          <w:tcPr>
            <w:tcW w:w="0" w:type="auto"/>
          </w:tcPr>
          <w:p w14:paraId="2B0C9231" w14:textId="77777777" w:rsidR="0097772C" w:rsidRDefault="00772A41">
            <w:pPr>
              <w:jc w:val="center"/>
            </w:pPr>
            <w:r>
              <w:t>0</w:t>
            </w:r>
          </w:p>
        </w:tc>
        <w:tc>
          <w:tcPr>
            <w:tcW w:w="0" w:type="auto"/>
          </w:tcPr>
          <w:p w14:paraId="2B0C9232" w14:textId="77777777" w:rsidR="0097772C" w:rsidRDefault="00772A41">
            <w:pPr>
              <w:jc w:val="center"/>
            </w:pPr>
            <w:r>
              <w:t>1</w:t>
            </w:r>
          </w:p>
        </w:tc>
        <w:tc>
          <w:tcPr>
            <w:tcW w:w="0" w:type="auto"/>
          </w:tcPr>
          <w:p w14:paraId="2B0C9233" w14:textId="77777777" w:rsidR="0097772C" w:rsidRDefault="00772A41">
            <w:pPr>
              <w:jc w:val="center"/>
            </w:pPr>
            <w:r>
              <w:t>0</w:t>
            </w:r>
          </w:p>
        </w:tc>
        <w:tc>
          <w:tcPr>
            <w:tcW w:w="0" w:type="auto"/>
          </w:tcPr>
          <w:p w14:paraId="2B0C9234" w14:textId="77777777" w:rsidR="0097772C" w:rsidRDefault="00772A41">
            <w:pPr>
              <w:jc w:val="center"/>
            </w:pPr>
            <w:r>
              <w:t>1</w:t>
            </w:r>
          </w:p>
        </w:tc>
      </w:tr>
      <w:tr w:rsidR="0097772C" w14:paraId="2B0C923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36" w14:textId="77777777" w:rsidR="0097772C" w:rsidRDefault="00772A41">
            <w:pPr>
              <w:jc w:val="center"/>
            </w:pPr>
            <w:r>
              <w:t>2022</w:t>
            </w:r>
          </w:p>
        </w:tc>
        <w:tc>
          <w:tcPr>
            <w:tcW w:w="0" w:type="auto"/>
          </w:tcPr>
          <w:p w14:paraId="2B0C9237" w14:textId="77777777" w:rsidR="0097772C" w:rsidRDefault="00772A41">
            <w:pPr>
              <w:jc w:val="center"/>
            </w:pPr>
            <w:r>
              <w:t>Jun 22</w:t>
            </w:r>
          </w:p>
        </w:tc>
        <w:tc>
          <w:tcPr>
            <w:tcW w:w="0" w:type="auto"/>
          </w:tcPr>
          <w:p w14:paraId="2B0C9238" w14:textId="77777777" w:rsidR="0097772C" w:rsidRDefault="00772A41">
            <w:pPr>
              <w:jc w:val="center"/>
            </w:pPr>
            <w:r>
              <w:t>1</w:t>
            </w:r>
          </w:p>
        </w:tc>
        <w:tc>
          <w:tcPr>
            <w:tcW w:w="0" w:type="auto"/>
          </w:tcPr>
          <w:p w14:paraId="2B0C9239" w14:textId="77777777" w:rsidR="0097772C" w:rsidRDefault="00772A41">
            <w:pPr>
              <w:jc w:val="center"/>
            </w:pPr>
            <w:r>
              <w:t>0</w:t>
            </w:r>
          </w:p>
        </w:tc>
        <w:tc>
          <w:tcPr>
            <w:tcW w:w="0" w:type="auto"/>
          </w:tcPr>
          <w:p w14:paraId="2B0C923A" w14:textId="77777777" w:rsidR="0097772C" w:rsidRDefault="00772A41">
            <w:pPr>
              <w:jc w:val="center"/>
            </w:pPr>
            <w:r>
              <w:t>0</w:t>
            </w:r>
          </w:p>
        </w:tc>
        <w:tc>
          <w:tcPr>
            <w:tcW w:w="0" w:type="auto"/>
          </w:tcPr>
          <w:p w14:paraId="2B0C923B" w14:textId="77777777" w:rsidR="0097772C" w:rsidRDefault="00772A41">
            <w:pPr>
              <w:jc w:val="center"/>
            </w:pPr>
            <w:r>
              <w:t>0</w:t>
            </w:r>
          </w:p>
        </w:tc>
        <w:tc>
          <w:tcPr>
            <w:tcW w:w="0" w:type="auto"/>
          </w:tcPr>
          <w:p w14:paraId="2B0C923C" w14:textId="77777777" w:rsidR="0097772C" w:rsidRDefault="00772A41">
            <w:pPr>
              <w:jc w:val="center"/>
            </w:pPr>
            <w:r>
              <w:t>0</w:t>
            </w:r>
          </w:p>
        </w:tc>
      </w:tr>
      <w:tr w:rsidR="0097772C" w14:paraId="2B0C924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3E" w14:textId="77777777" w:rsidR="0097772C" w:rsidRDefault="00772A41">
            <w:pPr>
              <w:jc w:val="center"/>
            </w:pPr>
            <w:r>
              <w:t>2022</w:t>
            </w:r>
          </w:p>
        </w:tc>
        <w:tc>
          <w:tcPr>
            <w:tcW w:w="0" w:type="auto"/>
          </w:tcPr>
          <w:p w14:paraId="2B0C923F" w14:textId="77777777" w:rsidR="0097772C" w:rsidRDefault="00772A41">
            <w:pPr>
              <w:jc w:val="center"/>
            </w:pPr>
            <w:r>
              <w:t>Total</w:t>
            </w:r>
          </w:p>
        </w:tc>
        <w:tc>
          <w:tcPr>
            <w:tcW w:w="0" w:type="auto"/>
          </w:tcPr>
          <w:p w14:paraId="2B0C9240" w14:textId="77777777" w:rsidR="0097772C" w:rsidRDefault="00772A41">
            <w:pPr>
              <w:jc w:val="center"/>
            </w:pPr>
            <w:r>
              <w:t>17</w:t>
            </w:r>
          </w:p>
        </w:tc>
        <w:tc>
          <w:tcPr>
            <w:tcW w:w="0" w:type="auto"/>
          </w:tcPr>
          <w:p w14:paraId="2B0C9241" w14:textId="77777777" w:rsidR="0097772C" w:rsidRDefault="00772A41">
            <w:pPr>
              <w:jc w:val="center"/>
            </w:pPr>
            <w:r>
              <w:t>2</w:t>
            </w:r>
          </w:p>
        </w:tc>
        <w:tc>
          <w:tcPr>
            <w:tcW w:w="0" w:type="auto"/>
          </w:tcPr>
          <w:p w14:paraId="2B0C9242" w14:textId="77777777" w:rsidR="0097772C" w:rsidRDefault="00772A41">
            <w:pPr>
              <w:jc w:val="center"/>
            </w:pPr>
            <w:r>
              <w:t>23</w:t>
            </w:r>
          </w:p>
        </w:tc>
        <w:tc>
          <w:tcPr>
            <w:tcW w:w="0" w:type="auto"/>
          </w:tcPr>
          <w:p w14:paraId="2B0C9243" w14:textId="77777777" w:rsidR="0097772C" w:rsidRDefault="00772A41">
            <w:pPr>
              <w:jc w:val="center"/>
            </w:pPr>
            <w:r>
              <w:t>2</w:t>
            </w:r>
          </w:p>
        </w:tc>
        <w:tc>
          <w:tcPr>
            <w:tcW w:w="0" w:type="auto"/>
          </w:tcPr>
          <w:p w14:paraId="2B0C9244" w14:textId="77777777" w:rsidR="0097772C" w:rsidRDefault="00772A41">
            <w:pPr>
              <w:jc w:val="center"/>
            </w:pPr>
            <w:r>
              <w:t>7</w:t>
            </w:r>
          </w:p>
        </w:tc>
      </w:tr>
      <w:tr w:rsidR="0097772C" w14:paraId="2B0C924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46" w14:textId="77777777" w:rsidR="0097772C" w:rsidRDefault="00772A41">
            <w:pPr>
              <w:jc w:val="center"/>
            </w:pPr>
            <w:r>
              <w:t>2023</w:t>
            </w:r>
          </w:p>
        </w:tc>
        <w:tc>
          <w:tcPr>
            <w:tcW w:w="0" w:type="auto"/>
          </w:tcPr>
          <w:p w14:paraId="2B0C9247" w14:textId="77777777" w:rsidR="0097772C" w:rsidRDefault="00772A41">
            <w:pPr>
              <w:jc w:val="center"/>
            </w:pPr>
            <w:r>
              <w:t>Feb 08</w:t>
            </w:r>
          </w:p>
        </w:tc>
        <w:tc>
          <w:tcPr>
            <w:tcW w:w="0" w:type="auto"/>
          </w:tcPr>
          <w:p w14:paraId="2B0C9248" w14:textId="77777777" w:rsidR="0097772C" w:rsidRDefault="00772A41">
            <w:pPr>
              <w:jc w:val="center"/>
            </w:pPr>
            <w:r>
              <w:t>1</w:t>
            </w:r>
          </w:p>
        </w:tc>
        <w:tc>
          <w:tcPr>
            <w:tcW w:w="0" w:type="auto"/>
          </w:tcPr>
          <w:p w14:paraId="2B0C9249" w14:textId="77777777" w:rsidR="0097772C" w:rsidRDefault="00772A41">
            <w:pPr>
              <w:jc w:val="center"/>
            </w:pPr>
            <w:r>
              <w:t>0</w:t>
            </w:r>
          </w:p>
        </w:tc>
        <w:tc>
          <w:tcPr>
            <w:tcW w:w="0" w:type="auto"/>
          </w:tcPr>
          <w:p w14:paraId="2B0C924A" w14:textId="77777777" w:rsidR="0097772C" w:rsidRDefault="00772A41">
            <w:pPr>
              <w:jc w:val="center"/>
            </w:pPr>
            <w:r>
              <w:t>2</w:t>
            </w:r>
          </w:p>
        </w:tc>
        <w:tc>
          <w:tcPr>
            <w:tcW w:w="0" w:type="auto"/>
          </w:tcPr>
          <w:p w14:paraId="2B0C924B" w14:textId="77777777" w:rsidR="0097772C" w:rsidRDefault="00772A41">
            <w:pPr>
              <w:jc w:val="center"/>
            </w:pPr>
            <w:r>
              <w:t>0</w:t>
            </w:r>
          </w:p>
        </w:tc>
        <w:tc>
          <w:tcPr>
            <w:tcW w:w="0" w:type="auto"/>
          </w:tcPr>
          <w:p w14:paraId="2B0C924C" w14:textId="77777777" w:rsidR="0097772C" w:rsidRDefault="00772A41">
            <w:pPr>
              <w:jc w:val="center"/>
            </w:pPr>
            <w:r>
              <w:t>0</w:t>
            </w:r>
          </w:p>
        </w:tc>
      </w:tr>
      <w:tr w:rsidR="0097772C" w14:paraId="2B0C925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4E" w14:textId="77777777" w:rsidR="0097772C" w:rsidRDefault="00772A41">
            <w:pPr>
              <w:jc w:val="center"/>
            </w:pPr>
            <w:r>
              <w:t>2023</w:t>
            </w:r>
          </w:p>
        </w:tc>
        <w:tc>
          <w:tcPr>
            <w:tcW w:w="0" w:type="auto"/>
          </w:tcPr>
          <w:p w14:paraId="2B0C924F" w14:textId="77777777" w:rsidR="0097772C" w:rsidRDefault="00772A41">
            <w:pPr>
              <w:jc w:val="center"/>
            </w:pPr>
            <w:r>
              <w:t>Feb 16</w:t>
            </w:r>
          </w:p>
        </w:tc>
        <w:tc>
          <w:tcPr>
            <w:tcW w:w="0" w:type="auto"/>
          </w:tcPr>
          <w:p w14:paraId="2B0C9250" w14:textId="77777777" w:rsidR="0097772C" w:rsidRDefault="00772A41">
            <w:pPr>
              <w:jc w:val="center"/>
            </w:pPr>
            <w:r>
              <w:t>0</w:t>
            </w:r>
          </w:p>
        </w:tc>
        <w:tc>
          <w:tcPr>
            <w:tcW w:w="0" w:type="auto"/>
          </w:tcPr>
          <w:p w14:paraId="2B0C9251" w14:textId="77777777" w:rsidR="0097772C" w:rsidRDefault="00772A41">
            <w:pPr>
              <w:jc w:val="center"/>
            </w:pPr>
            <w:r>
              <w:t>0</w:t>
            </w:r>
          </w:p>
        </w:tc>
        <w:tc>
          <w:tcPr>
            <w:tcW w:w="0" w:type="auto"/>
          </w:tcPr>
          <w:p w14:paraId="2B0C9252" w14:textId="77777777" w:rsidR="0097772C" w:rsidRDefault="00772A41">
            <w:pPr>
              <w:jc w:val="center"/>
            </w:pPr>
            <w:r>
              <w:t>1</w:t>
            </w:r>
          </w:p>
        </w:tc>
        <w:tc>
          <w:tcPr>
            <w:tcW w:w="0" w:type="auto"/>
          </w:tcPr>
          <w:p w14:paraId="2B0C9253" w14:textId="77777777" w:rsidR="0097772C" w:rsidRDefault="00772A41">
            <w:pPr>
              <w:jc w:val="center"/>
            </w:pPr>
            <w:r>
              <w:t>0</w:t>
            </w:r>
          </w:p>
        </w:tc>
        <w:tc>
          <w:tcPr>
            <w:tcW w:w="0" w:type="auto"/>
          </w:tcPr>
          <w:p w14:paraId="2B0C9254" w14:textId="77777777" w:rsidR="0097772C" w:rsidRDefault="00772A41">
            <w:pPr>
              <w:jc w:val="center"/>
            </w:pPr>
            <w:r>
              <w:t>0</w:t>
            </w:r>
          </w:p>
        </w:tc>
      </w:tr>
      <w:tr w:rsidR="0097772C" w14:paraId="2B0C925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56" w14:textId="77777777" w:rsidR="0097772C" w:rsidRDefault="00772A41">
            <w:pPr>
              <w:jc w:val="center"/>
            </w:pPr>
            <w:r>
              <w:t>2023</w:t>
            </w:r>
          </w:p>
        </w:tc>
        <w:tc>
          <w:tcPr>
            <w:tcW w:w="0" w:type="auto"/>
          </w:tcPr>
          <w:p w14:paraId="2B0C9257" w14:textId="77777777" w:rsidR="0097772C" w:rsidRDefault="00772A41">
            <w:pPr>
              <w:jc w:val="center"/>
            </w:pPr>
            <w:r>
              <w:t>Mar 02</w:t>
            </w:r>
          </w:p>
        </w:tc>
        <w:tc>
          <w:tcPr>
            <w:tcW w:w="0" w:type="auto"/>
          </w:tcPr>
          <w:p w14:paraId="2B0C9258" w14:textId="77777777" w:rsidR="0097772C" w:rsidRDefault="00772A41">
            <w:pPr>
              <w:jc w:val="center"/>
            </w:pPr>
            <w:r>
              <w:t>4</w:t>
            </w:r>
          </w:p>
        </w:tc>
        <w:tc>
          <w:tcPr>
            <w:tcW w:w="0" w:type="auto"/>
          </w:tcPr>
          <w:p w14:paraId="2B0C9259" w14:textId="77777777" w:rsidR="0097772C" w:rsidRDefault="00772A41">
            <w:pPr>
              <w:jc w:val="center"/>
            </w:pPr>
            <w:r>
              <w:t>0</w:t>
            </w:r>
          </w:p>
        </w:tc>
        <w:tc>
          <w:tcPr>
            <w:tcW w:w="0" w:type="auto"/>
          </w:tcPr>
          <w:p w14:paraId="2B0C925A" w14:textId="77777777" w:rsidR="0097772C" w:rsidRDefault="00772A41">
            <w:pPr>
              <w:jc w:val="center"/>
            </w:pPr>
            <w:r>
              <w:t>0</w:t>
            </w:r>
          </w:p>
        </w:tc>
        <w:tc>
          <w:tcPr>
            <w:tcW w:w="0" w:type="auto"/>
          </w:tcPr>
          <w:p w14:paraId="2B0C925B" w14:textId="77777777" w:rsidR="0097772C" w:rsidRDefault="00772A41">
            <w:pPr>
              <w:jc w:val="center"/>
            </w:pPr>
            <w:r>
              <w:t>1</w:t>
            </w:r>
          </w:p>
        </w:tc>
        <w:tc>
          <w:tcPr>
            <w:tcW w:w="0" w:type="auto"/>
          </w:tcPr>
          <w:p w14:paraId="2B0C925C" w14:textId="77777777" w:rsidR="0097772C" w:rsidRDefault="00772A41">
            <w:pPr>
              <w:jc w:val="center"/>
            </w:pPr>
            <w:r>
              <w:t>0</w:t>
            </w:r>
          </w:p>
        </w:tc>
      </w:tr>
      <w:tr w:rsidR="0097772C" w14:paraId="2B0C926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5E" w14:textId="77777777" w:rsidR="0097772C" w:rsidRDefault="00772A41">
            <w:pPr>
              <w:jc w:val="center"/>
            </w:pPr>
            <w:r>
              <w:t>2023</w:t>
            </w:r>
          </w:p>
        </w:tc>
        <w:tc>
          <w:tcPr>
            <w:tcW w:w="0" w:type="auto"/>
          </w:tcPr>
          <w:p w14:paraId="2B0C925F" w14:textId="77777777" w:rsidR="0097772C" w:rsidRDefault="00772A41">
            <w:pPr>
              <w:jc w:val="center"/>
            </w:pPr>
            <w:r>
              <w:t>Mar 09</w:t>
            </w:r>
          </w:p>
        </w:tc>
        <w:tc>
          <w:tcPr>
            <w:tcW w:w="0" w:type="auto"/>
          </w:tcPr>
          <w:p w14:paraId="2B0C9260" w14:textId="77777777" w:rsidR="0097772C" w:rsidRDefault="00772A41">
            <w:pPr>
              <w:jc w:val="center"/>
            </w:pPr>
            <w:r>
              <w:t>1</w:t>
            </w:r>
          </w:p>
        </w:tc>
        <w:tc>
          <w:tcPr>
            <w:tcW w:w="0" w:type="auto"/>
          </w:tcPr>
          <w:p w14:paraId="2B0C9261" w14:textId="77777777" w:rsidR="0097772C" w:rsidRDefault="00772A41">
            <w:pPr>
              <w:jc w:val="center"/>
            </w:pPr>
            <w:r>
              <w:t>0</w:t>
            </w:r>
          </w:p>
        </w:tc>
        <w:tc>
          <w:tcPr>
            <w:tcW w:w="0" w:type="auto"/>
          </w:tcPr>
          <w:p w14:paraId="2B0C9262" w14:textId="77777777" w:rsidR="0097772C" w:rsidRDefault="00772A41">
            <w:pPr>
              <w:jc w:val="center"/>
            </w:pPr>
            <w:r>
              <w:t>0</w:t>
            </w:r>
          </w:p>
        </w:tc>
        <w:tc>
          <w:tcPr>
            <w:tcW w:w="0" w:type="auto"/>
          </w:tcPr>
          <w:p w14:paraId="2B0C9263" w14:textId="77777777" w:rsidR="0097772C" w:rsidRDefault="00772A41">
            <w:pPr>
              <w:jc w:val="center"/>
            </w:pPr>
            <w:r>
              <w:t>0</w:t>
            </w:r>
          </w:p>
        </w:tc>
        <w:tc>
          <w:tcPr>
            <w:tcW w:w="0" w:type="auto"/>
          </w:tcPr>
          <w:p w14:paraId="2B0C9264" w14:textId="77777777" w:rsidR="0097772C" w:rsidRDefault="00772A41">
            <w:pPr>
              <w:jc w:val="center"/>
            </w:pPr>
            <w:r>
              <w:t>0</w:t>
            </w:r>
          </w:p>
        </w:tc>
      </w:tr>
      <w:tr w:rsidR="0097772C" w14:paraId="2B0C926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66" w14:textId="77777777" w:rsidR="0097772C" w:rsidRDefault="00772A41">
            <w:pPr>
              <w:jc w:val="center"/>
            </w:pPr>
            <w:r>
              <w:t>2023</w:t>
            </w:r>
          </w:p>
        </w:tc>
        <w:tc>
          <w:tcPr>
            <w:tcW w:w="0" w:type="auto"/>
          </w:tcPr>
          <w:p w14:paraId="2B0C9267" w14:textId="77777777" w:rsidR="0097772C" w:rsidRDefault="00772A41">
            <w:pPr>
              <w:jc w:val="center"/>
            </w:pPr>
            <w:r>
              <w:t>Mar 30</w:t>
            </w:r>
          </w:p>
        </w:tc>
        <w:tc>
          <w:tcPr>
            <w:tcW w:w="0" w:type="auto"/>
          </w:tcPr>
          <w:p w14:paraId="2B0C9268" w14:textId="77777777" w:rsidR="0097772C" w:rsidRDefault="00772A41">
            <w:pPr>
              <w:jc w:val="center"/>
            </w:pPr>
            <w:r>
              <w:t>1</w:t>
            </w:r>
          </w:p>
        </w:tc>
        <w:tc>
          <w:tcPr>
            <w:tcW w:w="0" w:type="auto"/>
          </w:tcPr>
          <w:p w14:paraId="2B0C9269" w14:textId="77777777" w:rsidR="0097772C" w:rsidRDefault="00772A41">
            <w:pPr>
              <w:jc w:val="center"/>
            </w:pPr>
            <w:r>
              <w:t>0</w:t>
            </w:r>
          </w:p>
        </w:tc>
        <w:tc>
          <w:tcPr>
            <w:tcW w:w="0" w:type="auto"/>
          </w:tcPr>
          <w:p w14:paraId="2B0C926A" w14:textId="77777777" w:rsidR="0097772C" w:rsidRDefault="00772A41">
            <w:pPr>
              <w:jc w:val="center"/>
            </w:pPr>
            <w:r>
              <w:t>5</w:t>
            </w:r>
          </w:p>
        </w:tc>
        <w:tc>
          <w:tcPr>
            <w:tcW w:w="0" w:type="auto"/>
          </w:tcPr>
          <w:p w14:paraId="2B0C926B" w14:textId="77777777" w:rsidR="0097772C" w:rsidRDefault="00772A41">
            <w:pPr>
              <w:jc w:val="center"/>
            </w:pPr>
            <w:r>
              <w:t>0</w:t>
            </w:r>
          </w:p>
        </w:tc>
        <w:tc>
          <w:tcPr>
            <w:tcW w:w="0" w:type="auto"/>
          </w:tcPr>
          <w:p w14:paraId="2B0C926C" w14:textId="77777777" w:rsidR="0097772C" w:rsidRDefault="00772A41">
            <w:pPr>
              <w:jc w:val="center"/>
            </w:pPr>
            <w:r>
              <w:t>0</w:t>
            </w:r>
          </w:p>
        </w:tc>
      </w:tr>
      <w:tr w:rsidR="0097772C" w14:paraId="2B0C927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6E" w14:textId="77777777" w:rsidR="0097772C" w:rsidRDefault="00772A41">
            <w:pPr>
              <w:jc w:val="center"/>
            </w:pPr>
            <w:r>
              <w:t>2023</w:t>
            </w:r>
          </w:p>
        </w:tc>
        <w:tc>
          <w:tcPr>
            <w:tcW w:w="0" w:type="auto"/>
          </w:tcPr>
          <w:p w14:paraId="2B0C926F" w14:textId="77777777" w:rsidR="0097772C" w:rsidRDefault="00772A41">
            <w:pPr>
              <w:jc w:val="center"/>
            </w:pPr>
            <w:r>
              <w:t>Apr 06</w:t>
            </w:r>
          </w:p>
        </w:tc>
        <w:tc>
          <w:tcPr>
            <w:tcW w:w="0" w:type="auto"/>
          </w:tcPr>
          <w:p w14:paraId="2B0C9270" w14:textId="77777777" w:rsidR="0097772C" w:rsidRDefault="00772A41">
            <w:pPr>
              <w:jc w:val="center"/>
            </w:pPr>
            <w:r>
              <w:t>0</w:t>
            </w:r>
          </w:p>
        </w:tc>
        <w:tc>
          <w:tcPr>
            <w:tcW w:w="0" w:type="auto"/>
          </w:tcPr>
          <w:p w14:paraId="2B0C9271" w14:textId="77777777" w:rsidR="0097772C" w:rsidRDefault="00772A41">
            <w:pPr>
              <w:jc w:val="center"/>
            </w:pPr>
            <w:r>
              <w:t>0</w:t>
            </w:r>
          </w:p>
        </w:tc>
        <w:tc>
          <w:tcPr>
            <w:tcW w:w="0" w:type="auto"/>
          </w:tcPr>
          <w:p w14:paraId="2B0C9272" w14:textId="77777777" w:rsidR="0097772C" w:rsidRDefault="00772A41">
            <w:pPr>
              <w:jc w:val="center"/>
            </w:pPr>
            <w:r>
              <w:t>10</w:t>
            </w:r>
          </w:p>
        </w:tc>
        <w:tc>
          <w:tcPr>
            <w:tcW w:w="0" w:type="auto"/>
          </w:tcPr>
          <w:p w14:paraId="2B0C9273" w14:textId="77777777" w:rsidR="0097772C" w:rsidRDefault="00772A41">
            <w:pPr>
              <w:jc w:val="center"/>
            </w:pPr>
            <w:r>
              <w:t>0</w:t>
            </w:r>
          </w:p>
        </w:tc>
        <w:tc>
          <w:tcPr>
            <w:tcW w:w="0" w:type="auto"/>
          </w:tcPr>
          <w:p w14:paraId="2B0C9274" w14:textId="77777777" w:rsidR="0097772C" w:rsidRDefault="00772A41">
            <w:pPr>
              <w:jc w:val="center"/>
            </w:pPr>
            <w:r>
              <w:t>0</w:t>
            </w:r>
          </w:p>
        </w:tc>
      </w:tr>
      <w:tr w:rsidR="0097772C" w14:paraId="2B0C927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76" w14:textId="77777777" w:rsidR="0097772C" w:rsidRDefault="00772A41">
            <w:pPr>
              <w:jc w:val="center"/>
            </w:pPr>
            <w:r>
              <w:t>2023</w:t>
            </w:r>
          </w:p>
        </w:tc>
        <w:tc>
          <w:tcPr>
            <w:tcW w:w="0" w:type="auto"/>
          </w:tcPr>
          <w:p w14:paraId="2B0C9277" w14:textId="77777777" w:rsidR="0097772C" w:rsidRDefault="00772A41">
            <w:pPr>
              <w:jc w:val="center"/>
            </w:pPr>
            <w:r>
              <w:t>Apr 13</w:t>
            </w:r>
          </w:p>
        </w:tc>
        <w:tc>
          <w:tcPr>
            <w:tcW w:w="0" w:type="auto"/>
          </w:tcPr>
          <w:p w14:paraId="2B0C9278" w14:textId="77777777" w:rsidR="0097772C" w:rsidRDefault="00772A41">
            <w:pPr>
              <w:jc w:val="center"/>
            </w:pPr>
            <w:r>
              <w:t>5</w:t>
            </w:r>
          </w:p>
        </w:tc>
        <w:tc>
          <w:tcPr>
            <w:tcW w:w="0" w:type="auto"/>
          </w:tcPr>
          <w:p w14:paraId="2B0C9279" w14:textId="77777777" w:rsidR="0097772C" w:rsidRDefault="00772A41">
            <w:pPr>
              <w:jc w:val="center"/>
            </w:pPr>
            <w:r>
              <w:t>0</w:t>
            </w:r>
          </w:p>
        </w:tc>
        <w:tc>
          <w:tcPr>
            <w:tcW w:w="0" w:type="auto"/>
          </w:tcPr>
          <w:p w14:paraId="2B0C927A" w14:textId="77777777" w:rsidR="0097772C" w:rsidRDefault="00772A41">
            <w:pPr>
              <w:jc w:val="center"/>
            </w:pPr>
            <w:r>
              <w:t>6</w:t>
            </w:r>
          </w:p>
        </w:tc>
        <w:tc>
          <w:tcPr>
            <w:tcW w:w="0" w:type="auto"/>
          </w:tcPr>
          <w:p w14:paraId="2B0C927B" w14:textId="77777777" w:rsidR="0097772C" w:rsidRDefault="00772A41">
            <w:pPr>
              <w:jc w:val="center"/>
            </w:pPr>
            <w:r>
              <w:t>0</w:t>
            </w:r>
          </w:p>
        </w:tc>
        <w:tc>
          <w:tcPr>
            <w:tcW w:w="0" w:type="auto"/>
          </w:tcPr>
          <w:p w14:paraId="2B0C927C" w14:textId="77777777" w:rsidR="0097772C" w:rsidRDefault="00772A41">
            <w:pPr>
              <w:jc w:val="center"/>
            </w:pPr>
            <w:r>
              <w:t>1</w:t>
            </w:r>
          </w:p>
        </w:tc>
      </w:tr>
      <w:tr w:rsidR="0097772C" w14:paraId="2B0C928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7E" w14:textId="77777777" w:rsidR="0097772C" w:rsidRDefault="00772A41">
            <w:pPr>
              <w:jc w:val="center"/>
            </w:pPr>
            <w:r>
              <w:t>2023</w:t>
            </w:r>
          </w:p>
        </w:tc>
        <w:tc>
          <w:tcPr>
            <w:tcW w:w="0" w:type="auto"/>
          </w:tcPr>
          <w:p w14:paraId="2B0C927F" w14:textId="77777777" w:rsidR="0097772C" w:rsidRDefault="00772A41">
            <w:pPr>
              <w:jc w:val="center"/>
            </w:pPr>
            <w:r>
              <w:t>Apr 20</w:t>
            </w:r>
          </w:p>
        </w:tc>
        <w:tc>
          <w:tcPr>
            <w:tcW w:w="0" w:type="auto"/>
          </w:tcPr>
          <w:p w14:paraId="2B0C9280" w14:textId="77777777" w:rsidR="0097772C" w:rsidRDefault="00772A41">
            <w:pPr>
              <w:jc w:val="center"/>
            </w:pPr>
            <w:r>
              <w:t>2</w:t>
            </w:r>
          </w:p>
        </w:tc>
        <w:tc>
          <w:tcPr>
            <w:tcW w:w="0" w:type="auto"/>
          </w:tcPr>
          <w:p w14:paraId="2B0C9281" w14:textId="77777777" w:rsidR="0097772C" w:rsidRDefault="00772A41">
            <w:pPr>
              <w:jc w:val="center"/>
            </w:pPr>
            <w:r>
              <w:t>0</w:t>
            </w:r>
          </w:p>
        </w:tc>
        <w:tc>
          <w:tcPr>
            <w:tcW w:w="0" w:type="auto"/>
          </w:tcPr>
          <w:p w14:paraId="2B0C9282" w14:textId="77777777" w:rsidR="0097772C" w:rsidRDefault="00772A41">
            <w:pPr>
              <w:jc w:val="center"/>
            </w:pPr>
            <w:r>
              <w:t>11</w:t>
            </w:r>
          </w:p>
        </w:tc>
        <w:tc>
          <w:tcPr>
            <w:tcW w:w="0" w:type="auto"/>
          </w:tcPr>
          <w:p w14:paraId="2B0C9283" w14:textId="77777777" w:rsidR="0097772C" w:rsidRDefault="00772A41">
            <w:pPr>
              <w:jc w:val="center"/>
            </w:pPr>
            <w:r>
              <w:t>2</w:t>
            </w:r>
          </w:p>
        </w:tc>
        <w:tc>
          <w:tcPr>
            <w:tcW w:w="0" w:type="auto"/>
          </w:tcPr>
          <w:p w14:paraId="2B0C9284" w14:textId="77777777" w:rsidR="0097772C" w:rsidRDefault="00772A41">
            <w:pPr>
              <w:jc w:val="center"/>
            </w:pPr>
            <w:r>
              <w:t>3</w:t>
            </w:r>
          </w:p>
        </w:tc>
      </w:tr>
      <w:tr w:rsidR="0097772C" w14:paraId="2B0C928D"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86" w14:textId="77777777" w:rsidR="0097772C" w:rsidRDefault="00772A41">
            <w:pPr>
              <w:jc w:val="center"/>
            </w:pPr>
            <w:r>
              <w:t>2023</w:t>
            </w:r>
          </w:p>
        </w:tc>
        <w:tc>
          <w:tcPr>
            <w:tcW w:w="0" w:type="auto"/>
          </w:tcPr>
          <w:p w14:paraId="2B0C9287" w14:textId="77777777" w:rsidR="0097772C" w:rsidRDefault="00772A41">
            <w:pPr>
              <w:jc w:val="center"/>
            </w:pPr>
            <w:r>
              <w:t>Apr 27</w:t>
            </w:r>
          </w:p>
        </w:tc>
        <w:tc>
          <w:tcPr>
            <w:tcW w:w="0" w:type="auto"/>
          </w:tcPr>
          <w:p w14:paraId="2B0C9288" w14:textId="77777777" w:rsidR="0097772C" w:rsidRDefault="00772A41">
            <w:pPr>
              <w:jc w:val="center"/>
            </w:pPr>
            <w:r>
              <w:t>2</w:t>
            </w:r>
          </w:p>
        </w:tc>
        <w:tc>
          <w:tcPr>
            <w:tcW w:w="0" w:type="auto"/>
          </w:tcPr>
          <w:p w14:paraId="2B0C9289" w14:textId="77777777" w:rsidR="0097772C" w:rsidRDefault="00772A41">
            <w:pPr>
              <w:jc w:val="center"/>
            </w:pPr>
            <w:r>
              <w:t>0</w:t>
            </w:r>
          </w:p>
        </w:tc>
        <w:tc>
          <w:tcPr>
            <w:tcW w:w="0" w:type="auto"/>
          </w:tcPr>
          <w:p w14:paraId="2B0C928A" w14:textId="77777777" w:rsidR="0097772C" w:rsidRDefault="00772A41">
            <w:pPr>
              <w:jc w:val="center"/>
            </w:pPr>
            <w:r>
              <w:t>4</w:t>
            </w:r>
          </w:p>
        </w:tc>
        <w:tc>
          <w:tcPr>
            <w:tcW w:w="0" w:type="auto"/>
          </w:tcPr>
          <w:p w14:paraId="2B0C928B" w14:textId="77777777" w:rsidR="0097772C" w:rsidRDefault="00772A41">
            <w:pPr>
              <w:jc w:val="center"/>
            </w:pPr>
            <w:r>
              <w:t>0</w:t>
            </w:r>
          </w:p>
        </w:tc>
        <w:tc>
          <w:tcPr>
            <w:tcW w:w="0" w:type="auto"/>
          </w:tcPr>
          <w:p w14:paraId="2B0C928C" w14:textId="77777777" w:rsidR="0097772C" w:rsidRDefault="00772A41">
            <w:pPr>
              <w:jc w:val="center"/>
            </w:pPr>
            <w:r>
              <w:t>1</w:t>
            </w:r>
          </w:p>
        </w:tc>
      </w:tr>
      <w:tr w:rsidR="0097772C" w14:paraId="2B0C929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8E" w14:textId="77777777" w:rsidR="0097772C" w:rsidRDefault="00772A41">
            <w:pPr>
              <w:jc w:val="center"/>
            </w:pPr>
            <w:r>
              <w:t>2023</w:t>
            </w:r>
          </w:p>
        </w:tc>
        <w:tc>
          <w:tcPr>
            <w:tcW w:w="0" w:type="auto"/>
          </w:tcPr>
          <w:p w14:paraId="2B0C928F" w14:textId="77777777" w:rsidR="0097772C" w:rsidRDefault="00772A41">
            <w:pPr>
              <w:jc w:val="center"/>
            </w:pPr>
            <w:r>
              <w:t>Total</w:t>
            </w:r>
          </w:p>
        </w:tc>
        <w:tc>
          <w:tcPr>
            <w:tcW w:w="0" w:type="auto"/>
          </w:tcPr>
          <w:p w14:paraId="2B0C9290" w14:textId="77777777" w:rsidR="0097772C" w:rsidRDefault="00772A41">
            <w:pPr>
              <w:jc w:val="center"/>
            </w:pPr>
            <w:r>
              <w:t>16</w:t>
            </w:r>
          </w:p>
        </w:tc>
        <w:tc>
          <w:tcPr>
            <w:tcW w:w="0" w:type="auto"/>
          </w:tcPr>
          <w:p w14:paraId="2B0C9291" w14:textId="77777777" w:rsidR="0097772C" w:rsidRDefault="00772A41">
            <w:pPr>
              <w:jc w:val="center"/>
            </w:pPr>
            <w:r>
              <w:t>0</w:t>
            </w:r>
          </w:p>
        </w:tc>
        <w:tc>
          <w:tcPr>
            <w:tcW w:w="0" w:type="auto"/>
          </w:tcPr>
          <w:p w14:paraId="2B0C9292" w14:textId="77777777" w:rsidR="0097772C" w:rsidRDefault="00772A41">
            <w:pPr>
              <w:jc w:val="center"/>
            </w:pPr>
            <w:r>
              <w:t>39</w:t>
            </w:r>
          </w:p>
        </w:tc>
        <w:tc>
          <w:tcPr>
            <w:tcW w:w="0" w:type="auto"/>
          </w:tcPr>
          <w:p w14:paraId="2B0C9293" w14:textId="77777777" w:rsidR="0097772C" w:rsidRDefault="00772A41">
            <w:pPr>
              <w:jc w:val="center"/>
            </w:pPr>
            <w:r>
              <w:t>3</w:t>
            </w:r>
          </w:p>
        </w:tc>
        <w:tc>
          <w:tcPr>
            <w:tcW w:w="0" w:type="auto"/>
          </w:tcPr>
          <w:p w14:paraId="2B0C9294" w14:textId="77777777" w:rsidR="0097772C" w:rsidRDefault="00772A41">
            <w:pPr>
              <w:jc w:val="center"/>
            </w:pPr>
            <w:r>
              <w:t>5</w:t>
            </w:r>
          </w:p>
        </w:tc>
      </w:tr>
    </w:tbl>
    <w:p w14:paraId="2B0C9296" w14:textId="77777777" w:rsidR="0097772C" w:rsidRDefault="00772A41" w:rsidP="00F11B2D">
      <w:pPr>
        <w:jc w:val="center"/>
      </w:pPr>
      <w:r>
        <w:rPr>
          <w:noProof/>
        </w:rPr>
        <w:drawing>
          <wp:inline distT="0" distB="0" distL="0" distR="0" wp14:anchorId="2B0C93BE" wp14:editId="2B0C93BF">
            <wp:extent cx="5504749" cy="3669832"/>
            <wp:effectExtent l="0" t="0" r="0" b="0"/>
            <wp:docPr id="72" name="Picture" descr="Figure 4.3: Histogram of fork lengths, colored by species. The dashed line indicates the length above which we assumed all fish were steelhead."/>
            <wp:cNvGraphicFramePr/>
            <a:graphic xmlns:a="http://schemas.openxmlformats.org/drawingml/2006/main">
              <a:graphicData uri="http://schemas.openxmlformats.org/drawingml/2006/picture">
                <pic:pic xmlns:pic="http://schemas.openxmlformats.org/drawingml/2006/picture">
                  <pic:nvPicPr>
                    <pic:cNvPr id="73" name="Picture" descr="../figures/fl-hist-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2B0C9297" w14:textId="77777777" w:rsidR="0097772C" w:rsidRDefault="00772A41">
      <w:bookmarkStart w:id="85" w:name="fig:fl-hist"/>
      <w:bookmarkEnd w:id="85"/>
      <w:r>
        <w:lastRenderedPageBreak/>
        <w:t>Figure 4.3: Histogram of fork lengths, colored by species. The dashed line indicates the length above which we assumed all fish were steelhead.</w:t>
      </w:r>
    </w:p>
    <w:p w14:paraId="2B0C9298" w14:textId="77777777" w:rsidR="0097772C" w:rsidRDefault="00772A41">
      <w:pPr>
        <w:pStyle w:val="Heading2"/>
      </w:pPr>
      <w:bookmarkStart w:id="86" w:name="_Toc164258561"/>
      <w:bookmarkStart w:id="87" w:name="determining-species-1"/>
      <w:bookmarkEnd w:id="61"/>
      <w:r>
        <w:t>4.3</w:t>
      </w:r>
      <w:r>
        <w:tab/>
        <w:t>Determining Species</w:t>
      </w:r>
      <w:bookmarkEnd w:id="86"/>
    </w:p>
    <w:p w14:paraId="2B0C9299" w14:textId="77777777" w:rsidR="0097772C" w:rsidRDefault="00772A41">
      <w:r>
        <w:t>The impacts of Julian day and fork length on the probability of a fish being a steelhead are displayed in Figure 4.4. Generally, larger fish have a greater chance of being a steelhead, but the exact break point of length (i.e. 50% probability of being a steelhead) shifts over the course of the season.</w:t>
      </w:r>
    </w:p>
    <w:p w14:paraId="2B0C929A" w14:textId="77777777" w:rsidR="0097772C" w:rsidRDefault="00772A41">
      <w:r>
        <w:t>Fish greater than 67 cm were deemed steelhead, regardless of the Julian day of year they were observed. Fish less than or equal to 67 cm were deemed steelhead if the predicted probability of being a steelhead from our GAM model was greater than or equal to 50%. The number of fish within each category is shown in Table 4.5.</w:t>
      </w:r>
    </w:p>
    <w:p w14:paraId="2B0C929B" w14:textId="77777777" w:rsidR="0097772C" w:rsidRDefault="00772A41" w:rsidP="00F11B2D">
      <w:pPr>
        <w:jc w:val="center"/>
      </w:pPr>
      <w:r>
        <w:rPr>
          <w:noProof/>
        </w:rPr>
        <w:drawing>
          <wp:inline distT="0" distB="0" distL="0" distR="0" wp14:anchorId="2B0C93C0" wp14:editId="2B0C93C1">
            <wp:extent cx="5504749" cy="5504749"/>
            <wp:effectExtent l="0" t="0" r="0" b="0"/>
            <wp:docPr id="77" name="Picture" descr="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Dashed horizontal lines depict 45 and 67 cm lengths for reference. Yellow points indicate observed fish from the species composition sampling that were used in the GAM."/>
            <wp:cNvGraphicFramePr/>
            <a:graphic xmlns:a="http://schemas.openxmlformats.org/drawingml/2006/main">
              <a:graphicData uri="http://schemas.openxmlformats.org/drawingml/2006/picture">
                <pic:pic xmlns:pic="http://schemas.openxmlformats.org/drawingml/2006/picture">
                  <pic:nvPicPr>
                    <pic:cNvPr id="78" name="Picture" descr="../figures/spp-pred-1.png"/>
                    <pic:cNvPicPr>
                      <a:picLocks noChangeAspect="1" noChangeArrowheads="1"/>
                    </pic:cNvPicPr>
                  </pic:nvPicPr>
                  <pic:blipFill>
                    <a:blip r:embed="rId22"/>
                    <a:stretch>
                      <a:fillRect/>
                    </a:stretch>
                  </pic:blipFill>
                  <pic:spPr bwMode="auto">
                    <a:xfrm>
                      <a:off x="0" y="0"/>
                      <a:ext cx="5504749" cy="5504749"/>
                    </a:xfrm>
                    <a:prstGeom prst="rect">
                      <a:avLst/>
                    </a:prstGeom>
                    <a:noFill/>
                    <a:ln w="9525">
                      <a:noFill/>
                      <a:headEnd/>
                      <a:tailEnd/>
                    </a:ln>
                  </pic:spPr>
                </pic:pic>
              </a:graphicData>
            </a:graphic>
          </wp:inline>
        </w:drawing>
      </w:r>
    </w:p>
    <w:p w14:paraId="2B0C929C" w14:textId="77777777" w:rsidR="0097772C" w:rsidRDefault="00772A41">
      <w:bookmarkStart w:id="88" w:name="fig:spp-pred"/>
      <w:bookmarkEnd w:id="88"/>
      <w:r>
        <w:lastRenderedPageBreak/>
        <w:t>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Dashed horizontal lines depict 45 and 67 cm lengths for reference. Yellow points indicate observed fish from the species composition sampling that were used in the GAM.</w:t>
      </w:r>
    </w:p>
    <w:p w14:paraId="2B0C929D" w14:textId="77777777" w:rsidR="0097772C" w:rsidRDefault="00772A41">
      <w:bookmarkStart w:id="89" w:name="tab:pred-sthd-gam"/>
      <w:bookmarkEnd w:id="89"/>
      <w:r>
        <w:t>Table 4.5: Number of fish observed moving downstream or upstream from SONAR (n Fish), separated by fish less than or greater than 67 cm, and whether they were likely (&gt; 50% probability) to be a steelhead according to the species composition GAM (Likely Sthd). Estimated steelhead within each movement and size group (Est. Sthd) are summed across size groups to provide the total steelhead for each year by direction (Total Sthd). Note that for fish greater than 67 cm, we assumed they were all steelhead, regardless of the GAM predictions.</w:t>
      </w:r>
    </w:p>
    <w:tbl>
      <w:tblPr>
        <w:tblStyle w:val="Table-WDFW"/>
        <w:tblW w:w="0" w:type="auto"/>
        <w:jc w:val="center"/>
        <w:tblLook w:val="0020" w:firstRow="1" w:lastRow="0" w:firstColumn="0" w:lastColumn="0" w:noHBand="0" w:noVBand="0"/>
        <w:tblCaption w:val="Table 4.5: Number of fish observed moving downstream or upstream from SONAR (n Fish), separated by fish less than or greater than 67 cm, and whether they were likely (&gt; 50% probability) to be a steelhead according to the species composition GAM (Likely Sthd). Estimated steelhead within each movement and size group (Est. Sthd) are summed across size groups to provide the total steelhead for each year by direction (Total Sthd). Note that for fish greater than 67 cm, we assumed they were all steelhead, regardless of the GAM predictions."/>
      </w:tblPr>
      <w:tblGrid>
        <w:gridCol w:w="1349"/>
        <w:gridCol w:w="708"/>
        <w:gridCol w:w="774"/>
        <w:gridCol w:w="1174"/>
        <w:gridCol w:w="1010"/>
        <w:gridCol w:w="774"/>
        <w:gridCol w:w="1174"/>
        <w:gridCol w:w="1010"/>
        <w:gridCol w:w="1128"/>
      </w:tblGrid>
      <w:tr w:rsidR="00C26CC3" w14:paraId="44733F8F" w14:textId="77777777" w:rsidTr="00C26CC3">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04321F0" w14:textId="77777777" w:rsidR="00C26CC3" w:rsidRDefault="00C26CC3" w:rsidP="00C26CC3"/>
        </w:tc>
        <w:tc>
          <w:tcPr>
            <w:tcW w:w="0" w:type="auto"/>
          </w:tcPr>
          <w:p w14:paraId="5A79F031" w14:textId="77777777" w:rsidR="00C26CC3" w:rsidRDefault="00C26CC3" w:rsidP="00C26CC3">
            <w:pPr>
              <w:jc w:val="right"/>
            </w:pPr>
          </w:p>
        </w:tc>
        <w:tc>
          <w:tcPr>
            <w:tcW w:w="0" w:type="auto"/>
            <w:gridSpan w:val="3"/>
            <w:tcBorders>
              <w:bottom w:val="single" w:sz="4" w:space="0" w:color="auto"/>
            </w:tcBorders>
          </w:tcPr>
          <w:p w14:paraId="357E0017" w14:textId="5E81B27B" w:rsidR="00C26CC3" w:rsidRDefault="00C26CC3" w:rsidP="00C26CC3">
            <w:pPr>
              <w:jc w:val="center"/>
            </w:pPr>
            <w:r w:rsidRPr="009B043F">
              <w:rPr>
                <w:u w:val="single"/>
              </w:rPr>
              <w:t>&lt;</w:t>
            </w:r>
            <w:r>
              <w:t xml:space="preserve"> 67 cm</w:t>
            </w:r>
          </w:p>
        </w:tc>
        <w:tc>
          <w:tcPr>
            <w:tcW w:w="0" w:type="auto"/>
            <w:gridSpan w:val="3"/>
            <w:tcBorders>
              <w:bottom w:val="single" w:sz="4" w:space="0" w:color="auto"/>
            </w:tcBorders>
          </w:tcPr>
          <w:p w14:paraId="1C1D6045" w14:textId="30A907F4" w:rsidR="00C26CC3" w:rsidRDefault="00C26CC3" w:rsidP="00C26CC3">
            <w:pPr>
              <w:jc w:val="center"/>
            </w:pPr>
            <w:r w:rsidRPr="009B043F">
              <w:rPr>
                <w:b w:val="0"/>
                <w:bCs w:val="0"/>
              </w:rPr>
              <w:t>&gt;</w:t>
            </w:r>
            <w:r w:rsidRPr="009B043F">
              <w:t xml:space="preserve"> 67 cm</w:t>
            </w:r>
          </w:p>
        </w:tc>
        <w:tc>
          <w:tcPr>
            <w:tcW w:w="0" w:type="auto"/>
          </w:tcPr>
          <w:p w14:paraId="2E030212" w14:textId="77777777" w:rsidR="00C26CC3" w:rsidRDefault="00C26CC3" w:rsidP="00C26CC3">
            <w:pPr>
              <w:jc w:val="right"/>
            </w:pPr>
          </w:p>
        </w:tc>
      </w:tr>
      <w:tr w:rsidR="00502857" w14:paraId="2B0C92A7" w14:textId="77777777" w:rsidTr="004F499B">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9E" w14:textId="77777777" w:rsidR="0097772C" w:rsidRDefault="00772A41">
            <w:r>
              <w:t>Direction</w:t>
            </w:r>
          </w:p>
        </w:tc>
        <w:tc>
          <w:tcPr>
            <w:tcW w:w="0" w:type="auto"/>
          </w:tcPr>
          <w:p w14:paraId="2B0C929F" w14:textId="77777777" w:rsidR="0097772C" w:rsidRDefault="00772A41">
            <w:pPr>
              <w:jc w:val="right"/>
            </w:pPr>
            <w:r>
              <w:t>Year</w:t>
            </w:r>
          </w:p>
        </w:tc>
        <w:tc>
          <w:tcPr>
            <w:tcW w:w="0" w:type="auto"/>
            <w:tcBorders>
              <w:top w:val="single" w:sz="4" w:space="0" w:color="auto"/>
            </w:tcBorders>
          </w:tcPr>
          <w:p w14:paraId="2B0C92A0" w14:textId="77777777" w:rsidR="0097772C" w:rsidRDefault="00772A41" w:rsidP="00D7533F">
            <w:pPr>
              <w:jc w:val="center"/>
            </w:pPr>
            <w:r>
              <w:t>n Fish</w:t>
            </w:r>
          </w:p>
        </w:tc>
        <w:tc>
          <w:tcPr>
            <w:tcW w:w="0" w:type="auto"/>
            <w:tcBorders>
              <w:top w:val="single" w:sz="4" w:space="0" w:color="auto"/>
            </w:tcBorders>
          </w:tcPr>
          <w:p w14:paraId="2B0C92A1" w14:textId="77777777" w:rsidR="0097772C" w:rsidRDefault="00772A41" w:rsidP="00D7533F">
            <w:pPr>
              <w:jc w:val="center"/>
            </w:pPr>
            <w:r>
              <w:t>Likely Sthd</w:t>
            </w:r>
          </w:p>
        </w:tc>
        <w:tc>
          <w:tcPr>
            <w:tcW w:w="0" w:type="auto"/>
            <w:tcBorders>
              <w:top w:val="single" w:sz="4" w:space="0" w:color="FFFFFF" w:themeColor="background1"/>
            </w:tcBorders>
          </w:tcPr>
          <w:p w14:paraId="2B0C92A2" w14:textId="77777777" w:rsidR="0097772C" w:rsidRDefault="00772A41" w:rsidP="00D7533F">
            <w:pPr>
              <w:jc w:val="center"/>
            </w:pPr>
            <w:r>
              <w:t>Est. Sthd</w:t>
            </w:r>
          </w:p>
        </w:tc>
        <w:tc>
          <w:tcPr>
            <w:tcW w:w="0" w:type="auto"/>
            <w:tcBorders>
              <w:top w:val="single" w:sz="4" w:space="0" w:color="auto"/>
            </w:tcBorders>
          </w:tcPr>
          <w:p w14:paraId="2B0C92A3" w14:textId="77777777" w:rsidR="0097772C" w:rsidRDefault="00772A41" w:rsidP="00D7533F">
            <w:pPr>
              <w:jc w:val="center"/>
            </w:pPr>
            <w:r>
              <w:t>n Fish</w:t>
            </w:r>
          </w:p>
        </w:tc>
        <w:tc>
          <w:tcPr>
            <w:tcW w:w="0" w:type="auto"/>
            <w:tcBorders>
              <w:top w:val="single" w:sz="4" w:space="0" w:color="auto"/>
            </w:tcBorders>
          </w:tcPr>
          <w:p w14:paraId="2B0C92A4" w14:textId="77777777" w:rsidR="0097772C" w:rsidRDefault="00772A41" w:rsidP="00D7533F">
            <w:pPr>
              <w:jc w:val="center"/>
            </w:pPr>
            <w:r>
              <w:t>Likely Sthd</w:t>
            </w:r>
          </w:p>
        </w:tc>
        <w:tc>
          <w:tcPr>
            <w:tcW w:w="0" w:type="auto"/>
            <w:tcBorders>
              <w:top w:val="single" w:sz="4" w:space="0" w:color="FFFFFF" w:themeColor="background1"/>
            </w:tcBorders>
          </w:tcPr>
          <w:p w14:paraId="2B0C92A5" w14:textId="77777777" w:rsidR="0097772C" w:rsidRDefault="00772A41" w:rsidP="00D7533F">
            <w:pPr>
              <w:jc w:val="center"/>
            </w:pPr>
            <w:r>
              <w:t>Est. Sthd</w:t>
            </w:r>
          </w:p>
        </w:tc>
        <w:tc>
          <w:tcPr>
            <w:tcW w:w="0" w:type="auto"/>
          </w:tcPr>
          <w:p w14:paraId="2B0C92A6" w14:textId="77777777" w:rsidR="0097772C" w:rsidRDefault="00772A41" w:rsidP="00D7533F">
            <w:pPr>
              <w:jc w:val="center"/>
            </w:pPr>
            <w:r>
              <w:t>Total Sthd</w:t>
            </w:r>
          </w:p>
        </w:tc>
      </w:tr>
      <w:tr w:rsidR="00502857" w14:paraId="2B0C92B1"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A8" w14:textId="77777777" w:rsidR="0097772C" w:rsidRDefault="00772A41">
            <w:r>
              <w:t>Upstream</w:t>
            </w:r>
          </w:p>
        </w:tc>
        <w:tc>
          <w:tcPr>
            <w:tcW w:w="0" w:type="auto"/>
          </w:tcPr>
          <w:p w14:paraId="2B0C92A9" w14:textId="77777777" w:rsidR="0097772C" w:rsidRDefault="00772A41">
            <w:pPr>
              <w:jc w:val="right"/>
            </w:pPr>
            <w:r>
              <w:t>2019</w:t>
            </w:r>
          </w:p>
        </w:tc>
        <w:tc>
          <w:tcPr>
            <w:tcW w:w="0" w:type="auto"/>
          </w:tcPr>
          <w:p w14:paraId="2B0C92AA" w14:textId="77777777" w:rsidR="0097772C" w:rsidRDefault="00772A41">
            <w:pPr>
              <w:jc w:val="right"/>
            </w:pPr>
            <w:r>
              <w:t>272</w:t>
            </w:r>
          </w:p>
        </w:tc>
        <w:tc>
          <w:tcPr>
            <w:tcW w:w="0" w:type="auto"/>
          </w:tcPr>
          <w:p w14:paraId="2B0C92AB" w14:textId="77777777" w:rsidR="0097772C" w:rsidRDefault="00772A41">
            <w:pPr>
              <w:jc w:val="right"/>
            </w:pPr>
            <w:r>
              <w:t>124</w:t>
            </w:r>
          </w:p>
        </w:tc>
        <w:tc>
          <w:tcPr>
            <w:tcW w:w="0" w:type="auto"/>
          </w:tcPr>
          <w:p w14:paraId="2B0C92AC" w14:textId="77777777" w:rsidR="0097772C" w:rsidRDefault="00772A41">
            <w:pPr>
              <w:jc w:val="right"/>
            </w:pPr>
            <w:r>
              <w:t>124</w:t>
            </w:r>
          </w:p>
        </w:tc>
        <w:tc>
          <w:tcPr>
            <w:tcW w:w="0" w:type="auto"/>
          </w:tcPr>
          <w:p w14:paraId="2B0C92AD" w14:textId="77777777" w:rsidR="0097772C" w:rsidRDefault="00772A41">
            <w:pPr>
              <w:jc w:val="right"/>
            </w:pPr>
            <w:r>
              <w:t>504</w:t>
            </w:r>
          </w:p>
        </w:tc>
        <w:tc>
          <w:tcPr>
            <w:tcW w:w="0" w:type="auto"/>
          </w:tcPr>
          <w:p w14:paraId="2B0C92AE" w14:textId="77777777" w:rsidR="0097772C" w:rsidRDefault="00772A41">
            <w:pPr>
              <w:jc w:val="right"/>
            </w:pPr>
            <w:r>
              <w:t>503</w:t>
            </w:r>
          </w:p>
        </w:tc>
        <w:tc>
          <w:tcPr>
            <w:tcW w:w="0" w:type="auto"/>
          </w:tcPr>
          <w:p w14:paraId="2B0C92AF" w14:textId="77777777" w:rsidR="0097772C" w:rsidRDefault="00772A41">
            <w:pPr>
              <w:jc w:val="right"/>
            </w:pPr>
            <w:r>
              <w:t>504</w:t>
            </w:r>
          </w:p>
        </w:tc>
        <w:tc>
          <w:tcPr>
            <w:tcW w:w="0" w:type="auto"/>
          </w:tcPr>
          <w:p w14:paraId="2B0C92B0" w14:textId="77777777" w:rsidR="0097772C" w:rsidRDefault="00772A41">
            <w:pPr>
              <w:jc w:val="right"/>
            </w:pPr>
            <w:r>
              <w:t>628</w:t>
            </w:r>
          </w:p>
        </w:tc>
      </w:tr>
      <w:tr w:rsidR="00502857" w14:paraId="2B0C92BB"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B2" w14:textId="77777777" w:rsidR="0097772C" w:rsidRDefault="00772A41">
            <w:r>
              <w:t>Upstream</w:t>
            </w:r>
          </w:p>
        </w:tc>
        <w:tc>
          <w:tcPr>
            <w:tcW w:w="0" w:type="auto"/>
          </w:tcPr>
          <w:p w14:paraId="2B0C92B3" w14:textId="77777777" w:rsidR="0097772C" w:rsidRDefault="00772A41">
            <w:pPr>
              <w:jc w:val="right"/>
            </w:pPr>
            <w:r>
              <w:t>2020</w:t>
            </w:r>
          </w:p>
        </w:tc>
        <w:tc>
          <w:tcPr>
            <w:tcW w:w="0" w:type="auto"/>
          </w:tcPr>
          <w:p w14:paraId="2B0C92B4" w14:textId="77777777" w:rsidR="0097772C" w:rsidRDefault="00772A41">
            <w:pPr>
              <w:jc w:val="right"/>
            </w:pPr>
            <w:r>
              <w:t>416</w:t>
            </w:r>
          </w:p>
        </w:tc>
        <w:tc>
          <w:tcPr>
            <w:tcW w:w="0" w:type="auto"/>
          </w:tcPr>
          <w:p w14:paraId="2B0C92B5" w14:textId="77777777" w:rsidR="0097772C" w:rsidRDefault="00772A41">
            <w:pPr>
              <w:jc w:val="right"/>
            </w:pPr>
            <w:r>
              <w:t>279</w:t>
            </w:r>
          </w:p>
        </w:tc>
        <w:tc>
          <w:tcPr>
            <w:tcW w:w="0" w:type="auto"/>
          </w:tcPr>
          <w:p w14:paraId="2B0C92B6" w14:textId="77777777" w:rsidR="0097772C" w:rsidRDefault="00772A41">
            <w:pPr>
              <w:jc w:val="right"/>
            </w:pPr>
            <w:r>
              <w:t>279</w:t>
            </w:r>
          </w:p>
        </w:tc>
        <w:tc>
          <w:tcPr>
            <w:tcW w:w="0" w:type="auto"/>
          </w:tcPr>
          <w:p w14:paraId="2B0C92B7" w14:textId="77777777" w:rsidR="0097772C" w:rsidRDefault="00772A41">
            <w:pPr>
              <w:jc w:val="right"/>
            </w:pPr>
            <w:r>
              <w:t>415</w:t>
            </w:r>
          </w:p>
        </w:tc>
        <w:tc>
          <w:tcPr>
            <w:tcW w:w="0" w:type="auto"/>
          </w:tcPr>
          <w:p w14:paraId="2B0C92B8" w14:textId="77777777" w:rsidR="0097772C" w:rsidRDefault="00772A41">
            <w:pPr>
              <w:jc w:val="right"/>
            </w:pPr>
            <w:r>
              <w:t>415</w:t>
            </w:r>
          </w:p>
        </w:tc>
        <w:tc>
          <w:tcPr>
            <w:tcW w:w="0" w:type="auto"/>
          </w:tcPr>
          <w:p w14:paraId="2B0C92B9" w14:textId="77777777" w:rsidR="0097772C" w:rsidRDefault="00772A41">
            <w:pPr>
              <w:jc w:val="right"/>
            </w:pPr>
            <w:r>
              <w:t>415</w:t>
            </w:r>
          </w:p>
        </w:tc>
        <w:tc>
          <w:tcPr>
            <w:tcW w:w="0" w:type="auto"/>
          </w:tcPr>
          <w:p w14:paraId="2B0C92BA" w14:textId="77777777" w:rsidR="0097772C" w:rsidRDefault="00772A41">
            <w:pPr>
              <w:jc w:val="right"/>
            </w:pPr>
            <w:r>
              <w:t>694</w:t>
            </w:r>
          </w:p>
        </w:tc>
      </w:tr>
      <w:tr w:rsidR="00502857" w14:paraId="2B0C92C5"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BC" w14:textId="77777777" w:rsidR="0097772C" w:rsidRDefault="00772A41">
            <w:r>
              <w:t>Upstream</w:t>
            </w:r>
          </w:p>
        </w:tc>
        <w:tc>
          <w:tcPr>
            <w:tcW w:w="0" w:type="auto"/>
          </w:tcPr>
          <w:p w14:paraId="2B0C92BD" w14:textId="77777777" w:rsidR="0097772C" w:rsidRDefault="00772A41">
            <w:pPr>
              <w:jc w:val="right"/>
            </w:pPr>
            <w:r>
              <w:t>2021</w:t>
            </w:r>
          </w:p>
        </w:tc>
        <w:tc>
          <w:tcPr>
            <w:tcW w:w="0" w:type="auto"/>
          </w:tcPr>
          <w:p w14:paraId="2B0C92BE" w14:textId="77777777" w:rsidR="0097772C" w:rsidRDefault="00772A41">
            <w:pPr>
              <w:jc w:val="right"/>
            </w:pPr>
            <w:r>
              <w:t>266</w:t>
            </w:r>
          </w:p>
        </w:tc>
        <w:tc>
          <w:tcPr>
            <w:tcW w:w="0" w:type="auto"/>
          </w:tcPr>
          <w:p w14:paraId="2B0C92BF" w14:textId="77777777" w:rsidR="0097772C" w:rsidRDefault="00772A41">
            <w:pPr>
              <w:jc w:val="right"/>
            </w:pPr>
            <w:r>
              <w:t>151</w:t>
            </w:r>
          </w:p>
        </w:tc>
        <w:tc>
          <w:tcPr>
            <w:tcW w:w="0" w:type="auto"/>
          </w:tcPr>
          <w:p w14:paraId="2B0C92C0" w14:textId="77777777" w:rsidR="0097772C" w:rsidRDefault="00772A41">
            <w:pPr>
              <w:jc w:val="right"/>
            </w:pPr>
            <w:r>
              <w:t>151</w:t>
            </w:r>
          </w:p>
        </w:tc>
        <w:tc>
          <w:tcPr>
            <w:tcW w:w="0" w:type="auto"/>
          </w:tcPr>
          <w:p w14:paraId="2B0C92C1" w14:textId="77777777" w:rsidR="0097772C" w:rsidRDefault="00772A41">
            <w:pPr>
              <w:jc w:val="right"/>
            </w:pPr>
            <w:r>
              <w:t>496</w:t>
            </w:r>
          </w:p>
        </w:tc>
        <w:tc>
          <w:tcPr>
            <w:tcW w:w="0" w:type="auto"/>
          </w:tcPr>
          <w:p w14:paraId="2B0C92C2" w14:textId="77777777" w:rsidR="0097772C" w:rsidRDefault="00772A41">
            <w:pPr>
              <w:jc w:val="right"/>
            </w:pPr>
            <w:r>
              <w:t>496</w:t>
            </w:r>
          </w:p>
        </w:tc>
        <w:tc>
          <w:tcPr>
            <w:tcW w:w="0" w:type="auto"/>
          </w:tcPr>
          <w:p w14:paraId="2B0C92C3" w14:textId="77777777" w:rsidR="0097772C" w:rsidRDefault="00772A41">
            <w:pPr>
              <w:jc w:val="right"/>
            </w:pPr>
            <w:r>
              <w:t>496</w:t>
            </w:r>
          </w:p>
        </w:tc>
        <w:tc>
          <w:tcPr>
            <w:tcW w:w="0" w:type="auto"/>
          </w:tcPr>
          <w:p w14:paraId="2B0C92C4" w14:textId="77777777" w:rsidR="0097772C" w:rsidRDefault="00772A41">
            <w:pPr>
              <w:jc w:val="right"/>
            </w:pPr>
            <w:r>
              <w:t>647</w:t>
            </w:r>
          </w:p>
        </w:tc>
      </w:tr>
      <w:tr w:rsidR="00502857" w14:paraId="2B0C92CF"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C6" w14:textId="77777777" w:rsidR="0097772C" w:rsidRDefault="00772A41">
            <w:r>
              <w:t>Upstream</w:t>
            </w:r>
          </w:p>
        </w:tc>
        <w:tc>
          <w:tcPr>
            <w:tcW w:w="0" w:type="auto"/>
          </w:tcPr>
          <w:p w14:paraId="2B0C92C7" w14:textId="77777777" w:rsidR="0097772C" w:rsidRDefault="00772A41">
            <w:pPr>
              <w:jc w:val="right"/>
            </w:pPr>
            <w:r>
              <w:t>2022</w:t>
            </w:r>
          </w:p>
        </w:tc>
        <w:tc>
          <w:tcPr>
            <w:tcW w:w="0" w:type="auto"/>
          </w:tcPr>
          <w:p w14:paraId="2B0C92C8" w14:textId="77777777" w:rsidR="0097772C" w:rsidRDefault="00772A41">
            <w:pPr>
              <w:jc w:val="right"/>
            </w:pPr>
            <w:r>
              <w:t>450</w:t>
            </w:r>
          </w:p>
        </w:tc>
        <w:tc>
          <w:tcPr>
            <w:tcW w:w="0" w:type="auto"/>
          </w:tcPr>
          <w:p w14:paraId="2B0C92C9" w14:textId="77777777" w:rsidR="0097772C" w:rsidRDefault="00772A41">
            <w:pPr>
              <w:jc w:val="right"/>
            </w:pPr>
            <w:r>
              <w:t>273</w:t>
            </w:r>
          </w:p>
        </w:tc>
        <w:tc>
          <w:tcPr>
            <w:tcW w:w="0" w:type="auto"/>
          </w:tcPr>
          <w:p w14:paraId="2B0C92CA" w14:textId="77777777" w:rsidR="0097772C" w:rsidRDefault="00772A41">
            <w:pPr>
              <w:jc w:val="right"/>
            </w:pPr>
            <w:r>
              <w:t>273</w:t>
            </w:r>
          </w:p>
        </w:tc>
        <w:tc>
          <w:tcPr>
            <w:tcW w:w="0" w:type="auto"/>
          </w:tcPr>
          <w:p w14:paraId="2B0C92CB" w14:textId="77777777" w:rsidR="0097772C" w:rsidRDefault="00772A41">
            <w:pPr>
              <w:jc w:val="right"/>
            </w:pPr>
            <w:r>
              <w:t>284</w:t>
            </w:r>
          </w:p>
        </w:tc>
        <w:tc>
          <w:tcPr>
            <w:tcW w:w="0" w:type="auto"/>
          </w:tcPr>
          <w:p w14:paraId="2B0C92CC" w14:textId="77777777" w:rsidR="0097772C" w:rsidRDefault="00772A41">
            <w:pPr>
              <w:jc w:val="right"/>
            </w:pPr>
            <w:r>
              <w:t>282</w:t>
            </w:r>
          </w:p>
        </w:tc>
        <w:tc>
          <w:tcPr>
            <w:tcW w:w="0" w:type="auto"/>
          </w:tcPr>
          <w:p w14:paraId="2B0C92CD" w14:textId="77777777" w:rsidR="0097772C" w:rsidRDefault="00772A41">
            <w:pPr>
              <w:jc w:val="right"/>
            </w:pPr>
            <w:r>
              <w:t>284</w:t>
            </w:r>
          </w:p>
        </w:tc>
        <w:tc>
          <w:tcPr>
            <w:tcW w:w="0" w:type="auto"/>
          </w:tcPr>
          <w:p w14:paraId="2B0C92CE" w14:textId="77777777" w:rsidR="0097772C" w:rsidRDefault="00772A41">
            <w:pPr>
              <w:jc w:val="right"/>
            </w:pPr>
            <w:r>
              <w:t>557</w:t>
            </w:r>
          </w:p>
        </w:tc>
      </w:tr>
      <w:tr w:rsidR="00502857" w14:paraId="2B0C92D9"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D0" w14:textId="77777777" w:rsidR="0097772C" w:rsidRDefault="00772A41">
            <w:r>
              <w:t>Upstream</w:t>
            </w:r>
          </w:p>
        </w:tc>
        <w:tc>
          <w:tcPr>
            <w:tcW w:w="0" w:type="auto"/>
          </w:tcPr>
          <w:p w14:paraId="2B0C92D1" w14:textId="77777777" w:rsidR="0097772C" w:rsidRDefault="00772A41">
            <w:pPr>
              <w:jc w:val="right"/>
            </w:pPr>
            <w:r>
              <w:t>2023</w:t>
            </w:r>
          </w:p>
        </w:tc>
        <w:tc>
          <w:tcPr>
            <w:tcW w:w="0" w:type="auto"/>
          </w:tcPr>
          <w:p w14:paraId="2B0C92D2" w14:textId="77777777" w:rsidR="0097772C" w:rsidRDefault="00772A41">
            <w:pPr>
              <w:jc w:val="right"/>
            </w:pPr>
            <w:r>
              <w:t>890</w:t>
            </w:r>
          </w:p>
        </w:tc>
        <w:tc>
          <w:tcPr>
            <w:tcW w:w="0" w:type="auto"/>
          </w:tcPr>
          <w:p w14:paraId="2B0C92D3" w14:textId="77777777" w:rsidR="0097772C" w:rsidRDefault="00772A41">
            <w:pPr>
              <w:jc w:val="right"/>
            </w:pPr>
            <w:r>
              <w:t>653</w:t>
            </w:r>
          </w:p>
        </w:tc>
        <w:tc>
          <w:tcPr>
            <w:tcW w:w="0" w:type="auto"/>
          </w:tcPr>
          <w:p w14:paraId="2B0C92D4" w14:textId="77777777" w:rsidR="0097772C" w:rsidRDefault="00772A41">
            <w:pPr>
              <w:jc w:val="right"/>
            </w:pPr>
            <w:r>
              <w:t>653</w:t>
            </w:r>
          </w:p>
        </w:tc>
        <w:tc>
          <w:tcPr>
            <w:tcW w:w="0" w:type="auto"/>
          </w:tcPr>
          <w:p w14:paraId="2B0C92D5" w14:textId="77777777" w:rsidR="0097772C" w:rsidRDefault="00772A41">
            <w:pPr>
              <w:jc w:val="right"/>
            </w:pPr>
            <w:r>
              <w:t>1434</w:t>
            </w:r>
          </w:p>
        </w:tc>
        <w:tc>
          <w:tcPr>
            <w:tcW w:w="0" w:type="auto"/>
          </w:tcPr>
          <w:p w14:paraId="2B0C92D6" w14:textId="77777777" w:rsidR="0097772C" w:rsidRDefault="00772A41">
            <w:pPr>
              <w:jc w:val="right"/>
            </w:pPr>
            <w:r>
              <w:t>1434</w:t>
            </w:r>
          </w:p>
        </w:tc>
        <w:tc>
          <w:tcPr>
            <w:tcW w:w="0" w:type="auto"/>
          </w:tcPr>
          <w:p w14:paraId="2B0C92D7" w14:textId="77777777" w:rsidR="0097772C" w:rsidRDefault="00772A41">
            <w:pPr>
              <w:jc w:val="right"/>
            </w:pPr>
            <w:r>
              <w:t>1434</w:t>
            </w:r>
          </w:p>
        </w:tc>
        <w:tc>
          <w:tcPr>
            <w:tcW w:w="0" w:type="auto"/>
          </w:tcPr>
          <w:p w14:paraId="2B0C92D8" w14:textId="77777777" w:rsidR="0097772C" w:rsidRDefault="00772A41">
            <w:pPr>
              <w:jc w:val="right"/>
            </w:pPr>
            <w:r>
              <w:t>2087</w:t>
            </w:r>
          </w:p>
        </w:tc>
      </w:tr>
      <w:tr w:rsidR="00502857" w14:paraId="2B0C92E3"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DA" w14:textId="77777777" w:rsidR="0097772C" w:rsidRDefault="00772A41">
            <w:r>
              <w:t>Downstream</w:t>
            </w:r>
          </w:p>
        </w:tc>
        <w:tc>
          <w:tcPr>
            <w:tcW w:w="0" w:type="auto"/>
          </w:tcPr>
          <w:p w14:paraId="2B0C92DB" w14:textId="77777777" w:rsidR="0097772C" w:rsidRDefault="00772A41">
            <w:pPr>
              <w:jc w:val="right"/>
            </w:pPr>
            <w:r>
              <w:t>2019</w:t>
            </w:r>
          </w:p>
        </w:tc>
        <w:tc>
          <w:tcPr>
            <w:tcW w:w="0" w:type="auto"/>
          </w:tcPr>
          <w:p w14:paraId="2B0C92DC" w14:textId="77777777" w:rsidR="0097772C" w:rsidRDefault="00772A41">
            <w:pPr>
              <w:jc w:val="right"/>
            </w:pPr>
            <w:r>
              <w:t>96</w:t>
            </w:r>
          </w:p>
        </w:tc>
        <w:tc>
          <w:tcPr>
            <w:tcW w:w="0" w:type="auto"/>
          </w:tcPr>
          <w:p w14:paraId="2B0C92DD" w14:textId="77777777" w:rsidR="0097772C" w:rsidRDefault="00772A41">
            <w:pPr>
              <w:jc w:val="right"/>
            </w:pPr>
            <w:r>
              <w:t>43</w:t>
            </w:r>
          </w:p>
        </w:tc>
        <w:tc>
          <w:tcPr>
            <w:tcW w:w="0" w:type="auto"/>
          </w:tcPr>
          <w:p w14:paraId="2B0C92DE" w14:textId="77777777" w:rsidR="0097772C" w:rsidRDefault="00772A41">
            <w:pPr>
              <w:jc w:val="right"/>
            </w:pPr>
            <w:r>
              <w:t>43</w:t>
            </w:r>
          </w:p>
        </w:tc>
        <w:tc>
          <w:tcPr>
            <w:tcW w:w="0" w:type="auto"/>
          </w:tcPr>
          <w:p w14:paraId="2B0C92DF" w14:textId="77777777" w:rsidR="0097772C" w:rsidRDefault="00772A41">
            <w:pPr>
              <w:jc w:val="right"/>
            </w:pPr>
            <w:r>
              <w:t>209</w:t>
            </w:r>
          </w:p>
        </w:tc>
        <w:tc>
          <w:tcPr>
            <w:tcW w:w="0" w:type="auto"/>
          </w:tcPr>
          <w:p w14:paraId="2B0C92E0" w14:textId="77777777" w:rsidR="0097772C" w:rsidRDefault="00772A41">
            <w:pPr>
              <w:jc w:val="right"/>
            </w:pPr>
            <w:r>
              <w:t>206</w:t>
            </w:r>
          </w:p>
        </w:tc>
        <w:tc>
          <w:tcPr>
            <w:tcW w:w="0" w:type="auto"/>
          </w:tcPr>
          <w:p w14:paraId="2B0C92E1" w14:textId="77777777" w:rsidR="0097772C" w:rsidRDefault="00772A41">
            <w:pPr>
              <w:jc w:val="right"/>
            </w:pPr>
            <w:r>
              <w:t>209</w:t>
            </w:r>
          </w:p>
        </w:tc>
        <w:tc>
          <w:tcPr>
            <w:tcW w:w="0" w:type="auto"/>
          </w:tcPr>
          <w:p w14:paraId="2B0C92E2" w14:textId="77777777" w:rsidR="0097772C" w:rsidRDefault="00772A41">
            <w:pPr>
              <w:jc w:val="right"/>
            </w:pPr>
            <w:r>
              <w:t>252</w:t>
            </w:r>
          </w:p>
        </w:tc>
      </w:tr>
      <w:tr w:rsidR="00502857" w14:paraId="2B0C92ED"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E4" w14:textId="77777777" w:rsidR="0097772C" w:rsidRDefault="00772A41">
            <w:r>
              <w:t>Downstream</w:t>
            </w:r>
          </w:p>
        </w:tc>
        <w:tc>
          <w:tcPr>
            <w:tcW w:w="0" w:type="auto"/>
          </w:tcPr>
          <w:p w14:paraId="2B0C92E5" w14:textId="77777777" w:rsidR="0097772C" w:rsidRDefault="00772A41">
            <w:pPr>
              <w:jc w:val="right"/>
            </w:pPr>
            <w:r>
              <w:t>2020</w:t>
            </w:r>
          </w:p>
        </w:tc>
        <w:tc>
          <w:tcPr>
            <w:tcW w:w="0" w:type="auto"/>
          </w:tcPr>
          <w:p w14:paraId="2B0C92E6" w14:textId="77777777" w:rsidR="0097772C" w:rsidRDefault="00772A41">
            <w:pPr>
              <w:jc w:val="right"/>
            </w:pPr>
            <w:r>
              <w:t>235</w:t>
            </w:r>
          </w:p>
        </w:tc>
        <w:tc>
          <w:tcPr>
            <w:tcW w:w="0" w:type="auto"/>
          </w:tcPr>
          <w:p w14:paraId="2B0C92E7" w14:textId="77777777" w:rsidR="0097772C" w:rsidRDefault="00772A41">
            <w:pPr>
              <w:jc w:val="right"/>
            </w:pPr>
            <w:r>
              <w:t>136</w:t>
            </w:r>
          </w:p>
        </w:tc>
        <w:tc>
          <w:tcPr>
            <w:tcW w:w="0" w:type="auto"/>
          </w:tcPr>
          <w:p w14:paraId="2B0C92E8" w14:textId="77777777" w:rsidR="0097772C" w:rsidRDefault="00772A41">
            <w:pPr>
              <w:jc w:val="right"/>
            </w:pPr>
            <w:r>
              <w:t>136</w:t>
            </w:r>
          </w:p>
        </w:tc>
        <w:tc>
          <w:tcPr>
            <w:tcW w:w="0" w:type="auto"/>
          </w:tcPr>
          <w:p w14:paraId="2B0C92E9" w14:textId="77777777" w:rsidR="0097772C" w:rsidRDefault="00772A41">
            <w:pPr>
              <w:jc w:val="right"/>
            </w:pPr>
            <w:r>
              <w:t>120</w:t>
            </w:r>
          </w:p>
        </w:tc>
        <w:tc>
          <w:tcPr>
            <w:tcW w:w="0" w:type="auto"/>
          </w:tcPr>
          <w:p w14:paraId="2B0C92EA" w14:textId="77777777" w:rsidR="0097772C" w:rsidRDefault="00772A41">
            <w:pPr>
              <w:jc w:val="right"/>
            </w:pPr>
            <w:r>
              <w:t>120</w:t>
            </w:r>
          </w:p>
        </w:tc>
        <w:tc>
          <w:tcPr>
            <w:tcW w:w="0" w:type="auto"/>
          </w:tcPr>
          <w:p w14:paraId="2B0C92EB" w14:textId="77777777" w:rsidR="0097772C" w:rsidRDefault="00772A41">
            <w:pPr>
              <w:jc w:val="right"/>
            </w:pPr>
            <w:r>
              <w:t>120</w:t>
            </w:r>
          </w:p>
        </w:tc>
        <w:tc>
          <w:tcPr>
            <w:tcW w:w="0" w:type="auto"/>
          </w:tcPr>
          <w:p w14:paraId="2B0C92EC" w14:textId="77777777" w:rsidR="0097772C" w:rsidRDefault="00772A41">
            <w:pPr>
              <w:jc w:val="right"/>
            </w:pPr>
            <w:r>
              <w:t>256</w:t>
            </w:r>
          </w:p>
        </w:tc>
      </w:tr>
      <w:tr w:rsidR="00502857" w14:paraId="2B0C92F7"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2EE" w14:textId="77777777" w:rsidR="0097772C" w:rsidRDefault="00772A41">
            <w:r>
              <w:t>Downstream</w:t>
            </w:r>
          </w:p>
        </w:tc>
        <w:tc>
          <w:tcPr>
            <w:tcW w:w="0" w:type="auto"/>
          </w:tcPr>
          <w:p w14:paraId="2B0C92EF" w14:textId="77777777" w:rsidR="0097772C" w:rsidRDefault="00772A41">
            <w:pPr>
              <w:jc w:val="right"/>
            </w:pPr>
            <w:r>
              <w:t>2021</w:t>
            </w:r>
          </w:p>
        </w:tc>
        <w:tc>
          <w:tcPr>
            <w:tcW w:w="0" w:type="auto"/>
          </w:tcPr>
          <w:p w14:paraId="2B0C92F0" w14:textId="77777777" w:rsidR="0097772C" w:rsidRDefault="00772A41">
            <w:pPr>
              <w:jc w:val="right"/>
            </w:pPr>
            <w:r>
              <w:t>205</w:t>
            </w:r>
          </w:p>
        </w:tc>
        <w:tc>
          <w:tcPr>
            <w:tcW w:w="0" w:type="auto"/>
          </w:tcPr>
          <w:p w14:paraId="2B0C92F1" w14:textId="77777777" w:rsidR="0097772C" w:rsidRDefault="00772A41">
            <w:pPr>
              <w:jc w:val="right"/>
            </w:pPr>
            <w:r>
              <w:t>112</w:t>
            </w:r>
          </w:p>
        </w:tc>
        <w:tc>
          <w:tcPr>
            <w:tcW w:w="0" w:type="auto"/>
          </w:tcPr>
          <w:p w14:paraId="2B0C92F2" w14:textId="77777777" w:rsidR="0097772C" w:rsidRDefault="00772A41">
            <w:pPr>
              <w:jc w:val="right"/>
            </w:pPr>
            <w:r>
              <w:t>112</w:t>
            </w:r>
          </w:p>
        </w:tc>
        <w:tc>
          <w:tcPr>
            <w:tcW w:w="0" w:type="auto"/>
          </w:tcPr>
          <w:p w14:paraId="2B0C92F3" w14:textId="77777777" w:rsidR="0097772C" w:rsidRDefault="00772A41">
            <w:pPr>
              <w:jc w:val="right"/>
            </w:pPr>
            <w:r>
              <w:t>214</w:t>
            </w:r>
          </w:p>
        </w:tc>
        <w:tc>
          <w:tcPr>
            <w:tcW w:w="0" w:type="auto"/>
          </w:tcPr>
          <w:p w14:paraId="2B0C92F4" w14:textId="77777777" w:rsidR="0097772C" w:rsidRDefault="00772A41">
            <w:pPr>
              <w:jc w:val="right"/>
            </w:pPr>
            <w:r>
              <w:t>214</w:t>
            </w:r>
          </w:p>
        </w:tc>
        <w:tc>
          <w:tcPr>
            <w:tcW w:w="0" w:type="auto"/>
          </w:tcPr>
          <w:p w14:paraId="2B0C92F5" w14:textId="77777777" w:rsidR="0097772C" w:rsidRDefault="00772A41">
            <w:pPr>
              <w:jc w:val="right"/>
            </w:pPr>
            <w:r>
              <w:t>214</w:t>
            </w:r>
          </w:p>
        </w:tc>
        <w:tc>
          <w:tcPr>
            <w:tcW w:w="0" w:type="auto"/>
          </w:tcPr>
          <w:p w14:paraId="2B0C92F6" w14:textId="77777777" w:rsidR="0097772C" w:rsidRDefault="00772A41">
            <w:pPr>
              <w:jc w:val="right"/>
            </w:pPr>
            <w:r>
              <w:t>326</w:t>
            </w:r>
          </w:p>
        </w:tc>
      </w:tr>
      <w:tr w:rsidR="00502857" w14:paraId="2B0C9301" w14:textId="77777777" w:rsidTr="00F11B2D">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2F8" w14:textId="77777777" w:rsidR="0097772C" w:rsidRDefault="00772A41">
            <w:r>
              <w:t>Downstream</w:t>
            </w:r>
          </w:p>
        </w:tc>
        <w:tc>
          <w:tcPr>
            <w:tcW w:w="0" w:type="auto"/>
          </w:tcPr>
          <w:p w14:paraId="2B0C92F9" w14:textId="77777777" w:rsidR="0097772C" w:rsidRDefault="00772A41">
            <w:pPr>
              <w:jc w:val="right"/>
            </w:pPr>
            <w:r>
              <w:t>2022</w:t>
            </w:r>
          </w:p>
        </w:tc>
        <w:tc>
          <w:tcPr>
            <w:tcW w:w="0" w:type="auto"/>
          </w:tcPr>
          <w:p w14:paraId="2B0C92FA" w14:textId="77777777" w:rsidR="0097772C" w:rsidRDefault="00772A41">
            <w:pPr>
              <w:jc w:val="right"/>
            </w:pPr>
            <w:r>
              <w:t>198</w:t>
            </w:r>
          </w:p>
        </w:tc>
        <w:tc>
          <w:tcPr>
            <w:tcW w:w="0" w:type="auto"/>
          </w:tcPr>
          <w:p w14:paraId="2B0C92FB" w14:textId="77777777" w:rsidR="0097772C" w:rsidRDefault="00772A41">
            <w:pPr>
              <w:jc w:val="right"/>
            </w:pPr>
            <w:r>
              <w:t>111</w:t>
            </w:r>
          </w:p>
        </w:tc>
        <w:tc>
          <w:tcPr>
            <w:tcW w:w="0" w:type="auto"/>
          </w:tcPr>
          <w:p w14:paraId="2B0C92FC" w14:textId="77777777" w:rsidR="0097772C" w:rsidRDefault="00772A41">
            <w:pPr>
              <w:jc w:val="right"/>
            </w:pPr>
            <w:r>
              <w:t>111</w:t>
            </w:r>
          </w:p>
        </w:tc>
        <w:tc>
          <w:tcPr>
            <w:tcW w:w="0" w:type="auto"/>
          </w:tcPr>
          <w:p w14:paraId="2B0C92FD" w14:textId="77777777" w:rsidR="0097772C" w:rsidRDefault="00772A41">
            <w:pPr>
              <w:jc w:val="right"/>
            </w:pPr>
            <w:r>
              <w:t>109</w:t>
            </w:r>
          </w:p>
        </w:tc>
        <w:tc>
          <w:tcPr>
            <w:tcW w:w="0" w:type="auto"/>
          </w:tcPr>
          <w:p w14:paraId="2B0C92FE" w14:textId="77777777" w:rsidR="0097772C" w:rsidRDefault="00772A41">
            <w:pPr>
              <w:jc w:val="right"/>
            </w:pPr>
            <w:r>
              <w:t>109</w:t>
            </w:r>
          </w:p>
        </w:tc>
        <w:tc>
          <w:tcPr>
            <w:tcW w:w="0" w:type="auto"/>
          </w:tcPr>
          <w:p w14:paraId="2B0C92FF" w14:textId="77777777" w:rsidR="0097772C" w:rsidRDefault="00772A41">
            <w:pPr>
              <w:jc w:val="right"/>
            </w:pPr>
            <w:r>
              <w:t>109</w:t>
            </w:r>
          </w:p>
        </w:tc>
        <w:tc>
          <w:tcPr>
            <w:tcW w:w="0" w:type="auto"/>
          </w:tcPr>
          <w:p w14:paraId="2B0C9300" w14:textId="77777777" w:rsidR="0097772C" w:rsidRDefault="00772A41">
            <w:pPr>
              <w:jc w:val="right"/>
            </w:pPr>
            <w:r>
              <w:t>220</w:t>
            </w:r>
          </w:p>
        </w:tc>
      </w:tr>
      <w:tr w:rsidR="00502857" w14:paraId="2B0C930B" w14:textId="77777777" w:rsidTr="00F11B2D">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302" w14:textId="77777777" w:rsidR="0097772C" w:rsidRDefault="00772A41">
            <w:r>
              <w:t>Downstream</w:t>
            </w:r>
          </w:p>
        </w:tc>
        <w:tc>
          <w:tcPr>
            <w:tcW w:w="0" w:type="auto"/>
          </w:tcPr>
          <w:p w14:paraId="2B0C9303" w14:textId="77777777" w:rsidR="0097772C" w:rsidRDefault="00772A41">
            <w:pPr>
              <w:jc w:val="right"/>
            </w:pPr>
            <w:r>
              <w:t>2023</w:t>
            </w:r>
          </w:p>
        </w:tc>
        <w:tc>
          <w:tcPr>
            <w:tcW w:w="0" w:type="auto"/>
          </w:tcPr>
          <w:p w14:paraId="2B0C9304" w14:textId="77777777" w:rsidR="0097772C" w:rsidRDefault="00772A41">
            <w:pPr>
              <w:jc w:val="right"/>
            </w:pPr>
            <w:r>
              <w:t>594</w:t>
            </w:r>
          </w:p>
        </w:tc>
        <w:tc>
          <w:tcPr>
            <w:tcW w:w="0" w:type="auto"/>
          </w:tcPr>
          <w:p w14:paraId="2B0C9305" w14:textId="77777777" w:rsidR="0097772C" w:rsidRDefault="00772A41">
            <w:pPr>
              <w:jc w:val="right"/>
            </w:pPr>
            <w:r>
              <w:t>427</w:t>
            </w:r>
          </w:p>
        </w:tc>
        <w:tc>
          <w:tcPr>
            <w:tcW w:w="0" w:type="auto"/>
          </w:tcPr>
          <w:p w14:paraId="2B0C9306" w14:textId="77777777" w:rsidR="0097772C" w:rsidRDefault="00772A41">
            <w:pPr>
              <w:jc w:val="right"/>
            </w:pPr>
            <w:r>
              <w:t>427</w:t>
            </w:r>
          </w:p>
        </w:tc>
        <w:tc>
          <w:tcPr>
            <w:tcW w:w="0" w:type="auto"/>
          </w:tcPr>
          <w:p w14:paraId="2B0C9307" w14:textId="77777777" w:rsidR="0097772C" w:rsidRDefault="00772A41">
            <w:pPr>
              <w:jc w:val="right"/>
            </w:pPr>
            <w:r>
              <w:t>1002</w:t>
            </w:r>
          </w:p>
        </w:tc>
        <w:tc>
          <w:tcPr>
            <w:tcW w:w="0" w:type="auto"/>
          </w:tcPr>
          <w:p w14:paraId="2B0C9308" w14:textId="77777777" w:rsidR="0097772C" w:rsidRDefault="00772A41">
            <w:pPr>
              <w:jc w:val="right"/>
            </w:pPr>
            <w:r>
              <w:t>1002</w:t>
            </w:r>
          </w:p>
        </w:tc>
        <w:tc>
          <w:tcPr>
            <w:tcW w:w="0" w:type="auto"/>
          </w:tcPr>
          <w:p w14:paraId="2B0C9309" w14:textId="77777777" w:rsidR="0097772C" w:rsidRDefault="00772A41">
            <w:pPr>
              <w:jc w:val="right"/>
            </w:pPr>
            <w:r>
              <w:t>1002</w:t>
            </w:r>
          </w:p>
        </w:tc>
        <w:tc>
          <w:tcPr>
            <w:tcW w:w="0" w:type="auto"/>
          </w:tcPr>
          <w:p w14:paraId="2B0C930A" w14:textId="77777777" w:rsidR="0097772C" w:rsidRDefault="00772A41">
            <w:pPr>
              <w:jc w:val="right"/>
            </w:pPr>
            <w:r>
              <w:t>1429</w:t>
            </w:r>
          </w:p>
        </w:tc>
      </w:tr>
    </w:tbl>
    <w:p w14:paraId="2B0C930C" w14:textId="77777777" w:rsidR="0097772C" w:rsidRDefault="00772A41">
      <w:pPr>
        <w:pStyle w:val="Heading2"/>
      </w:pPr>
      <w:bookmarkStart w:id="90" w:name="_Toc164258562"/>
      <w:bookmarkStart w:id="91" w:name="abundance-estimation-1"/>
      <w:bookmarkEnd w:id="87"/>
      <w:r>
        <w:t>4.4</w:t>
      </w:r>
      <w:r>
        <w:tab/>
        <w:t>Abundance Estimation</w:t>
      </w:r>
      <w:bookmarkEnd w:id="90"/>
    </w:p>
    <w:p w14:paraId="2B0C930D" w14:textId="77777777" w:rsidR="0097772C" w:rsidRDefault="00772A41">
      <w:r>
        <w:t>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that run-timing curve.</w:t>
      </w:r>
    </w:p>
    <w:p w14:paraId="2B0C930E" w14:textId="77777777" w:rsidR="0097772C" w:rsidRDefault="00772A41">
      <w:r>
        <w:t>Estimates of early (Feb 1 - May 15, upstream - downstream), late (May 16 - June 16, upstream only), and total annual escapement of winter steelhead are shown in Table 4.6.</w:t>
      </w:r>
    </w:p>
    <w:p w14:paraId="2B0C930F" w14:textId="77777777" w:rsidR="0097772C" w:rsidRDefault="00772A41">
      <w:bookmarkStart w:id="92" w:name="tab:year-tab"/>
      <w:bookmarkEnd w:id="92"/>
      <w:r>
        <w:t>Table 4.6: Annual estimates of winter steelhead in the early and late periods as well as total upstream escapement to the Dungeness River between Feb 1 and June 15.</w:t>
      </w:r>
    </w:p>
    <w:tbl>
      <w:tblPr>
        <w:tblStyle w:val="Table-WDFW"/>
        <w:tblW w:w="10217" w:type="dxa"/>
        <w:jc w:val="center"/>
        <w:tblLook w:val="0020" w:firstRow="1" w:lastRow="0" w:firstColumn="0" w:lastColumn="0" w:noHBand="0" w:noVBand="0"/>
        <w:tblCaption w:val="Table 4.6: Annual estimates of winter steelhead in the early and late periods as well as total upstream escapement to the Dungeness River between Feb 1 and June 15."/>
      </w:tblPr>
      <w:tblGrid>
        <w:gridCol w:w="709"/>
        <w:gridCol w:w="1013"/>
        <w:gridCol w:w="657"/>
        <w:gridCol w:w="725"/>
        <w:gridCol w:w="796"/>
        <w:gridCol w:w="1013"/>
        <w:gridCol w:w="657"/>
        <w:gridCol w:w="725"/>
        <w:gridCol w:w="731"/>
        <w:gridCol w:w="1013"/>
        <w:gridCol w:w="657"/>
        <w:gridCol w:w="725"/>
        <w:gridCol w:w="796"/>
      </w:tblGrid>
      <w:tr w:rsidR="00772A41" w14:paraId="4090286F" w14:textId="77777777" w:rsidTr="00C82E1E">
        <w:trPr>
          <w:cnfStyle w:val="100000000000" w:firstRow="1" w:lastRow="0" w:firstColumn="0" w:lastColumn="0" w:oddVBand="0" w:evenVBand="0" w:oddHBand="0" w:evenHBand="0" w:firstRowFirstColumn="0" w:firstRowLastColumn="0" w:lastRowFirstColumn="0" w:lastRowLastColumn="0"/>
          <w:jc w:val="center"/>
        </w:trPr>
        <w:tc>
          <w:tcPr>
            <w:tcW w:w="708" w:type="dxa"/>
          </w:tcPr>
          <w:p w14:paraId="60A4DD90" w14:textId="77777777" w:rsidR="00772A41" w:rsidRDefault="00772A41" w:rsidP="000A25BA">
            <w:pPr>
              <w:ind w:hanging="63"/>
            </w:pPr>
          </w:p>
        </w:tc>
        <w:tc>
          <w:tcPr>
            <w:tcW w:w="0" w:type="auto"/>
            <w:gridSpan w:val="4"/>
          </w:tcPr>
          <w:p w14:paraId="729F112F" w14:textId="7E6B9102" w:rsidR="00772A41" w:rsidRDefault="00772A41" w:rsidP="00772A41">
            <w:pPr>
              <w:jc w:val="center"/>
            </w:pPr>
            <w:r>
              <w:t>Early (Feb 1 – May 15)</w:t>
            </w:r>
          </w:p>
        </w:tc>
        <w:tc>
          <w:tcPr>
            <w:tcW w:w="0" w:type="auto"/>
            <w:gridSpan w:val="4"/>
          </w:tcPr>
          <w:p w14:paraId="7E154D51" w14:textId="3A504AE5" w:rsidR="00772A41" w:rsidRDefault="00772A41" w:rsidP="00772A41">
            <w:pPr>
              <w:jc w:val="center"/>
            </w:pPr>
            <w:r>
              <w:t>Late (May 16 – June 15)</w:t>
            </w:r>
          </w:p>
        </w:tc>
        <w:tc>
          <w:tcPr>
            <w:tcW w:w="0" w:type="auto"/>
            <w:gridSpan w:val="4"/>
          </w:tcPr>
          <w:p w14:paraId="7410B8D8" w14:textId="0ADBC3CB" w:rsidR="00772A41" w:rsidRDefault="00772A41" w:rsidP="00772A41">
            <w:pPr>
              <w:jc w:val="center"/>
            </w:pPr>
            <w:r>
              <w:t>Total</w:t>
            </w:r>
          </w:p>
        </w:tc>
      </w:tr>
      <w:tr w:rsidR="000A25BA" w14:paraId="2B0C931D" w14:textId="77777777" w:rsidTr="00772A41">
        <w:trPr>
          <w:cnfStyle w:val="000000100000" w:firstRow="0" w:lastRow="0" w:firstColumn="0" w:lastColumn="0" w:oddVBand="0" w:evenVBand="0" w:oddHBand="1" w:evenHBand="0" w:firstRowFirstColumn="0" w:firstRowLastColumn="0" w:lastRowFirstColumn="0" w:lastRowLastColumn="0"/>
          <w:jc w:val="center"/>
        </w:trPr>
        <w:tc>
          <w:tcPr>
            <w:tcW w:w="708" w:type="dxa"/>
          </w:tcPr>
          <w:p w14:paraId="2B0C9310" w14:textId="77777777" w:rsidR="0097772C" w:rsidRDefault="00772A41" w:rsidP="000A25BA">
            <w:pPr>
              <w:ind w:hanging="63"/>
            </w:pPr>
            <w:r>
              <w:t>Year</w:t>
            </w:r>
          </w:p>
        </w:tc>
        <w:tc>
          <w:tcPr>
            <w:tcW w:w="0" w:type="auto"/>
          </w:tcPr>
          <w:p w14:paraId="2B0C9311" w14:textId="77777777" w:rsidR="0097772C" w:rsidRDefault="00772A41">
            <w:pPr>
              <w:jc w:val="right"/>
            </w:pPr>
            <w:r>
              <w:t>Estimate</w:t>
            </w:r>
          </w:p>
        </w:tc>
        <w:tc>
          <w:tcPr>
            <w:tcW w:w="0" w:type="auto"/>
          </w:tcPr>
          <w:p w14:paraId="2B0C9312" w14:textId="77777777" w:rsidR="0097772C" w:rsidRDefault="00772A41">
            <w:pPr>
              <w:jc w:val="right"/>
            </w:pPr>
            <w:r>
              <w:t>SE</w:t>
            </w:r>
          </w:p>
        </w:tc>
        <w:tc>
          <w:tcPr>
            <w:tcW w:w="0" w:type="auto"/>
          </w:tcPr>
          <w:p w14:paraId="2B0C9313" w14:textId="77777777" w:rsidR="0097772C" w:rsidRDefault="00772A41">
            <w:pPr>
              <w:jc w:val="right"/>
            </w:pPr>
            <w:r>
              <w:t>Low CI</w:t>
            </w:r>
          </w:p>
        </w:tc>
        <w:tc>
          <w:tcPr>
            <w:tcW w:w="0" w:type="auto"/>
          </w:tcPr>
          <w:p w14:paraId="2B0C9314" w14:textId="77777777" w:rsidR="0097772C" w:rsidRDefault="00772A41">
            <w:pPr>
              <w:jc w:val="right"/>
            </w:pPr>
            <w:r>
              <w:t>Upp CI</w:t>
            </w:r>
          </w:p>
        </w:tc>
        <w:tc>
          <w:tcPr>
            <w:tcW w:w="0" w:type="auto"/>
          </w:tcPr>
          <w:p w14:paraId="2B0C9315" w14:textId="77777777" w:rsidR="0097772C" w:rsidRDefault="00772A41">
            <w:pPr>
              <w:jc w:val="right"/>
            </w:pPr>
            <w:r>
              <w:t>Estimate</w:t>
            </w:r>
          </w:p>
        </w:tc>
        <w:tc>
          <w:tcPr>
            <w:tcW w:w="0" w:type="auto"/>
          </w:tcPr>
          <w:p w14:paraId="2B0C9316" w14:textId="77777777" w:rsidR="0097772C" w:rsidRDefault="00772A41">
            <w:pPr>
              <w:jc w:val="right"/>
            </w:pPr>
            <w:r>
              <w:t>SE</w:t>
            </w:r>
          </w:p>
        </w:tc>
        <w:tc>
          <w:tcPr>
            <w:tcW w:w="0" w:type="auto"/>
          </w:tcPr>
          <w:p w14:paraId="2B0C9317" w14:textId="77777777" w:rsidR="0097772C" w:rsidRDefault="00772A41">
            <w:pPr>
              <w:jc w:val="right"/>
            </w:pPr>
            <w:r>
              <w:t>Low CI</w:t>
            </w:r>
          </w:p>
        </w:tc>
        <w:tc>
          <w:tcPr>
            <w:tcW w:w="0" w:type="auto"/>
          </w:tcPr>
          <w:p w14:paraId="2B0C9318" w14:textId="77777777" w:rsidR="0097772C" w:rsidRDefault="00772A41">
            <w:pPr>
              <w:jc w:val="right"/>
            </w:pPr>
            <w:r>
              <w:t>Upp CI</w:t>
            </w:r>
          </w:p>
        </w:tc>
        <w:tc>
          <w:tcPr>
            <w:tcW w:w="0" w:type="auto"/>
          </w:tcPr>
          <w:p w14:paraId="2B0C9319" w14:textId="77777777" w:rsidR="0097772C" w:rsidRDefault="00772A41">
            <w:pPr>
              <w:jc w:val="right"/>
            </w:pPr>
            <w:r>
              <w:t>Estimate</w:t>
            </w:r>
          </w:p>
        </w:tc>
        <w:tc>
          <w:tcPr>
            <w:tcW w:w="0" w:type="auto"/>
          </w:tcPr>
          <w:p w14:paraId="2B0C931A" w14:textId="77777777" w:rsidR="0097772C" w:rsidRDefault="00772A41">
            <w:pPr>
              <w:jc w:val="right"/>
            </w:pPr>
            <w:r>
              <w:t>SE</w:t>
            </w:r>
          </w:p>
        </w:tc>
        <w:tc>
          <w:tcPr>
            <w:tcW w:w="0" w:type="auto"/>
          </w:tcPr>
          <w:p w14:paraId="2B0C931B" w14:textId="77777777" w:rsidR="0097772C" w:rsidRDefault="00772A41">
            <w:pPr>
              <w:jc w:val="right"/>
            </w:pPr>
            <w:r>
              <w:t>Low CI</w:t>
            </w:r>
          </w:p>
        </w:tc>
        <w:tc>
          <w:tcPr>
            <w:tcW w:w="0" w:type="auto"/>
          </w:tcPr>
          <w:p w14:paraId="2B0C931C" w14:textId="77777777" w:rsidR="0097772C" w:rsidRDefault="00772A41">
            <w:pPr>
              <w:jc w:val="right"/>
            </w:pPr>
            <w:r>
              <w:t>Upp CI</w:t>
            </w:r>
          </w:p>
        </w:tc>
      </w:tr>
      <w:tr w:rsidR="00772A41" w14:paraId="2B0C932B" w14:textId="77777777" w:rsidTr="00772A41">
        <w:trPr>
          <w:cnfStyle w:val="000000010000" w:firstRow="0" w:lastRow="0" w:firstColumn="0" w:lastColumn="0" w:oddVBand="0" w:evenVBand="0" w:oddHBand="0" w:evenHBand="1" w:firstRowFirstColumn="0" w:firstRowLastColumn="0" w:lastRowFirstColumn="0" w:lastRowLastColumn="0"/>
          <w:jc w:val="center"/>
        </w:trPr>
        <w:tc>
          <w:tcPr>
            <w:tcW w:w="708" w:type="dxa"/>
          </w:tcPr>
          <w:p w14:paraId="2B0C931E" w14:textId="77777777" w:rsidR="0097772C" w:rsidRDefault="00772A41">
            <w:r>
              <w:t>2019</w:t>
            </w:r>
          </w:p>
        </w:tc>
        <w:tc>
          <w:tcPr>
            <w:tcW w:w="0" w:type="auto"/>
          </w:tcPr>
          <w:p w14:paraId="2B0C931F" w14:textId="77777777" w:rsidR="0097772C" w:rsidRPr="00772A41" w:rsidRDefault="00772A41">
            <w:pPr>
              <w:jc w:val="right"/>
              <w:rPr>
                <w:b/>
                <w:bCs/>
              </w:rPr>
            </w:pPr>
            <w:r w:rsidRPr="00772A41">
              <w:rPr>
                <w:b/>
                <w:bCs/>
              </w:rPr>
              <w:t>664</w:t>
            </w:r>
          </w:p>
        </w:tc>
        <w:tc>
          <w:tcPr>
            <w:tcW w:w="0" w:type="auto"/>
          </w:tcPr>
          <w:p w14:paraId="2B0C9320" w14:textId="77777777" w:rsidR="0097772C" w:rsidRDefault="00772A41">
            <w:pPr>
              <w:jc w:val="right"/>
            </w:pPr>
            <w:r>
              <w:t>85.7</w:t>
            </w:r>
          </w:p>
        </w:tc>
        <w:tc>
          <w:tcPr>
            <w:tcW w:w="0" w:type="auto"/>
          </w:tcPr>
          <w:p w14:paraId="2B0C9321" w14:textId="77777777" w:rsidR="0097772C" w:rsidRDefault="00772A41">
            <w:pPr>
              <w:jc w:val="right"/>
            </w:pPr>
            <w:r>
              <w:t>621</w:t>
            </w:r>
          </w:p>
        </w:tc>
        <w:tc>
          <w:tcPr>
            <w:tcW w:w="0" w:type="auto"/>
          </w:tcPr>
          <w:p w14:paraId="2B0C9322" w14:textId="77777777" w:rsidR="0097772C" w:rsidRDefault="00772A41">
            <w:pPr>
              <w:jc w:val="right"/>
            </w:pPr>
            <w:r>
              <w:t>927</w:t>
            </w:r>
          </w:p>
        </w:tc>
        <w:tc>
          <w:tcPr>
            <w:tcW w:w="0" w:type="auto"/>
          </w:tcPr>
          <w:p w14:paraId="2B0C9323" w14:textId="77777777" w:rsidR="0097772C" w:rsidRPr="00772A41" w:rsidRDefault="00772A41">
            <w:pPr>
              <w:jc w:val="right"/>
              <w:rPr>
                <w:b/>
                <w:bCs/>
              </w:rPr>
            </w:pPr>
            <w:r w:rsidRPr="00772A41">
              <w:rPr>
                <w:b/>
                <w:bCs/>
              </w:rPr>
              <w:t>129</w:t>
            </w:r>
          </w:p>
        </w:tc>
        <w:tc>
          <w:tcPr>
            <w:tcW w:w="0" w:type="auto"/>
          </w:tcPr>
          <w:p w14:paraId="2B0C9324" w14:textId="77777777" w:rsidR="0097772C" w:rsidRDefault="00772A41">
            <w:pPr>
              <w:jc w:val="right"/>
            </w:pPr>
            <w:r>
              <w:t>6.9</w:t>
            </w:r>
          </w:p>
        </w:tc>
        <w:tc>
          <w:tcPr>
            <w:tcW w:w="0" w:type="auto"/>
          </w:tcPr>
          <w:p w14:paraId="2B0C9325" w14:textId="77777777" w:rsidR="0097772C" w:rsidRDefault="00772A41">
            <w:pPr>
              <w:jc w:val="right"/>
            </w:pPr>
            <w:r>
              <w:t>117</w:t>
            </w:r>
          </w:p>
        </w:tc>
        <w:tc>
          <w:tcPr>
            <w:tcW w:w="0" w:type="auto"/>
          </w:tcPr>
          <w:p w14:paraId="2B0C9326" w14:textId="77777777" w:rsidR="0097772C" w:rsidRDefault="00772A41">
            <w:pPr>
              <w:jc w:val="right"/>
            </w:pPr>
            <w:r>
              <w:t>143</w:t>
            </w:r>
          </w:p>
        </w:tc>
        <w:tc>
          <w:tcPr>
            <w:tcW w:w="0" w:type="auto"/>
          </w:tcPr>
          <w:p w14:paraId="2B0C9327" w14:textId="77777777" w:rsidR="0097772C" w:rsidRPr="00772A41" w:rsidRDefault="00772A41">
            <w:pPr>
              <w:jc w:val="right"/>
              <w:rPr>
                <w:b/>
                <w:bCs/>
              </w:rPr>
            </w:pPr>
            <w:r w:rsidRPr="00772A41">
              <w:rPr>
                <w:b/>
                <w:bCs/>
              </w:rPr>
              <w:t>797</w:t>
            </w:r>
          </w:p>
        </w:tc>
        <w:tc>
          <w:tcPr>
            <w:tcW w:w="0" w:type="auto"/>
          </w:tcPr>
          <w:p w14:paraId="2B0C9328" w14:textId="77777777" w:rsidR="0097772C" w:rsidRDefault="00772A41">
            <w:pPr>
              <w:jc w:val="right"/>
            </w:pPr>
            <w:r>
              <w:t>85.6</w:t>
            </w:r>
          </w:p>
        </w:tc>
        <w:tc>
          <w:tcPr>
            <w:tcW w:w="0" w:type="auto"/>
          </w:tcPr>
          <w:p w14:paraId="2B0C9329" w14:textId="77777777" w:rsidR="0097772C" w:rsidRDefault="00772A41">
            <w:pPr>
              <w:jc w:val="right"/>
            </w:pPr>
            <w:r>
              <w:t>747</w:t>
            </w:r>
          </w:p>
        </w:tc>
        <w:tc>
          <w:tcPr>
            <w:tcW w:w="0" w:type="auto"/>
          </w:tcPr>
          <w:p w14:paraId="2B0C932A" w14:textId="77777777" w:rsidR="0097772C" w:rsidRDefault="00772A41">
            <w:pPr>
              <w:jc w:val="right"/>
            </w:pPr>
            <w:r>
              <w:t>1,057</w:t>
            </w:r>
          </w:p>
        </w:tc>
      </w:tr>
      <w:tr w:rsidR="000A25BA" w14:paraId="2B0C9339" w14:textId="77777777" w:rsidTr="00772A41">
        <w:trPr>
          <w:cnfStyle w:val="000000100000" w:firstRow="0" w:lastRow="0" w:firstColumn="0" w:lastColumn="0" w:oddVBand="0" w:evenVBand="0" w:oddHBand="1" w:evenHBand="0" w:firstRowFirstColumn="0" w:firstRowLastColumn="0" w:lastRowFirstColumn="0" w:lastRowLastColumn="0"/>
          <w:jc w:val="center"/>
        </w:trPr>
        <w:tc>
          <w:tcPr>
            <w:tcW w:w="708" w:type="dxa"/>
          </w:tcPr>
          <w:p w14:paraId="2B0C932C" w14:textId="77777777" w:rsidR="0097772C" w:rsidRDefault="00772A41">
            <w:r>
              <w:t>2020</w:t>
            </w:r>
          </w:p>
        </w:tc>
        <w:tc>
          <w:tcPr>
            <w:tcW w:w="0" w:type="auto"/>
          </w:tcPr>
          <w:p w14:paraId="2B0C932D" w14:textId="77777777" w:rsidR="0097772C" w:rsidRPr="00772A41" w:rsidRDefault="00772A41">
            <w:pPr>
              <w:jc w:val="right"/>
              <w:rPr>
                <w:b/>
                <w:bCs/>
              </w:rPr>
            </w:pPr>
            <w:r w:rsidRPr="00772A41">
              <w:rPr>
                <w:b/>
                <w:bCs/>
              </w:rPr>
              <w:t>952</w:t>
            </w:r>
          </w:p>
        </w:tc>
        <w:tc>
          <w:tcPr>
            <w:tcW w:w="0" w:type="auto"/>
          </w:tcPr>
          <w:p w14:paraId="2B0C932E" w14:textId="77777777" w:rsidR="0097772C" w:rsidRDefault="00772A41">
            <w:pPr>
              <w:jc w:val="right"/>
            </w:pPr>
            <w:r>
              <w:t>50.8</w:t>
            </w:r>
          </w:p>
        </w:tc>
        <w:tc>
          <w:tcPr>
            <w:tcW w:w="0" w:type="auto"/>
          </w:tcPr>
          <w:p w14:paraId="2B0C932F" w14:textId="77777777" w:rsidR="0097772C" w:rsidRDefault="00772A41">
            <w:pPr>
              <w:jc w:val="right"/>
            </w:pPr>
            <w:r>
              <w:t>863</w:t>
            </w:r>
          </w:p>
        </w:tc>
        <w:tc>
          <w:tcPr>
            <w:tcW w:w="0" w:type="auto"/>
          </w:tcPr>
          <w:p w14:paraId="2B0C9330" w14:textId="77777777" w:rsidR="0097772C" w:rsidRDefault="00772A41">
            <w:pPr>
              <w:jc w:val="right"/>
            </w:pPr>
            <w:r>
              <w:t>1,063</w:t>
            </w:r>
          </w:p>
        </w:tc>
        <w:tc>
          <w:tcPr>
            <w:tcW w:w="0" w:type="auto"/>
          </w:tcPr>
          <w:p w14:paraId="2B0C9331" w14:textId="77777777" w:rsidR="0097772C" w:rsidRPr="00772A41" w:rsidRDefault="00772A41">
            <w:pPr>
              <w:jc w:val="right"/>
              <w:rPr>
                <w:b/>
                <w:bCs/>
              </w:rPr>
            </w:pPr>
            <w:r w:rsidRPr="00772A41">
              <w:rPr>
                <w:b/>
                <w:bCs/>
              </w:rPr>
              <w:t>123</w:t>
            </w:r>
          </w:p>
        </w:tc>
        <w:tc>
          <w:tcPr>
            <w:tcW w:w="0" w:type="auto"/>
          </w:tcPr>
          <w:p w14:paraId="2B0C9332" w14:textId="77777777" w:rsidR="0097772C" w:rsidRDefault="00772A41">
            <w:pPr>
              <w:jc w:val="right"/>
            </w:pPr>
            <w:r>
              <w:t>16.6</w:t>
            </w:r>
          </w:p>
        </w:tc>
        <w:tc>
          <w:tcPr>
            <w:tcW w:w="0" w:type="auto"/>
          </w:tcPr>
          <w:p w14:paraId="2B0C9333" w14:textId="77777777" w:rsidR="0097772C" w:rsidRDefault="00772A41">
            <w:pPr>
              <w:jc w:val="right"/>
            </w:pPr>
            <w:r>
              <w:t>95</w:t>
            </w:r>
          </w:p>
        </w:tc>
        <w:tc>
          <w:tcPr>
            <w:tcW w:w="0" w:type="auto"/>
          </w:tcPr>
          <w:p w14:paraId="2B0C9334" w14:textId="77777777" w:rsidR="0097772C" w:rsidRDefault="00772A41">
            <w:pPr>
              <w:jc w:val="right"/>
            </w:pPr>
            <w:r>
              <w:t>162</w:t>
            </w:r>
          </w:p>
        </w:tc>
        <w:tc>
          <w:tcPr>
            <w:tcW w:w="0" w:type="auto"/>
          </w:tcPr>
          <w:p w14:paraId="2B0C9335" w14:textId="77777777" w:rsidR="0097772C" w:rsidRPr="00772A41" w:rsidRDefault="00772A41">
            <w:pPr>
              <w:jc w:val="right"/>
              <w:rPr>
                <w:b/>
                <w:bCs/>
              </w:rPr>
            </w:pPr>
            <w:r w:rsidRPr="00772A41">
              <w:rPr>
                <w:b/>
                <w:bCs/>
              </w:rPr>
              <w:t>1,075</w:t>
            </w:r>
          </w:p>
        </w:tc>
        <w:tc>
          <w:tcPr>
            <w:tcW w:w="0" w:type="auto"/>
          </w:tcPr>
          <w:p w14:paraId="2B0C9336" w14:textId="77777777" w:rsidR="0097772C" w:rsidRDefault="00772A41">
            <w:pPr>
              <w:jc w:val="right"/>
            </w:pPr>
            <w:r>
              <w:t>53.4</w:t>
            </w:r>
          </w:p>
        </w:tc>
        <w:tc>
          <w:tcPr>
            <w:tcW w:w="0" w:type="auto"/>
          </w:tcPr>
          <w:p w14:paraId="2B0C9337" w14:textId="77777777" w:rsidR="0097772C" w:rsidRDefault="00772A41">
            <w:pPr>
              <w:jc w:val="right"/>
            </w:pPr>
            <w:r>
              <w:t>982</w:t>
            </w:r>
          </w:p>
        </w:tc>
        <w:tc>
          <w:tcPr>
            <w:tcW w:w="0" w:type="auto"/>
          </w:tcPr>
          <w:p w14:paraId="2B0C9338" w14:textId="77777777" w:rsidR="0097772C" w:rsidRDefault="00772A41">
            <w:pPr>
              <w:jc w:val="right"/>
            </w:pPr>
            <w:r>
              <w:t>1,193</w:t>
            </w:r>
          </w:p>
        </w:tc>
      </w:tr>
      <w:tr w:rsidR="00772A41" w14:paraId="2B0C9347" w14:textId="77777777" w:rsidTr="00772A41">
        <w:trPr>
          <w:cnfStyle w:val="000000010000" w:firstRow="0" w:lastRow="0" w:firstColumn="0" w:lastColumn="0" w:oddVBand="0" w:evenVBand="0" w:oddHBand="0" w:evenHBand="1" w:firstRowFirstColumn="0" w:firstRowLastColumn="0" w:lastRowFirstColumn="0" w:lastRowLastColumn="0"/>
          <w:jc w:val="center"/>
        </w:trPr>
        <w:tc>
          <w:tcPr>
            <w:tcW w:w="708" w:type="dxa"/>
          </w:tcPr>
          <w:p w14:paraId="2B0C933A" w14:textId="77777777" w:rsidR="0097772C" w:rsidRDefault="00772A41">
            <w:r>
              <w:t>2021</w:t>
            </w:r>
          </w:p>
        </w:tc>
        <w:tc>
          <w:tcPr>
            <w:tcW w:w="0" w:type="auto"/>
          </w:tcPr>
          <w:p w14:paraId="2B0C933B" w14:textId="77777777" w:rsidR="0097772C" w:rsidRPr="00772A41" w:rsidRDefault="00772A41">
            <w:pPr>
              <w:jc w:val="right"/>
              <w:rPr>
                <w:b/>
                <w:bCs/>
              </w:rPr>
            </w:pPr>
            <w:r w:rsidRPr="00772A41">
              <w:rPr>
                <w:b/>
                <w:bCs/>
              </w:rPr>
              <w:t>505</w:t>
            </w:r>
          </w:p>
        </w:tc>
        <w:tc>
          <w:tcPr>
            <w:tcW w:w="0" w:type="auto"/>
          </w:tcPr>
          <w:p w14:paraId="2B0C933C" w14:textId="77777777" w:rsidR="0097772C" w:rsidRDefault="00772A41">
            <w:pPr>
              <w:jc w:val="right"/>
            </w:pPr>
            <w:r>
              <w:t>7.7</w:t>
            </w:r>
          </w:p>
        </w:tc>
        <w:tc>
          <w:tcPr>
            <w:tcW w:w="0" w:type="auto"/>
          </w:tcPr>
          <w:p w14:paraId="2B0C933D" w14:textId="77777777" w:rsidR="0097772C" w:rsidRDefault="00772A41">
            <w:pPr>
              <w:jc w:val="right"/>
            </w:pPr>
            <w:r>
              <w:t>491</w:t>
            </w:r>
          </w:p>
        </w:tc>
        <w:tc>
          <w:tcPr>
            <w:tcW w:w="0" w:type="auto"/>
          </w:tcPr>
          <w:p w14:paraId="2B0C933E" w14:textId="77777777" w:rsidR="0097772C" w:rsidRDefault="00772A41">
            <w:pPr>
              <w:jc w:val="right"/>
            </w:pPr>
            <w:r>
              <w:t>521</w:t>
            </w:r>
          </w:p>
        </w:tc>
        <w:tc>
          <w:tcPr>
            <w:tcW w:w="0" w:type="auto"/>
          </w:tcPr>
          <w:p w14:paraId="2B0C933F" w14:textId="77777777" w:rsidR="0097772C" w:rsidRPr="00772A41" w:rsidRDefault="00772A41">
            <w:pPr>
              <w:jc w:val="right"/>
              <w:rPr>
                <w:b/>
                <w:bCs/>
              </w:rPr>
            </w:pPr>
            <w:r w:rsidRPr="00772A41">
              <w:rPr>
                <w:b/>
                <w:bCs/>
              </w:rPr>
              <w:t>62</w:t>
            </w:r>
          </w:p>
        </w:tc>
        <w:tc>
          <w:tcPr>
            <w:tcW w:w="0" w:type="auto"/>
          </w:tcPr>
          <w:p w14:paraId="2B0C9340" w14:textId="77777777" w:rsidR="0097772C" w:rsidRDefault="00772A41">
            <w:pPr>
              <w:jc w:val="right"/>
            </w:pPr>
            <w:r>
              <w:t>4.9</w:t>
            </w:r>
          </w:p>
        </w:tc>
        <w:tc>
          <w:tcPr>
            <w:tcW w:w="0" w:type="auto"/>
          </w:tcPr>
          <w:p w14:paraId="2B0C9341" w14:textId="77777777" w:rsidR="0097772C" w:rsidRDefault="00772A41">
            <w:pPr>
              <w:jc w:val="right"/>
            </w:pPr>
            <w:r>
              <w:t>54</w:t>
            </w:r>
          </w:p>
        </w:tc>
        <w:tc>
          <w:tcPr>
            <w:tcW w:w="0" w:type="auto"/>
          </w:tcPr>
          <w:p w14:paraId="2B0C9342" w14:textId="77777777" w:rsidR="0097772C" w:rsidRDefault="00772A41">
            <w:pPr>
              <w:jc w:val="right"/>
            </w:pPr>
            <w:r>
              <w:t>73</w:t>
            </w:r>
          </w:p>
        </w:tc>
        <w:tc>
          <w:tcPr>
            <w:tcW w:w="0" w:type="auto"/>
          </w:tcPr>
          <w:p w14:paraId="2B0C9343" w14:textId="77777777" w:rsidR="0097772C" w:rsidRPr="00772A41" w:rsidRDefault="00772A41">
            <w:pPr>
              <w:jc w:val="right"/>
              <w:rPr>
                <w:b/>
                <w:bCs/>
              </w:rPr>
            </w:pPr>
            <w:r w:rsidRPr="00772A41">
              <w:rPr>
                <w:b/>
                <w:bCs/>
              </w:rPr>
              <w:t>568</w:t>
            </w:r>
          </w:p>
        </w:tc>
        <w:tc>
          <w:tcPr>
            <w:tcW w:w="0" w:type="auto"/>
          </w:tcPr>
          <w:p w14:paraId="2B0C9344" w14:textId="77777777" w:rsidR="0097772C" w:rsidRDefault="00772A41">
            <w:pPr>
              <w:jc w:val="right"/>
            </w:pPr>
            <w:r>
              <w:t>9.3</w:t>
            </w:r>
          </w:p>
        </w:tc>
        <w:tc>
          <w:tcPr>
            <w:tcW w:w="0" w:type="auto"/>
          </w:tcPr>
          <w:p w14:paraId="2B0C9345" w14:textId="77777777" w:rsidR="0097772C" w:rsidRDefault="00772A41">
            <w:pPr>
              <w:jc w:val="right"/>
            </w:pPr>
            <w:r>
              <w:t>552</w:t>
            </w:r>
          </w:p>
        </w:tc>
        <w:tc>
          <w:tcPr>
            <w:tcW w:w="0" w:type="auto"/>
          </w:tcPr>
          <w:p w14:paraId="2B0C9346" w14:textId="77777777" w:rsidR="0097772C" w:rsidRDefault="00772A41">
            <w:pPr>
              <w:jc w:val="right"/>
            </w:pPr>
            <w:r>
              <w:t>588</w:t>
            </w:r>
          </w:p>
        </w:tc>
      </w:tr>
      <w:tr w:rsidR="000A25BA" w14:paraId="2B0C9355" w14:textId="77777777" w:rsidTr="00772A41">
        <w:trPr>
          <w:cnfStyle w:val="000000100000" w:firstRow="0" w:lastRow="0" w:firstColumn="0" w:lastColumn="0" w:oddVBand="0" w:evenVBand="0" w:oddHBand="1" w:evenHBand="0" w:firstRowFirstColumn="0" w:firstRowLastColumn="0" w:lastRowFirstColumn="0" w:lastRowLastColumn="0"/>
          <w:jc w:val="center"/>
        </w:trPr>
        <w:tc>
          <w:tcPr>
            <w:tcW w:w="708" w:type="dxa"/>
          </w:tcPr>
          <w:p w14:paraId="2B0C9348" w14:textId="77777777" w:rsidR="0097772C" w:rsidRDefault="00772A41">
            <w:r>
              <w:t>2022</w:t>
            </w:r>
          </w:p>
        </w:tc>
        <w:tc>
          <w:tcPr>
            <w:tcW w:w="0" w:type="auto"/>
          </w:tcPr>
          <w:p w14:paraId="2B0C9349" w14:textId="77777777" w:rsidR="0097772C" w:rsidRPr="00772A41" w:rsidRDefault="00772A41">
            <w:pPr>
              <w:jc w:val="right"/>
              <w:rPr>
                <w:b/>
                <w:bCs/>
              </w:rPr>
            </w:pPr>
            <w:r w:rsidRPr="00772A41">
              <w:rPr>
                <w:b/>
                <w:bCs/>
              </w:rPr>
              <w:t>614</w:t>
            </w:r>
          </w:p>
        </w:tc>
        <w:tc>
          <w:tcPr>
            <w:tcW w:w="0" w:type="auto"/>
          </w:tcPr>
          <w:p w14:paraId="2B0C934A" w14:textId="77777777" w:rsidR="0097772C" w:rsidRDefault="00772A41">
            <w:pPr>
              <w:jc w:val="right"/>
            </w:pPr>
            <w:r>
              <w:t>11.7</w:t>
            </w:r>
          </w:p>
        </w:tc>
        <w:tc>
          <w:tcPr>
            <w:tcW w:w="0" w:type="auto"/>
          </w:tcPr>
          <w:p w14:paraId="2B0C934B" w14:textId="77777777" w:rsidR="0097772C" w:rsidRDefault="00772A41">
            <w:pPr>
              <w:jc w:val="right"/>
            </w:pPr>
            <w:r>
              <w:t>593</w:t>
            </w:r>
          </w:p>
        </w:tc>
        <w:tc>
          <w:tcPr>
            <w:tcW w:w="0" w:type="auto"/>
          </w:tcPr>
          <w:p w14:paraId="2B0C934C" w14:textId="77777777" w:rsidR="0097772C" w:rsidRDefault="00772A41">
            <w:pPr>
              <w:jc w:val="right"/>
            </w:pPr>
            <w:r>
              <w:t>639</w:t>
            </w:r>
          </w:p>
        </w:tc>
        <w:tc>
          <w:tcPr>
            <w:tcW w:w="0" w:type="auto"/>
          </w:tcPr>
          <w:p w14:paraId="2B0C934D" w14:textId="77777777" w:rsidR="0097772C" w:rsidRPr="00772A41" w:rsidRDefault="00772A41">
            <w:pPr>
              <w:jc w:val="right"/>
              <w:rPr>
                <w:b/>
                <w:bCs/>
              </w:rPr>
            </w:pPr>
            <w:r w:rsidRPr="00772A41">
              <w:rPr>
                <w:b/>
                <w:bCs/>
              </w:rPr>
              <w:t>101</w:t>
            </w:r>
          </w:p>
        </w:tc>
        <w:tc>
          <w:tcPr>
            <w:tcW w:w="0" w:type="auto"/>
          </w:tcPr>
          <w:p w14:paraId="2B0C934E" w14:textId="77777777" w:rsidR="0097772C" w:rsidRDefault="00772A41">
            <w:pPr>
              <w:jc w:val="right"/>
            </w:pPr>
            <w:r>
              <w:t>7.0</w:t>
            </w:r>
          </w:p>
        </w:tc>
        <w:tc>
          <w:tcPr>
            <w:tcW w:w="0" w:type="auto"/>
          </w:tcPr>
          <w:p w14:paraId="2B0C934F" w14:textId="77777777" w:rsidR="0097772C" w:rsidRDefault="00772A41">
            <w:pPr>
              <w:jc w:val="right"/>
            </w:pPr>
            <w:r>
              <w:t>89</w:t>
            </w:r>
          </w:p>
        </w:tc>
        <w:tc>
          <w:tcPr>
            <w:tcW w:w="0" w:type="auto"/>
          </w:tcPr>
          <w:p w14:paraId="2B0C9350" w14:textId="77777777" w:rsidR="0097772C" w:rsidRDefault="00772A41">
            <w:pPr>
              <w:jc w:val="right"/>
            </w:pPr>
            <w:r>
              <w:t>117</w:t>
            </w:r>
          </w:p>
        </w:tc>
        <w:tc>
          <w:tcPr>
            <w:tcW w:w="0" w:type="auto"/>
          </w:tcPr>
          <w:p w14:paraId="2B0C9351" w14:textId="77777777" w:rsidR="0097772C" w:rsidRPr="00772A41" w:rsidRDefault="00772A41">
            <w:pPr>
              <w:jc w:val="right"/>
              <w:rPr>
                <w:b/>
                <w:bCs/>
              </w:rPr>
            </w:pPr>
            <w:r w:rsidRPr="00772A41">
              <w:rPr>
                <w:b/>
                <w:bCs/>
              </w:rPr>
              <w:t>716</w:t>
            </w:r>
          </w:p>
        </w:tc>
        <w:tc>
          <w:tcPr>
            <w:tcW w:w="0" w:type="auto"/>
          </w:tcPr>
          <w:p w14:paraId="2B0C9352" w14:textId="77777777" w:rsidR="0097772C" w:rsidRDefault="00772A41">
            <w:pPr>
              <w:jc w:val="right"/>
            </w:pPr>
            <w:r>
              <w:t>14.0</w:t>
            </w:r>
          </w:p>
        </w:tc>
        <w:tc>
          <w:tcPr>
            <w:tcW w:w="0" w:type="auto"/>
          </w:tcPr>
          <w:p w14:paraId="2B0C9353" w14:textId="77777777" w:rsidR="0097772C" w:rsidRDefault="00772A41">
            <w:pPr>
              <w:jc w:val="right"/>
            </w:pPr>
            <w:r>
              <w:t>691</w:t>
            </w:r>
          </w:p>
        </w:tc>
        <w:tc>
          <w:tcPr>
            <w:tcW w:w="0" w:type="auto"/>
          </w:tcPr>
          <w:p w14:paraId="2B0C9354" w14:textId="77777777" w:rsidR="0097772C" w:rsidRDefault="00772A41">
            <w:pPr>
              <w:jc w:val="right"/>
            </w:pPr>
            <w:r>
              <w:t>744</w:t>
            </w:r>
          </w:p>
        </w:tc>
      </w:tr>
      <w:tr w:rsidR="00772A41" w14:paraId="2B0C9363" w14:textId="77777777" w:rsidTr="00772A41">
        <w:trPr>
          <w:cnfStyle w:val="000000010000" w:firstRow="0" w:lastRow="0" w:firstColumn="0" w:lastColumn="0" w:oddVBand="0" w:evenVBand="0" w:oddHBand="0" w:evenHBand="1" w:firstRowFirstColumn="0" w:firstRowLastColumn="0" w:lastRowFirstColumn="0" w:lastRowLastColumn="0"/>
          <w:jc w:val="center"/>
        </w:trPr>
        <w:tc>
          <w:tcPr>
            <w:tcW w:w="708" w:type="dxa"/>
          </w:tcPr>
          <w:p w14:paraId="2B0C9356" w14:textId="77777777" w:rsidR="0097772C" w:rsidRDefault="00772A41">
            <w:r>
              <w:t>2023</w:t>
            </w:r>
          </w:p>
        </w:tc>
        <w:tc>
          <w:tcPr>
            <w:tcW w:w="0" w:type="auto"/>
          </w:tcPr>
          <w:p w14:paraId="2B0C9357" w14:textId="77777777" w:rsidR="0097772C" w:rsidRPr="00772A41" w:rsidRDefault="00772A41">
            <w:pPr>
              <w:jc w:val="right"/>
              <w:rPr>
                <w:b/>
                <w:bCs/>
              </w:rPr>
            </w:pPr>
            <w:r w:rsidRPr="00772A41">
              <w:rPr>
                <w:b/>
                <w:bCs/>
              </w:rPr>
              <w:t>844</w:t>
            </w:r>
          </w:p>
        </w:tc>
        <w:tc>
          <w:tcPr>
            <w:tcW w:w="0" w:type="auto"/>
          </w:tcPr>
          <w:p w14:paraId="2B0C9358" w14:textId="77777777" w:rsidR="0097772C" w:rsidRDefault="00772A41">
            <w:pPr>
              <w:jc w:val="right"/>
            </w:pPr>
            <w:r>
              <w:t>9.6</w:t>
            </w:r>
          </w:p>
        </w:tc>
        <w:tc>
          <w:tcPr>
            <w:tcW w:w="0" w:type="auto"/>
          </w:tcPr>
          <w:p w14:paraId="2B0C9359" w14:textId="77777777" w:rsidR="0097772C" w:rsidRDefault="00772A41">
            <w:pPr>
              <w:jc w:val="right"/>
            </w:pPr>
            <w:r>
              <w:t>828</w:t>
            </w:r>
          </w:p>
        </w:tc>
        <w:tc>
          <w:tcPr>
            <w:tcW w:w="0" w:type="auto"/>
          </w:tcPr>
          <w:p w14:paraId="2B0C935A" w14:textId="77777777" w:rsidR="0097772C" w:rsidRDefault="00772A41">
            <w:pPr>
              <w:jc w:val="right"/>
            </w:pPr>
            <w:r>
              <w:t>863</w:t>
            </w:r>
          </w:p>
        </w:tc>
        <w:tc>
          <w:tcPr>
            <w:tcW w:w="0" w:type="auto"/>
          </w:tcPr>
          <w:p w14:paraId="2B0C935B" w14:textId="77777777" w:rsidR="0097772C" w:rsidRPr="00772A41" w:rsidRDefault="00772A41">
            <w:pPr>
              <w:jc w:val="right"/>
              <w:rPr>
                <w:b/>
                <w:bCs/>
              </w:rPr>
            </w:pPr>
            <w:r w:rsidRPr="00772A41">
              <w:rPr>
                <w:b/>
                <w:bCs/>
              </w:rPr>
              <w:t>18</w:t>
            </w:r>
          </w:p>
        </w:tc>
        <w:tc>
          <w:tcPr>
            <w:tcW w:w="0" w:type="auto"/>
          </w:tcPr>
          <w:p w14:paraId="2B0C935C" w14:textId="77777777" w:rsidR="0097772C" w:rsidRDefault="00772A41">
            <w:pPr>
              <w:jc w:val="right"/>
            </w:pPr>
            <w:r>
              <w:t>1.7</w:t>
            </w:r>
          </w:p>
        </w:tc>
        <w:tc>
          <w:tcPr>
            <w:tcW w:w="0" w:type="auto"/>
          </w:tcPr>
          <w:p w14:paraId="2B0C935D" w14:textId="77777777" w:rsidR="0097772C" w:rsidRDefault="00772A41">
            <w:pPr>
              <w:jc w:val="right"/>
            </w:pPr>
            <w:r>
              <w:t>16</w:t>
            </w:r>
          </w:p>
        </w:tc>
        <w:tc>
          <w:tcPr>
            <w:tcW w:w="0" w:type="auto"/>
          </w:tcPr>
          <w:p w14:paraId="2B0C935E" w14:textId="77777777" w:rsidR="0097772C" w:rsidRDefault="00772A41">
            <w:pPr>
              <w:jc w:val="right"/>
            </w:pPr>
            <w:r>
              <w:t>22</w:t>
            </w:r>
          </w:p>
        </w:tc>
        <w:tc>
          <w:tcPr>
            <w:tcW w:w="0" w:type="auto"/>
          </w:tcPr>
          <w:p w14:paraId="2B0C935F" w14:textId="77777777" w:rsidR="0097772C" w:rsidRPr="00772A41" w:rsidRDefault="00772A41">
            <w:pPr>
              <w:jc w:val="right"/>
              <w:rPr>
                <w:b/>
                <w:bCs/>
              </w:rPr>
            </w:pPr>
            <w:r w:rsidRPr="00772A41">
              <w:rPr>
                <w:b/>
                <w:bCs/>
              </w:rPr>
              <w:t>863</w:t>
            </w:r>
          </w:p>
        </w:tc>
        <w:tc>
          <w:tcPr>
            <w:tcW w:w="0" w:type="auto"/>
          </w:tcPr>
          <w:p w14:paraId="2B0C9360" w14:textId="77777777" w:rsidR="0097772C" w:rsidRDefault="00772A41">
            <w:pPr>
              <w:jc w:val="right"/>
            </w:pPr>
            <w:r>
              <w:t>9.7</w:t>
            </w:r>
          </w:p>
        </w:tc>
        <w:tc>
          <w:tcPr>
            <w:tcW w:w="0" w:type="auto"/>
          </w:tcPr>
          <w:p w14:paraId="2B0C9361" w14:textId="77777777" w:rsidR="0097772C" w:rsidRDefault="00772A41">
            <w:pPr>
              <w:jc w:val="right"/>
            </w:pPr>
            <w:r>
              <w:t>846</w:t>
            </w:r>
          </w:p>
        </w:tc>
        <w:tc>
          <w:tcPr>
            <w:tcW w:w="0" w:type="auto"/>
          </w:tcPr>
          <w:p w14:paraId="2B0C9362" w14:textId="77777777" w:rsidR="0097772C" w:rsidRDefault="00772A41">
            <w:pPr>
              <w:jc w:val="right"/>
            </w:pPr>
            <w:r>
              <w:t>883</w:t>
            </w:r>
          </w:p>
        </w:tc>
      </w:tr>
    </w:tbl>
    <w:p w14:paraId="2B0C9364" w14:textId="77777777" w:rsidR="0097772C" w:rsidRDefault="00772A41" w:rsidP="00772A41">
      <w:pPr>
        <w:jc w:val="center"/>
      </w:pPr>
      <w:r>
        <w:rPr>
          <w:noProof/>
        </w:rPr>
        <w:drawing>
          <wp:inline distT="0" distB="0" distL="0" distR="0" wp14:anchorId="2B0C93C2" wp14:editId="2B0C93C3">
            <wp:extent cx="5504749" cy="5504749"/>
            <wp:effectExtent l="0" t="0" r="0" b="0"/>
            <wp:docPr id="84"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5" name="Picture" descr="../figures/up-marg-1.png"/>
                    <pic:cNvPicPr>
                      <a:picLocks noChangeAspect="1" noChangeArrowheads="1"/>
                    </pic:cNvPicPr>
                  </pic:nvPicPr>
                  <pic:blipFill>
                    <a:blip r:embed="rId23"/>
                    <a:stretch>
                      <a:fillRect/>
                    </a:stretch>
                  </pic:blipFill>
                  <pic:spPr bwMode="auto">
                    <a:xfrm>
                      <a:off x="0" y="0"/>
                      <a:ext cx="5504749" cy="5504749"/>
                    </a:xfrm>
                    <a:prstGeom prst="rect">
                      <a:avLst/>
                    </a:prstGeom>
                    <a:noFill/>
                    <a:ln w="9525">
                      <a:noFill/>
                      <a:headEnd/>
                      <a:tailEnd/>
                    </a:ln>
                  </pic:spPr>
                </pic:pic>
              </a:graphicData>
            </a:graphic>
          </wp:inline>
        </w:drawing>
      </w:r>
    </w:p>
    <w:p w14:paraId="2B0C9365" w14:textId="77777777" w:rsidR="0097772C" w:rsidRDefault="00772A41">
      <w:bookmarkStart w:id="93" w:name="fig:up-marg"/>
      <w:bookmarkEnd w:id="93"/>
      <w:r>
        <w:t>Figure 4.5: Marginal effects for upstream-moving fish as estimated by the GAM for hour of day (A), discharge (B), and Julian day of year (C). Shaded areas indicated 95% confidence intervals.</w:t>
      </w:r>
    </w:p>
    <w:p w14:paraId="2B0C9366" w14:textId="77777777" w:rsidR="0097772C" w:rsidRDefault="00772A41" w:rsidP="00772A41">
      <w:pPr>
        <w:jc w:val="center"/>
      </w:pPr>
      <w:r>
        <w:rPr>
          <w:noProof/>
        </w:rPr>
        <w:lastRenderedPageBreak/>
        <w:drawing>
          <wp:inline distT="0" distB="0" distL="0" distR="0" wp14:anchorId="2B0C93C4" wp14:editId="2B0C93C5">
            <wp:extent cx="5504749" cy="5504749"/>
            <wp:effectExtent l="0" t="0" r="0" b="0"/>
            <wp:docPr id="88"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9" name="Picture" descr="../figures/down-marg-1.png"/>
                    <pic:cNvPicPr>
                      <a:picLocks noChangeAspect="1" noChangeArrowheads="1"/>
                    </pic:cNvPicPr>
                  </pic:nvPicPr>
                  <pic:blipFill>
                    <a:blip r:embed="rId24"/>
                    <a:stretch>
                      <a:fillRect/>
                    </a:stretch>
                  </pic:blipFill>
                  <pic:spPr bwMode="auto">
                    <a:xfrm>
                      <a:off x="0" y="0"/>
                      <a:ext cx="5504749" cy="5504749"/>
                    </a:xfrm>
                    <a:prstGeom prst="rect">
                      <a:avLst/>
                    </a:prstGeom>
                    <a:noFill/>
                    <a:ln w="9525">
                      <a:noFill/>
                      <a:headEnd/>
                      <a:tailEnd/>
                    </a:ln>
                  </pic:spPr>
                </pic:pic>
              </a:graphicData>
            </a:graphic>
          </wp:inline>
        </w:drawing>
      </w:r>
    </w:p>
    <w:p w14:paraId="2B0C9367" w14:textId="77777777" w:rsidR="0097772C" w:rsidRDefault="00772A41">
      <w:bookmarkStart w:id="94" w:name="fig:down-marg"/>
      <w:bookmarkEnd w:id="94"/>
      <w:r>
        <w:t>Figure 4.6: Marginal effects for downstream-moving fish as estimated by the GAM for hour of day (A), discharge (B), and Julian day of year (C). Shaded areas indicated 95% confidence intervals.</w:t>
      </w:r>
    </w:p>
    <w:p w14:paraId="2B0C9368" w14:textId="77777777" w:rsidR="0097772C" w:rsidRDefault="00772A41">
      <w:pPr>
        <w:pStyle w:val="Heading3"/>
      </w:pPr>
      <w:bookmarkStart w:id="95" w:name="_Toc164258563"/>
      <w:bookmarkStart w:id="96" w:name="comparison-with-redd-based-estimates-1"/>
      <w:r>
        <w:t>4.4.1</w:t>
      </w:r>
      <w:r>
        <w:tab/>
        <w:t>Comparison with Redd-Based Estimates</w:t>
      </w:r>
      <w:bookmarkEnd w:id="95"/>
    </w:p>
    <w:p w14:paraId="2B0C9369" w14:textId="72E9B214" w:rsidR="0097772C" w:rsidRDefault="00772A41">
      <w:r>
        <w:t xml:space="preserve">Comparisons between redd-based estimates and SONAR-based estimates can be seen in Table 4.7 and Figure 4.7. In the </w:t>
      </w:r>
      <w:del w:id="97" w:author="Craig, Bethany E (DFW)" w:date="2024-04-19T16:15:00Z">
        <w:r w:rsidDel="00766D83">
          <w:delText xml:space="preserve">three </w:delText>
        </w:r>
      </w:del>
      <w:ins w:id="98" w:author="Craig, Bethany E (DFW)" w:date="2024-04-19T16:15:00Z">
        <w:r w:rsidR="00766D83">
          <w:t xml:space="preserve">four </w:t>
        </w:r>
      </w:ins>
      <w:r>
        <w:t xml:space="preserve">years with comparable estimates, SONAR-based estimates were significantly higher than redd-based </w:t>
      </w:r>
      <w:del w:id="99" w:author="Craig, Bethany E (DFW)" w:date="2024-04-19T16:15:00Z">
        <w:r w:rsidDel="00DA473A">
          <w:delText xml:space="preserve">ones </w:delText>
        </w:r>
      </w:del>
      <w:ins w:id="100" w:author="Craig, Bethany E (DFW)" w:date="2024-04-19T16:15:00Z">
        <w:r w:rsidR="00DA473A">
          <w:t xml:space="preserve">estimates </w:t>
        </w:r>
      </w:ins>
      <w:r>
        <w:t>each year. The redd-based estimates did not fall within the 95% confidence intervals of the SONAR-based estimates, but they were consistently about half of the SONAR-based estimates (35.8 - 58.6%).</w:t>
      </w:r>
    </w:p>
    <w:p w14:paraId="2B0C936A" w14:textId="77777777" w:rsidR="0097772C" w:rsidRDefault="00772A41">
      <w:bookmarkStart w:id="101" w:name="tab:redd-tab"/>
      <w:bookmarkEnd w:id="101"/>
      <w:r>
        <w:t>Table 4.7: Annual redd-based estimates of winter steelhead spawners in the Dungeness River and SONAR-based estimates of steelhead escapement between Feb 1 and June 15, with standard error and 95% confidence intervals.</w:t>
      </w:r>
    </w:p>
    <w:tbl>
      <w:tblPr>
        <w:tblStyle w:val="Table-WDFW"/>
        <w:tblW w:w="0" w:type="auto"/>
        <w:jc w:val="center"/>
        <w:tblLook w:val="0020" w:firstRow="1" w:lastRow="0" w:firstColumn="0" w:lastColumn="0" w:noHBand="0" w:noVBand="0"/>
        <w:tblCaption w:val="Table 4.7: Annual redd-based estimates of winter steelhead spawners in the Dungeness River and SONAR-based estimates of steelhead escapement between Feb 1 and June 15, with standard error and 95% confidence intervals."/>
      </w:tblPr>
      <w:tblGrid>
        <w:gridCol w:w="714"/>
        <w:gridCol w:w="1153"/>
        <w:gridCol w:w="1337"/>
        <w:gridCol w:w="657"/>
        <w:gridCol w:w="903"/>
        <w:gridCol w:w="907"/>
      </w:tblGrid>
      <w:tr w:rsidR="0097772C" w14:paraId="2B0C9371" w14:textId="77777777" w:rsidTr="00772A41">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B0C936B" w14:textId="77777777" w:rsidR="0097772C" w:rsidRDefault="00772A41">
            <w:r>
              <w:lastRenderedPageBreak/>
              <w:t>Year</w:t>
            </w:r>
          </w:p>
        </w:tc>
        <w:tc>
          <w:tcPr>
            <w:tcW w:w="0" w:type="auto"/>
          </w:tcPr>
          <w:p w14:paraId="2B0C936C" w14:textId="77777777" w:rsidR="0097772C" w:rsidRDefault="00772A41">
            <w:pPr>
              <w:jc w:val="right"/>
            </w:pPr>
            <w:r>
              <w:t>Redd Est.</w:t>
            </w:r>
          </w:p>
        </w:tc>
        <w:tc>
          <w:tcPr>
            <w:tcW w:w="0" w:type="auto"/>
          </w:tcPr>
          <w:p w14:paraId="2B0C936D" w14:textId="77777777" w:rsidR="0097772C" w:rsidRDefault="00772A41">
            <w:pPr>
              <w:jc w:val="right"/>
            </w:pPr>
            <w:r>
              <w:t>SONAR Est.</w:t>
            </w:r>
          </w:p>
        </w:tc>
        <w:tc>
          <w:tcPr>
            <w:tcW w:w="0" w:type="auto"/>
          </w:tcPr>
          <w:p w14:paraId="2B0C936E" w14:textId="77777777" w:rsidR="0097772C" w:rsidRDefault="00772A41">
            <w:pPr>
              <w:jc w:val="right"/>
            </w:pPr>
            <w:r>
              <w:t>SE</w:t>
            </w:r>
          </w:p>
        </w:tc>
        <w:tc>
          <w:tcPr>
            <w:tcW w:w="0" w:type="auto"/>
          </w:tcPr>
          <w:p w14:paraId="2B0C936F" w14:textId="77777777" w:rsidR="0097772C" w:rsidRDefault="00772A41">
            <w:pPr>
              <w:jc w:val="right"/>
            </w:pPr>
            <w:r>
              <w:t>Low CI</w:t>
            </w:r>
          </w:p>
        </w:tc>
        <w:tc>
          <w:tcPr>
            <w:tcW w:w="0" w:type="auto"/>
          </w:tcPr>
          <w:p w14:paraId="2B0C9370" w14:textId="77777777" w:rsidR="0097772C" w:rsidRDefault="00772A41">
            <w:pPr>
              <w:jc w:val="right"/>
            </w:pPr>
            <w:r>
              <w:t>Upp CI</w:t>
            </w:r>
          </w:p>
        </w:tc>
      </w:tr>
      <w:tr w:rsidR="0097772C" w14:paraId="2B0C9378" w14:textId="77777777" w:rsidTr="00772A4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372" w14:textId="77777777" w:rsidR="0097772C" w:rsidRDefault="00772A41">
            <w:r>
              <w:t>2019</w:t>
            </w:r>
          </w:p>
        </w:tc>
        <w:tc>
          <w:tcPr>
            <w:tcW w:w="0" w:type="auto"/>
          </w:tcPr>
          <w:p w14:paraId="2B0C9373" w14:textId="77777777" w:rsidR="0097772C" w:rsidRDefault="00772A41">
            <w:pPr>
              <w:jc w:val="right"/>
            </w:pPr>
            <w:r>
              <w:t>467</w:t>
            </w:r>
          </w:p>
        </w:tc>
        <w:tc>
          <w:tcPr>
            <w:tcW w:w="0" w:type="auto"/>
          </w:tcPr>
          <w:p w14:paraId="2B0C9374" w14:textId="77777777" w:rsidR="0097772C" w:rsidRDefault="00772A41">
            <w:pPr>
              <w:jc w:val="right"/>
            </w:pPr>
            <w:r>
              <w:t>797</w:t>
            </w:r>
          </w:p>
        </w:tc>
        <w:tc>
          <w:tcPr>
            <w:tcW w:w="0" w:type="auto"/>
          </w:tcPr>
          <w:p w14:paraId="2B0C9375" w14:textId="77777777" w:rsidR="0097772C" w:rsidRDefault="00772A41">
            <w:pPr>
              <w:jc w:val="right"/>
            </w:pPr>
            <w:r>
              <w:t>85.6</w:t>
            </w:r>
          </w:p>
        </w:tc>
        <w:tc>
          <w:tcPr>
            <w:tcW w:w="0" w:type="auto"/>
          </w:tcPr>
          <w:p w14:paraId="2B0C9376" w14:textId="77777777" w:rsidR="0097772C" w:rsidRDefault="00772A41">
            <w:pPr>
              <w:jc w:val="right"/>
            </w:pPr>
            <w:r>
              <w:t>747</w:t>
            </w:r>
          </w:p>
        </w:tc>
        <w:tc>
          <w:tcPr>
            <w:tcW w:w="0" w:type="auto"/>
          </w:tcPr>
          <w:p w14:paraId="2B0C9377" w14:textId="77777777" w:rsidR="0097772C" w:rsidRDefault="00772A41">
            <w:pPr>
              <w:jc w:val="right"/>
            </w:pPr>
            <w:r>
              <w:t>1,057</w:t>
            </w:r>
          </w:p>
        </w:tc>
      </w:tr>
      <w:tr w:rsidR="0097772C" w14:paraId="2B0C937F" w14:textId="77777777" w:rsidTr="00772A41">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379" w14:textId="77777777" w:rsidR="0097772C" w:rsidRDefault="00772A41">
            <w:r>
              <w:t>2020</w:t>
            </w:r>
          </w:p>
        </w:tc>
        <w:tc>
          <w:tcPr>
            <w:tcW w:w="0" w:type="auto"/>
          </w:tcPr>
          <w:p w14:paraId="2B0C937A" w14:textId="77777777" w:rsidR="0097772C" w:rsidRDefault="00772A41">
            <w:pPr>
              <w:jc w:val="right"/>
            </w:pPr>
            <w:r>
              <w:t>-</w:t>
            </w:r>
          </w:p>
        </w:tc>
        <w:tc>
          <w:tcPr>
            <w:tcW w:w="0" w:type="auto"/>
          </w:tcPr>
          <w:p w14:paraId="2B0C937B" w14:textId="77777777" w:rsidR="0097772C" w:rsidRDefault="00772A41">
            <w:pPr>
              <w:jc w:val="right"/>
            </w:pPr>
            <w:r>
              <w:t>1,075</w:t>
            </w:r>
          </w:p>
        </w:tc>
        <w:tc>
          <w:tcPr>
            <w:tcW w:w="0" w:type="auto"/>
          </w:tcPr>
          <w:p w14:paraId="2B0C937C" w14:textId="77777777" w:rsidR="0097772C" w:rsidRDefault="00772A41">
            <w:pPr>
              <w:jc w:val="right"/>
            </w:pPr>
            <w:r>
              <w:t>53.4</w:t>
            </w:r>
          </w:p>
        </w:tc>
        <w:tc>
          <w:tcPr>
            <w:tcW w:w="0" w:type="auto"/>
          </w:tcPr>
          <w:p w14:paraId="2B0C937D" w14:textId="77777777" w:rsidR="0097772C" w:rsidRDefault="00772A41">
            <w:pPr>
              <w:jc w:val="right"/>
            </w:pPr>
            <w:r>
              <w:t>982</w:t>
            </w:r>
          </w:p>
        </w:tc>
        <w:tc>
          <w:tcPr>
            <w:tcW w:w="0" w:type="auto"/>
          </w:tcPr>
          <w:p w14:paraId="2B0C937E" w14:textId="77777777" w:rsidR="0097772C" w:rsidRDefault="00772A41">
            <w:pPr>
              <w:jc w:val="right"/>
            </w:pPr>
            <w:r>
              <w:t>1,193</w:t>
            </w:r>
          </w:p>
        </w:tc>
      </w:tr>
      <w:tr w:rsidR="0097772C" w14:paraId="2B0C9386" w14:textId="77777777" w:rsidTr="00772A4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380" w14:textId="77777777" w:rsidR="0097772C" w:rsidRDefault="00772A41">
            <w:r>
              <w:t>2021</w:t>
            </w:r>
          </w:p>
        </w:tc>
        <w:tc>
          <w:tcPr>
            <w:tcW w:w="0" w:type="auto"/>
          </w:tcPr>
          <w:p w14:paraId="2B0C9381" w14:textId="77777777" w:rsidR="0097772C" w:rsidRDefault="00772A41">
            <w:pPr>
              <w:jc w:val="right"/>
            </w:pPr>
            <w:r>
              <w:t>329</w:t>
            </w:r>
          </w:p>
        </w:tc>
        <w:tc>
          <w:tcPr>
            <w:tcW w:w="0" w:type="auto"/>
          </w:tcPr>
          <w:p w14:paraId="2B0C9382" w14:textId="77777777" w:rsidR="0097772C" w:rsidRDefault="00772A41">
            <w:pPr>
              <w:jc w:val="right"/>
            </w:pPr>
            <w:r>
              <w:t>568</w:t>
            </w:r>
          </w:p>
        </w:tc>
        <w:tc>
          <w:tcPr>
            <w:tcW w:w="0" w:type="auto"/>
          </w:tcPr>
          <w:p w14:paraId="2B0C9383" w14:textId="77777777" w:rsidR="0097772C" w:rsidRDefault="00772A41">
            <w:pPr>
              <w:jc w:val="right"/>
            </w:pPr>
            <w:r>
              <w:t>9.3</w:t>
            </w:r>
          </w:p>
        </w:tc>
        <w:tc>
          <w:tcPr>
            <w:tcW w:w="0" w:type="auto"/>
          </w:tcPr>
          <w:p w14:paraId="2B0C9384" w14:textId="77777777" w:rsidR="0097772C" w:rsidRDefault="00772A41">
            <w:pPr>
              <w:jc w:val="right"/>
            </w:pPr>
            <w:r>
              <w:t>552</w:t>
            </w:r>
          </w:p>
        </w:tc>
        <w:tc>
          <w:tcPr>
            <w:tcW w:w="0" w:type="auto"/>
          </w:tcPr>
          <w:p w14:paraId="2B0C9385" w14:textId="77777777" w:rsidR="0097772C" w:rsidRDefault="00772A41">
            <w:pPr>
              <w:jc w:val="right"/>
            </w:pPr>
            <w:r>
              <w:t>587</w:t>
            </w:r>
          </w:p>
        </w:tc>
      </w:tr>
      <w:tr w:rsidR="0097772C" w14:paraId="2B0C938D" w14:textId="77777777" w:rsidTr="00772A41">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2B0C9387" w14:textId="77777777" w:rsidR="0097772C" w:rsidRDefault="00772A41">
            <w:r>
              <w:t>2022</w:t>
            </w:r>
          </w:p>
        </w:tc>
        <w:tc>
          <w:tcPr>
            <w:tcW w:w="0" w:type="auto"/>
          </w:tcPr>
          <w:p w14:paraId="2B0C9388" w14:textId="77777777" w:rsidR="0097772C" w:rsidRDefault="00772A41">
            <w:pPr>
              <w:jc w:val="right"/>
            </w:pPr>
            <w:r>
              <w:t>386</w:t>
            </w:r>
          </w:p>
        </w:tc>
        <w:tc>
          <w:tcPr>
            <w:tcW w:w="0" w:type="auto"/>
          </w:tcPr>
          <w:p w14:paraId="2B0C9389" w14:textId="77777777" w:rsidR="0097772C" w:rsidRDefault="00772A41">
            <w:pPr>
              <w:jc w:val="right"/>
            </w:pPr>
            <w:r>
              <w:t>716</w:t>
            </w:r>
          </w:p>
        </w:tc>
        <w:tc>
          <w:tcPr>
            <w:tcW w:w="0" w:type="auto"/>
          </w:tcPr>
          <w:p w14:paraId="2B0C938A" w14:textId="77777777" w:rsidR="0097772C" w:rsidRDefault="00772A41">
            <w:pPr>
              <w:jc w:val="right"/>
            </w:pPr>
            <w:r>
              <w:t>14.0</w:t>
            </w:r>
          </w:p>
        </w:tc>
        <w:tc>
          <w:tcPr>
            <w:tcW w:w="0" w:type="auto"/>
          </w:tcPr>
          <w:p w14:paraId="2B0C938B" w14:textId="77777777" w:rsidR="0097772C" w:rsidRDefault="00772A41">
            <w:pPr>
              <w:jc w:val="right"/>
            </w:pPr>
            <w:r>
              <w:t>691</w:t>
            </w:r>
          </w:p>
        </w:tc>
        <w:tc>
          <w:tcPr>
            <w:tcW w:w="0" w:type="auto"/>
          </w:tcPr>
          <w:p w14:paraId="2B0C938C" w14:textId="77777777" w:rsidR="0097772C" w:rsidRDefault="00772A41">
            <w:pPr>
              <w:jc w:val="right"/>
            </w:pPr>
            <w:r>
              <w:t>744</w:t>
            </w:r>
          </w:p>
        </w:tc>
      </w:tr>
      <w:tr w:rsidR="0097772C" w14:paraId="2B0C9394" w14:textId="77777777" w:rsidTr="00772A4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B0C938E" w14:textId="77777777" w:rsidR="0097772C" w:rsidRDefault="00772A41">
            <w:r>
              <w:t>2023</w:t>
            </w:r>
          </w:p>
        </w:tc>
        <w:tc>
          <w:tcPr>
            <w:tcW w:w="0" w:type="auto"/>
          </w:tcPr>
          <w:p w14:paraId="2B0C938F" w14:textId="77777777" w:rsidR="0097772C" w:rsidRDefault="00772A41">
            <w:pPr>
              <w:jc w:val="right"/>
            </w:pPr>
            <w:r>
              <w:t>309</w:t>
            </w:r>
          </w:p>
        </w:tc>
        <w:tc>
          <w:tcPr>
            <w:tcW w:w="0" w:type="auto"/>
          </w:tcPr>
          <w:p w14:paraId="2B0C9390" w14:textId="77777777" w:rsidR="0097772C" w:rsidRDefault="00772A41">
            <w:pPr>
              <w:jc w:val="right"/>
            </w:pPr>
            <w:r>
              <w:t>863</w:t>
            </w:r>
          </w:p>
        </w:tc>
        <w:tc>
          <w:tcPr>
            <w:tcW w:w="0" w:type="auto"/>
          </w:tcPr>
          <w:p w14:paraId="2B0C9391" w14:textId="77777777" w:rsidR="0097772C" w:rsidRDefault="00772A41">
            <w:pPr>
              <w:jc w:val="right"/>
            </w:pPr>
            <w:r>
              <w:t>9.7</w:t>
            </w:r>
          </w:p>
        </w:tc>
        <w:tc>
          <w:tcPr>
            <w:tcW w:w="0" w:type="auto"/>
          </w:tcPr>
          <w:p w14:paraId="2B0C9392" w14:textId="77777777" w:rsidR="0097772C" w:rsidRDefault="00772A41">
            <w:pPr>
              <w:jc w:val="right"/>
            </w:pPr>
            <w:r>
              <w:t>846</w:t>
            </w:r>
          </w:p>
        </w:tc>
        <w:tc>
          <w:tcPr>
            <w:tcW w:w="0" w:type="auto"/>
          </w:tcPr>
          <w:p w14:paraId="2B0C9393" w14:textId="77777777" w:rsidR="0097772C" w:rsidRDefault="00772A41">
            <w:pPr>
              <w:jc w:val="right"/>
            </w:pPr>
            <w:r>
              <w:t>883</w:t>
            </w:r>
          </w:p>
        </w:tc>
      </w:tr>
    </w:tbl>
    <w:p w14:paraId="2B0C9395" w14:textId="77777777" w:rsidR="0097772C" w:rsidRDefault="00772A41">
      <w:r>
        <w:rPr>
          <w:noProof/>
        </w:rPr>
        <w:drawing>
          <wp:inline distT="0" distB="0" distL="0" distR="0" wp14:anchorId="2B0C93C6" wp14:editId="2B0C93C7">
            <wp:extent cx="5504749" cy="3669832"/>
            <wp:effectExtent l="0" t="0" r="0" b="0"/>
            <wp:docPr id="93" name="Picture" descr="Figure 4.7: Annual estimates of upstream escapement of winter steelhead to the Dungeness River between Feb 1 and June 15, based on SONAR (with 95% confidence intervals) and redd counts."/>
            <wp:cNvGraphicFramePr/>
            <a:graphic xmlns:a="http://schemas.openxmlformats.org/drawingml/2006/main">
              <a:graphicData uri="http://schemas.openxmlformats.org/drawingml/2006/picture">
                <pic:pic xmlns:pic="http://schemas.openxmlformats.org/drawingml/2006/picture">
                  <pic:nvPicPr>
                    <pic:cNvPr id="94" name="Picture" descr="../figures/redd-fig-1.png"/>
                    <pic:cNvPicPr>
                      <a:picLocks noChangeAspect="1" noChangeArrowheads="1"/>
                    </pic:cNvPicPr>
                  </pic:nvPicPr>
                  <pic:blipFill>
                    <a:blip r:embed="rId25"/>
                    <a:stretch>
                      <a:fillRect/>
                    </a:stretch>
                  </pic:blipFill>
                  <pic:spPr bwMode="auto">
                    <a:xfrm>
                      <a:off x="0" y="0"/>
                      <a:ext cx="5504749" cy="3669832"/>
                    </a:xfrm>
                    <a:prstGeom prst="rect">
                      <a:avLst/>
                    </a:prstGeom>
                    <a:noFill/>
                    <a:ln w="9525">
                      <a:noFill/>
                      <a:headEnd/>
                      <a:tailEnd/>
                    </a:ln>
                  </pic:spPr>
                </pic:pic>
              </a:graphicData>
            </a:graphic>
          </wp:inline>
        </w:drawing>
      </w:r>
    </w:p>
    <w:p w14:paraId="2B0C9396" w14:textId="77777777" w:rsidR="0097772C" w:rsidRDefault="00772A41">
      <w:bookmarkStart w:id="102" w:name="fig:redd-fig"/>
      <w:bookmarkEnd w:id="102"/>
      <w:r>
        <w:t>Figure 4.7: Annual estimates of upstream escapement of winter steelhead to the Dungeness River between Feb 1 and June 15, based on SONAR (with 95% confidence intervals) and redd counts.</w:t>
      </w:r>
    </w:p>
    <w:p w14:paraId="2B0C9397" w14:textId="77777777" w:rsidR="0097772C" w:rsidRDefault="00772A41">
      <w:pPr>
        <w:pStyle w:val="Heading1"/>
      </w:pPr>
      <w:bookmarkStart w:id="103" w:name="_Toc164258564"/>
      <w:bookmarkStart w:id="104" w:name="discussion"/>
      <w:bookmarkEnd w:id="49"/>
      <w:bookmarkEnd w:id="91"/>
      <w:bookmarkEnd w:id="96"/>
      <w:r>
        <w:t>5</w:t>
      </w:r>
      <w:r>
        <w:tab/>
        <w:t>Discussion</w:t>
      </w:r>
      <w:bookmarkEnd w:id="103"/>
    </w:p>
    <w:p w14:paraId="2B0C9398" w14:textId="77777777" w:rsidR="0097772C" w:rsidRDefault="00772A41">
      <w:r>
        <w:t>We used SONAR to make annual estimates of winter steelhead on the Dungeness River for spawn years 2019 - 2023. To do so, we needed to collect and utilize independent species composition data, and develop an analysis technique that allowed us to estimate passage during periods when the SONAR was not operable or the video had not been reviewed. In addition, analyzing these initial years of data has prompted several observations worth mentioning.</w:t>
      </w:r>
    </w:p>
    <w:p w14:paraId="03109454" w14:textId="042C6819" w:rsidR="00CA2E79" w:rsidRDefault="00772A41">
      <w:pPr>
        <w:rPr>
          <w:ins w:id="105" w:author="Craig, Bethany E (DFW)" w:date="2024-04-19T17:46:00Z"/>
        </w:rPr>
      </w:pPr>
      <w:r>
        <w:t xml:space="preserve">First, SONAR location is a crucial component of a successful SONAR project. </w:t>
      </w:r>
      <w:ins w:id="106" w:author="Craig, Bethany E (DFW)" w:date="2024-04-19T17:39:00Z">
        <w:r w:rsidR="00647B8D">
          <w:t xml:space="preserve">In 2018 we observed frequent milling behavior at the SONAR site, and upstream and downstream </w:t>
        </w:r>
      </w:ins>
      <w:ins w:id="107" w:author="Craig, Bethany E (DFW)" w:date="2024-04-19T17:40:00Z">
        <w:r w:rsidR="00393A09">
          <w:t xml:space="preserve">fish </w:t>
        </w:r>
      </w:ins>
      <w:ins w:id="108" w:author="Craig, Bethany E (DFW)" w:date="2024-04-19T17:39:00Z">
        <w:r w:rsidR="00647B8D">
          <w:t xml:space="preserve">counts were </w:t>
        </w:r>
      </w:ins>
      <w:ins w:id="109" w:author="Craig, Bethany E (DFW)" w:date="2024-04-19T17:41:00Z">
        <w:r w:rsidR="0001298A">
          <w:t>hig</w:t>
        </w:r>
      </w:ins>
      <w:ins w:id="110" w:author="Craig, Bethany E (DFW)" w:date="2024-04-19T17:45:00Z">
        <w:r w:rsidR="009B6EA4">
          <w:t>h</w:t>
        </w:r>
      </w:ins>
      <w:ins w:id="111" w:author="Craig, Bethany E (DFW)" w:date="2024-04-19T17:39:00Z">
        <w:r w:rsidR="00647B8D">
          <w:t>,</w:t>
        </w:r>
      </w:ins>
      <w:ins w:id="112" w:author="Craig, Bethany E (DFW)" w:date="2024-04-19T17:40:00Z">
        <w:r w:rsidR="00393A09">
          <w:t xml:space="preserve"> presumably due to milling. As a result</w:t>
        </w:r>
      </w:ins>
      <w:ins w:id="113" w:author="Craig, Bethany E (DFW)" w:date="2024-04-19T17:42:00Z">
        <w:r w:rsidR="00DC39F2">
          <w:t>,</w:t>
        </w:r>
      </w:ins>
      <w:ins w:id="114" w:author="Craig, Bethany E (DFW)" w:date="2024-04-19T17:41:00Z">
        <w:r w:rsidR="0001298A">
          <w:t xml:space="preserve"> only </w:t>
        </w:r>
      </w:ins>
      <w:ins w:id="115" w:author="Craig, Bethany E (DFW)" w:date="2024-04-19T17:39:00Z">
        <w:r w:rsidR="00647B8D">
          <w:t xml:space="preserve">29% of the season was reviewed </w:t>
        </w:r>
      </w:ins>
      <w:ins w:id="116" w:author="Craig, Bethany E (DFW)" w:date="2024-04-19T17:42:00Z">
        <w:r w:rsidR="00DC39F2">
          <w:t>(Figures 3.5 and 3.6 and Table 3.2)</w:t>
        </w:r>
        <w:r w:rsidR="00F32CD7">
          <w:t>, and we decided to treat 2018 as a pilot year</w:t>
        </w:r>
      </w:ins>
      <w:ins w:id="117" w:author="Craig, Bethany E (DFW)" w:date="2024-04-19T17:43:00Z">
        <w:r w:rsidR="003258DF">
          <w:t xml:space="preserve"> and </w:t>
        </w:r>
      </w:ins>
      <w:ins w:id="118" w:author="Craig, Bethany E (DFW)" w:date="2024-04-19T17:50:00Z">
        <w:r w:rsidR="00D1796C">
          <w:t xml:space="preserve">we </w:t>
        </w:r>
      </w:ins>
      <w:ins w:id="119" w:author="Craig, Bethany E (DFW)" w:date="2024-04-19T17:43:00Z">
        <w:r w:rsidR="003258DF">
          <w:t xml:space="preserve">did not make a SONAR-based </w:t>
        </w:r>
        <w:r w:rsidR="003258DF">
          <w:lastRenderedPageBreak/>
          <w:t>escapement estimate</w:t>
        </w:r>
      </w:ins>
      <w:ins w:id="120" w:author="Craig, Bethany E (DFW)" w:date="2024-04-19T17:42:00Z">
        <w:r w:rsidR="00DC39F2">
          <w:t xml:space="preserve">. </w:t>
        </w:r>
      </w:ins>
      <w:ins w:id="121" w:author="Craig, Bethany E (DFW)" w:date="2024-04-19T18:03:00Z">
        <w:r w:rsidR="009A2BDC">
          <w:t>Instead, we utilized the lessons learned from that year to improve operations in subsequent years.</w:t>
        </w:r>
        <w:r w:rsidR="00020D53">
          <w:t xml:space="preserve"> </w:t>
        </w:r>
      </w:ins>
      <w:r>
        <w:t xml:space="preserve">After observing the fish behavior at the initial location in 2018, we moved the SONAR to a habitat unit that was more of a run, and more conducive to fish actively migrating through rather than milling around. </w:t>
      </w:r>
      <w:ins w:id="122" w:author="Craig, Bethany E (DFW)" w:date="2024-04-19T17:52:00Z">
        <w:r w:rsidR="008E1D28">
          <w:t>In</w:t>
        </w:r>
      </w:ins>
      <w:ins w:id="123" w:author="Craig, Bethany E (DFW)" w:date="2024-04-19T17:46:00Z">
        <w:r w:rsidR="0009378B">
          <w:t xml:space="preserve"> 2019 </w:t>
        </w:r>
      </w:ins>
      <w:ins w:id="124" w:author="Craig, Bethany E (DFW)" w:date="2024-04-19T17:47:00Z">
        <w:r w:rsidR="0009378B">
          <w:t>–</w:t>
        </w:r>
      </w:ins>
      <w:ins w:id="125" w:author="Craig, Bethany E (DFW)" w:date="2024-04-19T17:46:00Z">
        <w:r w:rsidR="0009378B">
          <w:t xml:space="preserve"> 2</w:t>
        </w:r>
      </w:ins>
      <w:ins w:id="126" w:author="Craig, Bethany E (DFW)" w:date="2024-04-19T17:47:00Z">
        <w:r w:rsidR="0009378B">
          <w:t>022</w:t>
        </w:r>
      </w:ins>
      <w:ins w:id="127" w:author="Craig, Bethany E (DFW)" w:date="2024-04-19T17:52:00Z">
        <w:r w:rsidR="008E1D28">
          <w:t xml:space="preserve"> we observed a much lower number of fish moving in each half-hour period compared to 2018</w:t>
        </w:r>
      </w:ins>
      <w:ins w:id="128" w:author="Craig, Bethany E (DFW)" w:date="2024-04-19T17:53:00Z">
        <w:r w:rsidR="00FD3336">
          <w:t xml:space="preserve"> (Figures 4.5 and 4.6)</w:t>
        </w:r>
      </w:ins>
      <w:ins w:id="129" w:author="Craig, Bethany E (DFW)" w:date="2024-04-19T17:52:00Z">
        <w:r w:rsidR="008E1D28">
          <w:t>. T</w:t>
        </w:r>
      </w:ins>
      <w:ins w:id="130" w:author="Craig, Bethany E (DFW)" w:date="2024-04-19T17:47:00Z">
        <w:r w:rsidR="0009378B">
          <w:t xml:space="preserve">he mean count of upstream moving fish </w:t>
        </w:r>
        <w:r w:rsidR="00722D51">
          <w:t xml:space="preserve">in a half-hour period </w:t>
        </w:r>
      </w:ins>
      <w:ins w:id="131" w:author="Craig, Bethany E (DFW)" w:date="2024-04-19T17:52:00Z">
        <w:r w:rsidR="008E1D28">
          <w:t xml:space="preserve">2019 – 2022 </w:t>
        </w:r>
      </w:ins>
      <w:ins w:id="132" w:author="Craig, Bethany E (DFW)" w:date="2024-04-19T17:47:00Z">
        <w:r w:rsidR="00722D51">
          <w:t>ranged from 0.16 - 0.26, and the mean count of down</w:t>
        </w:r>
      </w:ins>
      <w:ins w:id="133" w:author="Craig, Bethany E (DFW)" w:date="2024-04-19T17:48:00Z">
        <w:r w:rsidR="00722D51">
          <w:t>stream moving fish</w:t>
        </w:r>
        <w:r w:rsidR="002E2EF2">
          <w:t xml:space="preserve"> ranged from 0.06 – 0.10</w:t>
        </w:r>
      </w:ins>
      <w:ins w:id="134" w:author="Craig, Bethany E (DFW)" w:date="2024-04-19T17:49:00Z">
        <w:r w:rsidR="00C752A5">
          <w:t xml:space="preserve">, compared to </w:t>
        </w:r>
        <w:r w:rsidR="00E7011B">
          <w:t xml:space="preserve">a mean of 0.80, and 0.55 in 2018. </w:t>
        </w:r>
      </w:ins>
      <w:ins w:id="135" w:author="Craig, Bethany E (DFW)" w:date="2024-04-19T18:04:00Z">
        <w:r w:rsidR="008A1B31">
          <w:t>However, i</w:t>
        </w:r>
      </w:ins>
      <w:ins w:id="136" w:author="Craig, Bethany E (DFW)" w:date="2024-04-19T17:54:00Z">
        <w:r w:rsidR="00F24315">
          <w:t>n late 2022 a river restoration project was completed just upstre</w:t>
        </w:r>
        <w:r w:rsidR="00835B00">
          <w:t xml:space="preserve">am of the SONAR </w:t>
        </w:r>
      </w:ins>
      <w:ins w:id="137" w:author="Craig, Bethany E (DFW)" w:date="2024-04-19T18:00:00Z">
        <w:r w:rsidR="00A90854">
          <w:t>site and</w:t>
        </w:r>
      </w:ins>
      <w:ins w:id="138" w:author="Craig, Bethany E (DFW)" w:date="2024-04-19T17:58:00Z">
        <w:r w:rsidR="00324584">
          <w:t xml:space="preserve"> diverted some of the river flow into the newly restored side channel. </w:t>
        </w:r>
        <w:r w:rsidR="00955AC3">
          <w:t>In 2023</w:t>
        </w:r>
      </w:ins>
      <w:ins w:id="139" w:author="Craig, Bethany E (DFW)" w:date="2024-04-19T17:59:00Z">
        <w:r w:rsidR="00955AC3" w:rsidRPr="00955AC3">
          <w:t xml:space="preserve"> </w:t>
        </w:r>
        <w:r w:rsidR="00955AC3">
          <w:t>the counts of both upstream and downstream moving fish rose</w:t>
        </w:r>
      </w:ins>
      <w:ins w:id="140" w:author="Craig, Bethany E (DFW)" w:date="2024-04-19T18:00:00Z">
        <w:r w:rsidR="00A90854">
          <w:t xml:space="preserve"> (Figures 4.5 and 4.6)</w:t>
        </w:r>
      </w:ins>
      <w:ins w:id="141" w:author="Craig, Bethany E (DFW)" w:date="2024-04-19T17:59:00Z">
        <w:r w:rsidR="00955AC3">
          <w:t xml:space="preserve"> to a mean of 0.43 </w:t>
        </w:r>
      </w:ins>
      <w:ins w:id="142" w:author="Craig, Bethany E (DFW)" w:date="2024-04-19T18:00:00Z">
        <w:r w:rsidR="00A90854">
          <w:t>and 0.29, respectively</w:t>
        </w:r>
        <w:r w:rsidR="00534ADA">
          <w:t xml:space="preserve">, </w:t>
        </w:r>
      </w:ins>
      <w:ins w:id="143" w:author="Craig, Bethany E (DFW)" w:date="2024-04-19T18:05:00Z">
        <w:r w:rsidR="00044F95">
          <w:t xml:space="preserve">and </w:t>
        </w:r>
        <w:proofErr w:type="gramStart"/>
        <w:r w:rsidR="00044F95">
          <w:t>the majority of</w:t>
        </w:r>
        <w:proofErr w:type="gramEnd"/>
        <w:r w:rsidR="00044F95">
          <w:t xml:space="preserve"> fish captured during species composition sampling were </w:t>
        </w:r>
      </w:ins>
      <w:ins w:id="144" w:author="Craig, Bethany E (DFW)" w:date="2024-04-19T18:01:00Z">
        <w:r w:rsidR="00534ADA">
          <w:t>captured within the pool below the restoration site</w:t>
        </w:r>
      </w:ins>
      <w:ins w:id="145" w:author="Craig, Bethany E (DFW)" w:date="2024-04-19T18:06:00Z">
        <w:r w:rsidR="00A6747E">
          <w:t>,</w:t>
        </w:r>
        <w:r w:rsidR="00A6747E" w:rsidRPr="00A6747E">
          <w:t xml:space="preserve"> </w:t>
        </w:r>
        <w:r w:rsidR="00A6747E">
          <w:t>presumably due to fish milling below the new channel</w:t>
        </w:r>
      </w:ins>
      <w:ins w:id="146" w:author="Craig, Bethany E (DFW)" w:date="2024-04-19T18:05:00Z">
        <w:r w:rsidR="00044F95">
          <w:t xml:space="preserve">. </w:t>
        </w:r>
      </w:ins>
      <w:ins w:id="147" w:author="Craig, Bethany E (DFW)" w:date="2024-04-19T18:08:00Z">
        <w:r w:rsidR="00222513">
          <w:t>D</w:t>
        </w:r>
      </w:ins>
      <w:ins w:id="148" w:author="Craig, Bethany E (DFW)" w:date="2024-04-19T18:07:00Z">
        <w:r w:rsidR="00003AB8">
          <w:t xml:space="preserve">espite the </w:t>
        </w:r>
        <w:r w:rsidR="00410BFD">
          <w:t xml:space="preserve">higher </w:t>
        </w:r>
      </w:ins>
      <w:ins w:id="149" w:author="Craig, Bethany E (DFW)" w:date="2024-04-19T18:09:00Z">
        <w:r w:rsidR="00222513">
          <w:t>fish counts in</w:t>
        </w:r>
      </w:ins>
      <w:ins w:id="150" w:author="Craig, Bethany E (DFW)" w:date="2024-04-19T18:07:00Z">
        <w:r w:rsidR="00410BFD">
          <w:t xml:space="preserve"> 2023</w:t>
        </w:r>
      </w:ins>
      <w:ins w:id="151" w:author="Craig, Bethany E (DFW)" w:date="2024-04-19T18:09:00Z">
        <w:r w:rsidR="00222513">
          <w:t>, the</w:t>
        </w:r>
        <w:r w:rsidR="00C33FA9">
          <w:t xml:space="preserve"> overall escapement was comparable to the other years we analyzed.</w:t>
        </w:r>
        <w:r w:rsidR="00222513">
          <w:t xml:space="preserve"> </w:t>
        </w:r>
      </w:ins>
      <w:ins w:id="152" w:author="Craig, Bethany E (DFW)" w:date="2024-04-19T18:05:00Z">
        <w:r w:rsidR="00044F95">
          <w:t>P</w:t>
        </w:r>
      </w:ins>
      <w:ins w:id="153" w:author="Craig, Bethany E (DFW)" w:date="2024-04-19T18:01:00Z">
        <w:r w:rsidR="00534ADA">
          <w:t xml:space="preserve">reliminary results for 2024 indicate that the river has scoured out the new side channel and fish are no longer holding or milling </w:t>
        </w:r>
      </w:ins>
      <w:ins w:id="154" w:author="Craig, Bethany E (DFW)" w:date="2024-04-19T18:06:00Z">
        <w:r w:rsidR="00A6747E">
          <w:t>to the degree</w:t>
        </w:r>
      </w:ins>
      <w:ins w:id="155" w:author="Craig, Bethany E (DFW)" w:date="2024-04-19T18:07:00Z">
        <w:r w:rsidR="00A6747E">
          <w:t xml:space="preserve"> they were</w:t>
        </w:r>
      </w:ins>
      <w:ins w:id="156" w:author="Craig, Bethany E (DFW)" w:date="2024-04-19T18:01:00Z">
        <w:r w:rsidR="00534ADA">
          <w:t xml:space="preserve"> in 2023</w:t>
        </w:r>
      </w:ins>
      <w:ins w:id="157" w:author="Craig, Bethany E (DFW)" w:date="2024-04-19T18:03:00Z">
        <w:r w:rsidR="00020D53">
          <w:t xml:space="preserve"> (K. Sutton, WDFW, pers. comm)</w:t>
        </w:r>
      </w:ins>
      <w:ins w:id="158" w:author="Craig, Bethany E (DFW)" w:date="2024-04-19T18:01:00Z">
        <w:r w:rsidR="00534ADA">
          <w:t>.</w:t>
        </w:r>
      </w:ins>
    </w:p>
    <w:p w14:paraId="2B0C9399" w14:textId="0B8EDF13" w:rsidR="0097772C" w:rsidRDefault="00772A41">
      <w:r>
        <w:t>In addition to fish behavior at the site, access and security are important considerations. After we moved the SONAR site slightly upstream in 2019, and deployed the unit from a fixed platform on the bank, it was much easier for the team to check on and make adjustments to the unit. The 2019-2023 site is also located on WDFW property, enabling a direct power source, and an on-site staff trailer for security and comfort in bad weather.</w:t>
      </w:r>
      <w:ins w:id="159" w:author="Craig, Bethany E (DFW)" w:date="2024-04-19T17:35:00Z">
        <w:r w:rsidR="006678DA">
          <w:t xml:space="preserve"> </w:t>
        </w:r>
      </w:ins>
    </w:p>
    <w:p w14:paraId="2B0C939A" w14:textId="197E8BB4" w:rsidR="0097772C" w:rsidDel="00020D53" w:rsidRDefault="00772A41">
      <w:pPr>
        <w:rPr>
          <w:del w:id="160" w:author="Craig, Bethany E (DFW)" w:date="2024-04-19T18:03:00Z"/>
        </w:rPr>
      </w:pPr>
      <w:del w:id="161" w:author="Craig, Bethany E (DFW)" w:date="2024-04-19T18:03:00Z">
        <w:r w:rsidDel="00020D53">
          <w:delText xml:space="preserve">In addition to the location, several factors in 2018 prevented estimation of escapement. The </w:delText>
        </w:r>
      </w:del>
      <w:del w:id="162" w:author="Craig, Bethany E (DFW)" w:date="2024-04-19T16:42:00Z">
        <w:r w:rsidDel="00155695">
          <w:delText xml:space="preserve">amount </w:delText>
        </w:r>
      </w:del>
      <w:del w:id="163" w:author="Craig, Bethany E (DFW)" w:date="2024-04-19T18:03:00Z">
        <w:r w:rsidDel="00020D53">
          <w:delText xml:space="preserve">of SONAR imagery that was </w:delText>
        </w:r>
      </w:del>
      <w:del w:id="164" w:author="Craig, Bethany E (DFW)" w:date="2024-04-19T16:42:00Z">
        <w:r w:rsidDel="00155695">
          <w:delText xml:space="preserve">not </w:delText>
        </w:r>
      </w:del>
      <w:del w:id="165" w:author="Craig, Bethany E (DFW)" w:date="2024-04-19T18:03:00Z">
        <w:r w:rsidDel="00020D53">
          <w:delText xml:space="preserve">reviewed in 2018 was much </w:delText>
        </w:r>
      </w:del>
      <w:del w:id="166" w:author="Craig, Bethany E (DFW)" w:date="2024-04-19T16:42:00Z">
        <w:r w:rsidDel="00155695">
          <w:delText xml:space="preserve">higher </w:delText>
        </w:r>
      </w:del>
      <w:del w:id="167" w:author="Craig, Bethany E (DFW)" w:date="2024-04-19T18:03:00Z">
        <w:r w:rsidDel="00020D53">
          <w:delText xml:space="preserve">than in other years </w:delText>
        </w:r>
      </w:del>
      <w:del w:id="168" w:author="Craig, Bethany E (DFW)" w:date="2024-04-19T17:42:00Z">
        <w:r w:rsidDel="00DC39F2">
          <w:delText xml:space="preserve">(Figures 3.5 and 3.6 and Table 3.2). </w:delText>
        </w:r>
      </w:del>
      <w:del w:id="169" w:author="Craig, Bethany E (DFW)" w:date="2024-04-19T18:03:00Z">
        <w:r w:rsidDel="00020D53">
          <w:delText xml:space="preserve">Additionally, the counts of both upstream and downstream moving fish were much higher in 2018, presumably due in part to more milling behavior at that site. The mean count of upstream moving fish in 2018 in a half-hour period was 0.80, while </w:delText>
        </w:r>
      </w:del>
      <w:del w:id="170" w:author="Craig, Bethany E (DFW)" w:date="2024-04-19T17:47:00Z">
        <w:r w:rsidDel="0009378B">
          <w:delText xml:space="preserve">it ranged from 0.16 - 0.26 </w:delText>
        </w:r>
      </w:del>
      <w:del w:id="171" w:author="Craig, Bethany E (DFW)" w:date="2024-04-19T18:03:00Z">
        <w:r w:rsidDel="00020D53">
          <w:delText>in 2019 - 2022 and rose to 0.43 in 2023. For downstream moving fish it was a mean of 0.55 in 2018, and a range of 0.06 - 0.1 in 2019 - 2022 before rising to 0.29 in 2023. Due to these reasons, we made the decision to treat 2018 as a pilot year and did not make a SONAR-based escapement estimate</w:delText>
        </w:r>
      </w:del>
      <w:del w:id="172" w:author="Craig, Bethany E (DFW)" w:date="2024-04-19T18:02:00Z">
        <w:r w:rsidDel="009A2BDC">
          <w:delText>, and instead utilize the lessons learned from that year to improve operations in subsequent years.</w:delText>
        </w:r>
      </w:del>
    </w:p>
    <w:p w14:paraId="2B0C939B" w14:textId="77777777" w:rsidR="0097772C" w:rsidRDefault="00772A41">
      <w:r>
        <w:t>Second, the variability between observers was relatively small. The total counts between pairs of observers each year were very similar, especially for upstream moving fish (Table 4.1).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period. The overall bias in measurements, compared to observer AS, was 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should be minimal.</w:t>
      </w:r>
    </w:p>
    <w:p w14:paraId="2B0C939C" w14:textId="2A7E15F3" w:rsidR="0097772C" w:rsidRDefault="00772A41">
      <w:del w:id="173" w:author="Craig, Bethany E (DFW)" w:date="2024-04-19T18:04:00Z">
        <w:r w:rsidDel="00020D53">
          <w:lastRenderedPageBreak/>
          <w:delText xml:space="preserve">Third, </w:delText>
        </w:r>
      </w:del>
      <w:del w:id="174" w:author="Craig, Bethany E (DFW)" w:date="2024-04-19T17:59:00Z">
        <w:r w:rsidDel="00955AC3">
          <w:delText xml:space="preserve">the counts of both upstream and downstream moving fish were higher in 2023 compared to 2019 - 2022 (Figures 4.5 and 4.6), although still not as high as 2018. </w:delText>
        </w:r>
      </w:del>
      <w:del w:id="175" w:author="Craig, Bethany E (DFW)" w:date="2024-04-19T18:04:00Z">
        <w:r w:rsidDel="00020D53">
          <w:delText xml:space="preserve">However, the overall net escapement estimate for 2023 was still comparable to the other years we analyzed. </w:delText>
        </w:r>
      </w:del>
      <w:del w:id="176" w:author="Craig, Bethany E (DFW)" w:date="2024-04-19T18:03:00Z">
        <w:r w:rsidDel="00020D53">
          <w:delText>A restoration project had been done just a little ways upstream of the SONAR location in 2022, which did have the effect of changing how the river flowed in 2023. This may have caused more milling behavior in 2023, compared to previous years.</w:delText>
        </w:r>
      </w:del>
    </w:p>
    <w:p w14:paraId="2B0C939D" w14:textId="4FC5ADE7" w:rsidR="0097772C" w:rsidRDefault="00772A41">
      <w:del w:id="177" w:author="Craig, Bethany E (DFW)" w:date="2024-04-19T18:10:00Z">
        <w:r w:rsidDel="00C33FA9">
          <w:delText>Fourth</w:delText>
        </w:r>
      </w:del>
      <w:ins w:id="178" w:author="Craig, Bethany E (DFW)" w:date="2024-04-19T18:10:00Z">
        <w:r w:rsidR="00C33FA9">
          <w:t>Third</w:t>
        </w:r>
      </w:ins>
      <w:r>
        <w:t xml:space="preserve">, how to best deal with steelhead kelts is an open question. For fish that move upstream, downstream, and upstream again before spawning, we would like to subtract the downstream counts from the upstream counts, to avoid double-counting the same fish. However, steelhead that kelt may be observed moving upstream and again moving downstream, and we </w:t>
      </w:r>
      <w:del w:id="179" w:author="Craig, Bethany E (DFW)" w:date="2024-04-19T16:55:00Z">
        <w:r w:rsidDel="00D02928">
          <w:delText>would not like</w:delText>
        </w:r>
      </w:del>
      <w:ins w:id="180" w:author="Craig, Bethany E (DFW)" w:date="2024-04-19T16:55:00Z">
        <w:r w:rsidR="00D02928">
          <w:t>do not want</w:t>
        </w:r>
      </w:ins>
      <w:r>
        <w:t xml:space="preserve"> those counts to cancel each other out. Currently, we are sidestepping this issue by assuming that the number of kelts detected prior to May 15 is equal to the number of downstream milling detections after that date. However, that date is at best an educated guess which could lead to bias in our estimates in one direction or the other. Continued investigation of this issue is warranted, perhaps by more closely examining the species composition data for kelting behavior (or changing the species composition sampling to better target kelts) or by analyzing metrics such as the upstream:downstream count ratios through the season, to determine if there is a pattern that could guide what that equilibrium date should be.</w:t>
      </w:r>
    </w:p>
    <w:p w14:paraId="2B0C939E" w14:textId="4D127106" w:rsidR="0097772C" w:rsidRDefault="00772A41">
      <w:proofErr w:type="gramStart"/>
      <w:r>
        <w:t>In an effort to</w:t>
      </w:r>
      <w:proofErr w:type="gramEnd"/>
      <w:r>
        <w:t xml:space="preserve"> better understand the timing of kelt movement, in 2024 we </w:t>
      </w:r>
      <w:del w:id="181" w:author="Craig, Bethany E (DFW)" w:date="2024-04-19T16:56:00Z">
        <w:r w:rsidDel="00DA3124">
          <w:delText xml:space="preserve">have </w:delText>
        </w:r>
      </w:del>
      <w:r>
        <w:t xml:space="preserve">started a project to acoustically tag a sample of upstream moving steelhead. Using existing acoustic </w:t>
      </w:r>
      <w:del w:id="182" w:author="Craig, Bethany E (DFW)" w:date="2024-04-19T16:56:00Z">
        <w:r w:rsidDel="00DA3124">
          <w:delText>monitoring stations</w:delText>
        </w:r>
      </w:del>
      <w:ins w:id="183" w:author="Craig, Bethany E (DFW)" w:date="2024-04-19T16:56:00Z">
        <w:r w:rsidR="00DA3124">
          <w:t>receivers positioned throughout the Dungeness watershed</w:t>
        </w:r>
      </w:ins>
      <w:r>
        <w:t>, we hope to learn when kelts are likely to be passing the SONAR moving downstream, and whether the timing of when kelts are detected is related to the timing of when they initially pass the SONAR. This information should help better inform the choice of a date to separate downstream milling versus kelting behavior, or provide data to improve how kelts are analyzed overall.</w:t>
      </w:r>
    </w:p>
    <w:p w14:paraId="2B0C939F" w14:textId="0A8C4D12" w:rsidR="0097772C" w:rsidRDefault="00772A41">
      <w:r>
        <w:t xml:space="preserve">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w:t>
      </w:r>
      <w:proofErr w:type="gramStart"/>
      <w:r>
        <w:t>actually impacts</w:t>
      </w:r>
      <w:proofErr w:type="gramEnd"/>
      <w:r>
        <w:t xml:space="preserve"> the predictions of species based on size and Julian day is unclear</w:t>
      </w:r>
      <w:del w:id="184" w:author="Craig, Bethany E (DFW)" w:date="2024-04-19T18:12:00Z">
        <w:r w:rsidDel="0036585C">
          <w:delText xml:space="preserve">. </w:delText>
        </w:r>
      </w:del>
      <w:ins w:id="185" w:author="Craig, Bethany E (DFW)" w:date="2024-04-19T18:12:00Z">
        <w:r w:rsidR="0036585C">
          <w:t xml:space="preserve"> To</w:t>
        </w:r>
      </w:ins>
      <w:ins w:id="186" w:author="Craig, Bethany E (DFW)" w:date="2024-04-19T17:01:00Z">
        <w:r w:rsidR="004B3506">
          <w:t xml:space="preserve"> better</w:t>
        </w:r>
      </w:ins>
      <w:ins w:id="187" w:author="Craig, Bethany E (DFW)" w:date="2024-04-19T17:00:00Z">
        <w:r w:rsidR="00F03F94">
          <w:t xml:space="preserve"> identify holding fish</w:t>
        </w:r>
      </w:ins>
      <w:ins w:id="188" w:author="Craig, Bethany E (DFW)" w:date="2024-04-19T17:01:00Z">
        <w:r w:rsidR="00B503A3">
          <w:t>, in 2024</w:t>
        </w:r>
      </w:ins>
      <w:ins w:id="189" w:author="Craig, Bethany E (DFW)" w:date="2024-04-19T16:59:00Z">
        <w:r w:rsidR="0098150F">
          <w:t xml:space="preserve"> we </w:t>
        </w:r>
        <w:r w:rsidR="00DB54FB">
          <w:t xml:space="preserve">are tagging all bull trout and steelhead </w:t>
        </w:r>
      </w:ins>
      <w:ins w:id="190" w:author="Craig, Bethany E (DFW)" w:date="2024-04-19T18:10:00Z">
        <w:r w:rsidR="00C1366B">
          <w:t>(</w:t>
        </w:r>
      </w:ins>
      <w:ins w:id="191" w:author="Craig, Bethany E (DFW)" w:date="2024-04-19T16:59:00Z">
        <w:r w:rsidR="00DB54FB">
          <w:t>that aren’t acoustic tagged)</w:t>
        </w:r>
      </w:ins>
      <w:ins w:id="192" w:author="Craig, Bethany E (DFW)" w:date="2024-04-19T17:02:00Z">
        <w:r w:rsidR="00B21F7A">
          <w:t xml:space="preserve"> with individually numbered FLOY tags</w:t>
        </w:r>
      </w:ins>
      <w:ins w:id="193" w:author="Craig, Bethany E (DFW)" w:date="2024-04-19T17:01:00Z">
        <w:r w:rsidR="00B503A3">
          <w:t xml:space="preserve">. </w:t>
        </w:r>
      </w:ins>
      <w:r>
        <w:t xml:space="preserve">In addition, the current </w:t>
      </w:r>
      <w:ins w:id="194" w:author="Craig, Bethany E (DFW)" w:date="2024-04-19T17:03:00Z">
        <w:r w:rsidR="000549F5">
          <w:t xml:space="preserve">species composition </w:t>
        </w:r>
      </w:ins>
      <w:r>
        <w:t>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design for species composition, we are unable to address this question. However, it seems reasonable to assume that steelhead and bull trout have similar behavior with regards to movement and time of day.</w:t>
      </w:r>
    </w:p>
    <w:p w14:paraId="2B0C93A0" w14:textId="374CA360" w:rsidR="0097772C" w:rsidRDefault="00772A41">
      <w:r>
        <w:t>The SONAR-based estimates of steelhead escapement were significantly greater than redd-based estimates for the 4 years we could make</w:t>
      </w:r>
      <w:del w:id="195" w:author="Craig, Bethany E (DFW)" w:date="2024-04-19T17:03:00Z">
        <w:r w:rsidDel="00872EFD">
          <w:delText>s</w:delText>
        </w:r>
      </w:del>
      <w:r>
        <w:t xml:space="preserve"> comparisons. Although the two estimates are focused on </w:t>
      </w:r>
      <w:r>
        <w:lastRenderedPageBreak/>
        <w:t xml:space="preserve">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could be biased low because steelhead redds are more difficult to see, and often observed imperfectly (Murdoch et al. 2018), leading to an under-count of redds. In addition, perhaps not all of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w:t>
      </w:r>
      <w:del w:id="196" w:author="Craig, Bethany E (DFW)" w:date="2024-04-19T17:04:00Z">
        <w:r w:rsidDel="00AD541C">
          <w:delText>for this</w:delText>
        </w:r>
      </w:del>
      <w:ins w:id="197" w:author="Craig, Bethany E (DFW)" w:date="2024-04-19T17:04:00Z">
        <w:r w:rsidR="00AD541C">
          <w:t>a low-biased redd-based esti</w:t>
        </w:r>
      </w:ins>
      <w:ins w:id="198" w:author="Craig, Bethany E (DFW)" w:date="2024-04-19T17:05:00Z">
        <w:r w:rsidR="00D7527D">
          <w:t>mate</w:t>
        </w:r>
      </w:ins>
      <w:r>
        <w:t xml:space="preserve"> could be because the fish / redd number used, 1.62, is too low. Finally, the year that redd expansions are based on, 2015, was an abnormally low water year, and may not reflect spawn timing in average water years. Alternatively, the SONAR-based estimate could be biased high if the date we chose to stop subtracting downstream moving fish was too early, or if our species composition model identified too many non-steelhead fish as steelhead. It should be noted that the SONAR-based estimates tracked the redd-based estimates fairly consistently (redd-based estimates were on average 51.6 % of the SONAR-based estimates), suggesting a persistent bias between the two.</w:t>
      </w:r>
    </w:p>
    <w:p w14:paraId="2B0C93A1" w14:textId="77777777" w:rsidR="0097772C" w:rsidRDefault="00772A41">
      <w:pPr>
        <w:pStyle w:val="Heading2"/>
      </w:pPr>
      <w:bookmarkStart w:id="199" w:name="_Toc164258565"/>
      <w:bookmarkStart w:id="200" w:name="recommendations"/>
      <w:r>
        <w:t>5.1</w:t>
      </w:r>
      <w:r>
        <w:tab/>
        <w:t>Recommendations</w:t>
      </w:r>
      <w:bookmarkEnd w:id="199"/>
    </w:p>
    <w:p w14:paraId="2B0C93A2" w14:textId="2FF9005A" w:rsidR="0097772C" w:rsidRDefault="00772A41">
      <w:r>
        <w:t xml:space="preserve">In the future, we recommend setting the SONAR unit up earlier in the year, before the steelhead start moving into the Dungeness.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opposed to other species) are moving in the Dungeness. </w:t>
      </w:r>
      <w:ins w:id="201" w:author="Craig, Bethany E (DFW)" w:date="2024-04-19T18:13:00Z">
        <w:r w:rsidR="00444EB2">
          <w:t xml:space="preserve">In 2024 we deployed the SONAR in late December, and we began the species composition sampling in January. </w:t>
        </w:r>
      </w:ins>
      <w:r>
        <w:t xml:space="preserve">After a few years of deploying </w:t>
      </w:r>
      <w:del w:id="202" w:author="Craig, Bethany E (DFW)" w:date="2024-04-19T18:13:00Z">
        <w:r w:rsidDel="00444EB2">
          <w:delText>quite early</w:delText>
        </w:r>
      </w:del>
      <w:ins w:id="203" w:author="Craig, Bethany E (DFW)" w:date="2024-04-19T18:13:00Z">
        <w:r w:rsidR="00444EB2">
          <w:t>earlier</w:t>
        </w:r>
      </w:ins>
      <w:r>
        <w:t xml:space="preserve">, we may </w:t>
      </w:r>
      <w:del w:id="204" w:author="Craig, Bethany E (DFW)" w:date="2024-04-19T18:14:00Z">
        <w:r w:rsidDel="00444EB2">
          <w:delText xml:space="preserve">begin </w:delText>
        </w:r>
      </w:del>
      <w:ins w:id="205" w:author="Craig, Bethany E (DFW)" w:date="2024-04-19T18:14:00Z">
        <w:r w:rsidR="00444EB2">
          <w:t xml:space="preserve">be able </w:t>
        </w:r>
      </w:ins>
      <w:r>
        <w:t xml:space="preserve">to move </w:t>
      </w:r>
      <w:del w:id="206" w:author="Craig, Bethany E (DFW)" w:date="2024-04-19T18:14:00Z">
        <w:r w:rsidDel="00444EB2">
          <w:delText xml:space="preserve">that </w:delText>
        </w:r>
      </w:del>
      <w:ins w:id="207" w:author="Craig, Bethany E (DFW)" w:date="2024-04-19T18:14:00Z">
        <w:r w:rsidR="00444EB2">
          <w:t xml:space="preserve">the </w:t>
        </w:r>
      </w:ins>
      <w:r>
        <w:t>deployment date later</w:t>
      </w:r>
      <w:ins w:id="208" w:author="Craig, Bethany E (DFW)" w:date="2024-04-19T18:14:00Z">
        <w:r w:rsidR="00444EB2">
          <w:t xml:space="preserve"> again</w:t>
        </w:r>
      </w:ins>
      <w:r>
        <w:t xml:space="preserve"> with a firmer understanding of when the run starts.</w:t>
      </w:r>
    </w:p>
    <w:p w14:paraId="2B0C93A3" w14:textId="77777777" w:rsidR="0097772C" w:rsidRDefault="00772A41">
      <w:r>
        <w:t>We also recommend investigating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observer’s skill and experience. Finally, by automating the review process there would no longer be a need to selectively choose which periods to review (e.g. first 30 minutes of every hour). Instead, counts could be obtained for the entire period the SONAR is deployed, reducing the reliance on estimates for periods with missing data.</w:t>
      </w:r>
    </w:p>
    <w:p w14:paraId="2B0C93A4" w14:textId="77777777" w:rsidR="0097772C" w:rsidRDefault="00772A41">
      <w:r>
        <w:t xml:space="preserve">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also recommend testing whether time of day affects the species composition by doing </w:t>
      </w:r>
      <w:r>
        <w:lastRenderedPageBreak/>
        <w:t>some sampling sets in the late afternoon and evening, or possibly some snorkel counts during the day and night.</w:t>
      </w:r>
    </w:p>
    <w:p w14:paraId="2B0C93A5" w14:textId="77777777" w:rsidR="0097772C" w:rsidRDefault="00772A41">
      <w:pPr>
        <w:pStyle w:val="Heading1"/>
      </w:pPr>
      <w:bookmarkStart w:id="209" w:name="_Toc164258566"/>
      <w:bookmarkStart w:id="210" w:name="acknowledgements"/>
      <w:bookmarkEnd w:id="104"/>
      <w:bookmarkEnd w:id="200"/>
      <w:r>
        <w:t>6</w:t>
      </w:r>
      <w:r>
        <w:tab/>
        <w:t>Acknowledgements</w:t>
      </w:r>
      <w:bookmarkEnd w:id="209"/>
    </w:p>
    <w:p w14:paraId="2B0C93A6" w14:textId="3976EB55" w:rsidR="0097772C" w:rsidRDefault="00772A41">
      <w:r>
        <w:t xml:space="preserve">Andrew Simmons, Dan Gorze, Jayson Gallatin, Brent Trim, </w:t>
      </w:r>
      <w:del w:id="211" w:author="Craig, Bethany E (DFW)" w:date="2024-04-19T18:14:00Z">
        <w:r w:rsidDel="000C0FCD">
          <w:delText xml:space="preserve">and </w:delText>
        </w:r>
      </w:del>
      <w:r>
        <w:t>Greg Boecker</w:t>
      </w:r>
      <w:ins w:id="212" w:author="Craig, Bethany E (DFW)" w:date="2024-04-19T18:14:00Z">
        <w:r w:rsidR="000C0FCD">
          <w:t xml:space="preserve">, </w:t>
        </w:r>
      </w:ins>
      <w:ins w:id="213" w:author="Craig, Bethany E (DFW)" w:date="2024-04-19T18:15:00Z">
        <w:r w:rsidR="00262685">
          <w:t>and Jake Eastby</w:t>
        </w:r>
      </w:ins>
      <w:r>
        <w:t xml:space="preserve"> of WDFW operated, maintained, and reviewed SONAR imagery data. Calvin Stokes</w:t>
      </w:r>
      <w:ins w:id="214" w:author="Craig, Bethany E (DFW)" w:date="2024-04-19T18:15:00Z">
        <w:r w:rsidR="00262685">
          <w:t>, Alec Bauer, and Bethany</w:t>
        </w:r>
      </w:ins>
      <w:ins w:id="215" w:author="Craig, Bethany E (DFW)" w:date="2024-04-19T18:16:00Z">
        <w:r w:rsidR="007B4F4F">
          <w:t xml:space="preserve"> </w:t>
        </w:r>
      </w:ins>
      <w:del w:id="216" w:author="Craig, Bethany E (DFW)" w:date="2024-04-19T18:15:00Z">
        <w:r w:rsidDel="00262685">
          <w:delText xml:space="preserve"> </w:delText>
        </w:r>
      </w:del>
      <w:del w:id="217" w:author="Craig, Bethany E (DFW)" w:date="2024-04-19T18:16:00Z">
        <w:r w:rsidDel="007B4F4F">
          <w:delText>also</w:delText>
        </w:r>
      </w:del>
      <w:ins w:id="218" w:author="Craig, Bethany E (DFW)" w:date="2024-04-19T18:16:00Z">
        <w:r w:rsidR="007B4F4F">
          <w:t>Craig also</w:t>
        </w:r>
      </w:ins>
      <w:r>
        <w:t xml:space="preserve"> reviewed SONAR imagery. Keith Denton provided guidance and consultation on SONAR deployment and operation. Peter Topping provided project support and advice. Kathryn Sutton led weekly species composition sampling with the help of many </w:t>
      </w:r>
      <w:del w:id="219" w:author="Craig, Bethany E (DFW)" w:date="2024-04-19T18:15:00Z">
        <w:r w:rsidDel="00262685">
          <w:delText xml:space="preserve">volunteers </w:delText>
        </w:r>
      </w:del>
      <w:ins w:id="220" w:author="Craig, Bethany E (DFW)" w:date="2024-04-19T18:15:00Z">
        <w:r w:rsidR="00262685">
          <w:t xml:space="preserve">staff </w:t>
        </w:r>
      </w:ins>
      <w:r>
        <w:t xml:space="preserve">including Calvin Stokes, </w:t>
      </w:r>
      <w:ins w:id="221" w:author="Craig, Bethany E (DFW)" w:date="2024-04-19T18:15:00Z">
        <w:r w:rsidR="00262685">
          <w:t xml:space="preserve">Trevor </w:t>
        </w:r>
      </w:ins>
      <w:ins w:id="222" w:author="Craig, Bethany E (DFW)" w:date="2024-04-19T18:16:00Z">
        <w:r w:rsidR="00685F96">
          <w:t xml:space="preserve">Allen, </w:t>
        </w:r>
      </w:ins>
      <w:r>
        <w:t>Jenni Whitney, Scott Williams, Jeff Gufler, David Thomas, Jacob Portney, Caleb Owen, and Kayla Own of WDFW, Chris Burns, Jarrett Burns, Casey Allen, and Aaron Brooks of the Jamestown S’Klallam Tribe, Dave Shreffler of Shreffler and Associates, Keith Denton of Keith Denton and Associates, and Roger Peters, Roger Tabor, Greg Byford, Evan Lewis, Jakob Bengelink, and Jack Brill of the U.S. Fish and Wildlife Service.</w:t>
      </w:r>
    </w:p>
    <w:p w14:paraId="2B0C93A7" w14:textId="77777777" w:rsidR="0097772C" w:rsidRDefault="00772A41">
      <w:pPr>
        <w:pStyle w:val="Heading1"/>
      </w:pPr>
      <w:bookmarkStart w:id="223" w:name="_Toc164258567"/>
      <w:bookmarkStart w:id="224" w:name="literature-cited"/>
      <w:bookmarkEnd w:id="210"/>
      <w:r>
        <w:t>7</w:t>
      </w:r>
      <w:r>
        <w:tab/>
        <w:t>Literature Cited</w:t>
      </w:r>
      <w:bookmarkEnd w:id="223"/>
    </w:p>
    <w:p w14:paraId="2B0C93A8" w14:textId="77777777" w:rsidR="0097772C" w:rsidRDefault="00772A41">
      <w:bookmarkStart w:id="225" w:name="ref-Ford2011"/>
      <w:bookmarkStart w:id="226" w:name="refs"/>
      <w:r>
        <w:t>Ford, M. J., A. Albaugh, K. Barnas, T. D. Cooney, J. Cowen, J. J. Hard, R. G. Kope, M. M. McClure, P. McElhany, J. M. Myers, and others. 2011. Status review update for Pacific salmon and steelhead listed under the Endangered Species Act: Pacific Northwest. NOAA Fisheries, NMFS-NWFSC-113, Northwest Fisheries Science Center Seattle.</w:t>
      </w:r>
    </w:p>
    <w:p w14:paraId="2B0C93A9" w14:textId="77777777" w:rsidR="0097772C" w:rsidRDefault="00772A41">
      <w:bookmarkStart w:id="227" w:name="ref-Metheny2012"/>
      <w:bookmarkEnd w:id="225"/>
      <w:r>
        <w:t>Metheny, M. 2012. Use of Dual Frequency Identification SONAR to Estimate Salmonid Escapement to Redwood Creek, Humboldt County California. Master’s thesis, Humboldt State University.</w:t>
      </w:r>
    </w:p>
    <w:p w14:paraId="2B0C93AA" w14:textId="77777777" w:rsidR="0097772C" w:rsidRDefault="00772A41">
      <w:bookmarkStart w:id="228" w:name="ref-Metheny2014"/>
      <w:bookmarkEnd w:id="227"/>
      <w:r>
        <w:t>Metheny, M., and W. Duffy. 2014. Sonar estimation of adult salmonid abundance in Redwood Creek, Humboldt County 2012-2013. California Department of Fish and Wildlife.</w:t>
      </w:r>
    </w:p>
    <w:p w14:paraId="2B0C93AB" w14:textId="1BEF958E" w:rsidR="0097772C" w:rsidRDefault="00772A41">
      <w:bookmarkStart w:id="229" w:name="ref-Murdoch2018"/>
      <w:bookmarkEnd w:id="228"/>
      <w:r>
        <w:t xml:space="preserve">Murdoch, A. R., C. J. Herring, C. H. Frady, K. See, and C. E. Jordan. 2018. </w:t>
      </w:r>
      <w:hyperlink r:id="rId26">
        <w:r>
          <w:rPr>
            <w:rStyle w:val="Hyperlink"/>
          </w:rPr>
          <w:t>Estimating observer error and steelhead redd abundance using a modified Gaussian area-under-the-curve framework</w:t>
        </w:r>
      </w:hyperlink>
      <w:r>
        <w:t>. Canadian Journal of Fisheries and Aquatic Sciences 75(12):2149–2158.</w:t>
      </w:r>
    </w:p>
    <w:p w14:paraId="2B0C93AC" w14:textId="77777777" w:rsidR="0097772C" w:rsidRDefault="00772A41">
      <w:bookmarkStart w:id="230" w:name="ref-Myers2015"/>
      <w:bookmarkEnd w:id="229"/>
      <w:r>
        <w:t>Myers, J. M., J. J. Hard, E. J. Connor, R. A. Hayman, R. G. Kope, G. Lucchetti, A. R. Marshall, G. R. Pess, and B. E. Thomson. 2015. Identifying historical populations of steelhead within the Puget Sound distinct population segment. U.S. Department of Commerce, NMFS- NWFSC-128.</w:t>
      </w:r>
    </w:p>
    <w:p w14:paraId="2B0C93AD" w14:textId="77777777" w:rsidR="0097772C" w:rsidRDefault="00772A41">
      <w:bookmarkStart w:id="231" w:name="ref-NWFSC2015"/>
      <w:bookmarkEnd w:id="230"/>
      <w:r>
        <w:t>Northwest Fisheries Science Center. 2015. Status review update for Pacific salmon and steelhead listed under the Endangered Species Act: Pacific Northwest. NOAA Fisheries, Northwest Fisheries Science Center Seattle.</w:t>
      </w:r>
      <w:bookmarkEnd w:id="224"/>
      <w:bookmarkEnd w:id="226"/>
      <w:bookmarkEnd w:id="231"/>
    </w:p>
    <w:sectPr w:rsidR="0097772C" w:rsidSect="00DE054B">
      <w:footerReference w:type="default" r:id="rId27"/>
      <w:footerReference w:type="first" r:id="rId28"/>
      <w:pgSz w:w="12240" w:h="15840"/>
      <w:pgMar w:top="1440" w:right="1440" w:bottom="1440" w:left="1440" w:header="720" w:footer="1008"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1" w:author="Craig, Bethany E (DFW)" w:date="2024-04-19T14:52:00Z" w:initials="BC">
    <w:p w14:paraId="380B9DD1" w14:textId="77777777" w:rsidR="00080AF8" w:rsidRDefault="00080AF8" w:rsidP="00080AF8">
      <w:pPr>
        <w:pStyle w:val="CommentText"/>
      </w:pPr>
      <w:r>
        <w:rPr>
          <w:rStyle w:val="CommentReference"/>
        </w:rPr>
        <w:annotationRef/>
      </w:r>
      <w:r>
        <w:t>Spelling out February since we spelled out July</w:t>
      </w:r>
    </w:p>
  </w:comment>
  <w:comment w:id="34" w:author="Craig, Bethany E (DFW)" w:date="2024-04-19T15:10:00Z" w:initials="BC">
    <w:p w14:paraId="4767A564" w14:textId="77777777" w:rsidR="004E615C" w:rsidRDefault="004E615C" w:rsidP="004E615C">
      <w:pPr>
        <w:pStyle w:val="CommentText"/>
      </w:pPr>
      <w:r>
        <w:rPr>
          <w:rStyle w:val="CommentReference"/>
        </w:rPr>
        <w:annotationRef/>
      </w:r>
      <w:r>
        <w:t xml:space="preserve">I did a double take when I saw the 2023 numbers, but they’re right! We did a LOT of full-hour review in 2023. Impressive. </w:t>
      </w:r>
    </w:p>
  </w:comment>
  <w:comment w:id="75" w:author="Craig, Bethany E (DFW)" w:date="2024-04-19T15:52:00Z" w:initials="BC">
    <w:p w14:paraId="017E4AFF" w14:textId="77777777" w:rsidR="00FB3B77" w:rsidRDefault="00FB3B77" w:rsidP="00FB3B77">
      <w:pPr>
        <w:pStyle w:val="CommentText"/>
      </w:pPr>
      <w:r>
        <w:rPr>
          <w:rStyle w:val="CommentReference"/>
        </w:rPr>
        <w:annotationRef/>
      </w:r>
      <w:r>
        <w:t xml:space="preserve">I’m looking through these numbers a little more closely than I did before. I think we should include the tangle net from Feb 3, 2021, which caught 3 BT and 0 SH since it was within the lower river. </w:t>
      </w:r>
    </w:p>
  </w:comment>
  <w:comment w:id="76" w:author="Craig, Bethany E (DFW)" w:date="2024-04-19T15:57:00Z" w:initials="BC">
    <w:p w14:paraId="13D3C4DD" w14:textId="77777777" w:rsidR="00C647DC" w:rsidRDefault="00C647DC" w:rsidP="00C647DC">
      <w:pPr>
        <w:pStyle w:val="CommentText"/>
      </w:pPr>
      <w:r>
        <w:rPr>
          <w:rStyle w:val="CommentReference"/>
        </w:rPr>
        <w:annotationRef/>
      </w:r>
      <w:r>
        <w:t>I think we should include days of netting that had zero catch. Add in March 1, May 6, May 12</w:t>
      </w:r>
    </w:p>
  </w:comment>
  <w:comment w:id="77" w:author="Craig, Bethany E (DFW)" w:date="2024-04-19T15:55:00Z" w:initials="BC">
    <w:p w14:paraId="0B5D29E2" w14:textId="34F59D5F" w:rsidR="002E73C5" w:rsidRDefault="002E73C5" w:rsidP="002E73C5">
      <w:pPr>
        <w:pStyle w:val="CommentText"/>
      </w:pPr>
      <w:r>
        <w:rPr>
          <w:rStyle w:val="CommentReference"/>
        </w:rPr>
        <w:annotationRef/>
      </w:r>
      <w:r>
        <w:t>Also, include the kelt that was caught via angling?</w:t>
      </w:r>
    </w:p>
  </w:comment>
  <w:comment w:id="78" w:author="Craig, Bethany E (DFW)" w:date="2024-04-19T15:58:00Z" w:initials="BC">
    <w:p w14:paraId="2FE6147C" w14:textId="77777777" w:rsidR="00C647DC" w:rsidRDefault="00C647DC" w:rsidP="00C647DC">
      <w:pPr>
        <w:pStyle w:val="CommentText"/>
      </w:pPr>
      <w:r>
        <w:rPr>
          <w:rStyle w:val="CommentReference"/>
        </w:rPr>
        <w:annotationRef/>
      </w:r>
      <w:r>
        <w:t>Looks like the line of data that included this kelt did not have RMs associated with it, but I can tell it is in the lower river</w:t>
      </w:r>
    </w:p>
  </w:comment>
  <w:comment w:id="79" w:author="Craig, Bethany E (DFW)" w:date="2024-04-19T15:37:00Z" w:initials="BC">
    <w:p w14:paraId="55A358D9" w14:textId="1FB2CE00" w:rsidR="00D72C33" w:rsidRDefault="00D72C33" w:rsidP="00D72C33">
      <w:pPr>
        <w:pStyle w:val="CommentText"/>
      </w:pPr>
      <w:r>
        <w:rPr>
          <w:rStyle w:val="CommentReference"/>
        </w:rPr>
        <w:annotationRef/>
      </w:r>
      <w:r>
        <w:t>In our final, formatted version let’s bold the total, and separate it from the next year a little- maybe add a blank line?</w:t>
      </w:r>
    </w:p>
  </w:comment>
  <w:comment w:id="80" w:author="Craig, Bethany E (DFW)" w:date="2024-04-19T16:04:00Z" w:initials="BC">
    <w:p w14:paraId="66ABAA59" w14:textId="77777777" w:rsidR="00675CB8" w:rsidRDefault="00675CB8" w:rsidP="00675CB8">
      <w:pPr>
        <w:pStyle w:val="CommentText"/>
      </w:pPr>
      <w:r>
        <w:rPr>
          <w:rStyle w:val="CommentReference"/>
        </w:rPr>
        <w:annotationRef/>
      </w:r>
      <w:r>
        <w:t>I see one BT caught on March 16, 2022</w:t>
      </w:r>
    </w:p>
  </w:comment>
  <w:comment w:id="81" w:author="Craig, Bethany E (DFW)" w:date="2024-04-19T16:05:00Z" w:initials="BC">
    <w:p w14:paraId="49927B79" w14:textId="77777777" w:rsidR="00675CB8" w:rsidRDefault="00675CB8" w:rsidP="00675CB8">
      <w:pPr>
        <w:pStyle w:val="CommentText"/>
      </w:pPr>
      <w:r>
        <w:rPr>
          <w:rStyle w:val="CommentReference"/>
        </w:rPr>
        <w:annotationRef/>
      </w:r>
      <w:r>
        <w:t>I also see 2 ad-clipped SH from March 16, 2022</w:t>
      </w:r>
    </w:p>
  </w:comment>
  <w:comment w:id="83" w:author="Craig, Bethany E (DFW)" w:date="2024-04-19T16:06:00Z" w:initials="BC">
    <w:p w14:paraId="70728415" w14:textId="77777777" w:rsidR="00EF10FA" w:rsidRDefault="00EF10FA" w:rsidP="00EF10FA">
      <w:pPr>
        <w:pStyle w:val="CommentText"/>
      </w:pPr>
      <w:r>
        <w:rPr>
          <w:rStyle w:val="CommentReference"/>
        </w:rPr>
        <w:annotationRef/>
      </w:r>
      <w:r>
        <w:t>6 total SH, but looks like you separated the counts between non-kelts and kelts?</w:t>
      </w:r>
    </w:p>
  </w:comment>
  <w:comment w:id="84" w:author="Craig, Bethany E (DFW)" w:date="2024-04-19T17:27:00Z" w:initials="BC">
    <w:p w14:paraId="25D90DAD" w14:textId="77777777" w:rsidR="004C44DD" w:rsidRDefault="004C44DD" w:rsidP="004C44DD">
      <w:pPr>
        <w:pStyle w:val="CommentText"/>
      </w:pPr>
      <w:r>
        <w:rPr>
          <w:rStyle w:val="CommentReference"/>
        </w:rPr>
        <w:annotationRef/>
      </w:r>
      <w:r>
        <w:t>I wonder if we should present total UM steelhead and then the subset of those that were identified as kelts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0B9DD1" w15:done="0"/>
  <w15:commentEx w15:paraId="4767A564" w15:done="0"/>
  <w15:commentEx w15:paraId="017E4AFF" w15:done="0"/>
  <w15:commentEx w15:paraId="13D3C4DD" w15:done="0"/>
  <w15:commentEx w15:paraId="0B5D29E2" w15:done="0"/>
  <w15:commentEx w15:paraId="2FE6147C" w15:paraIdParent="0B5D29E2" w15:done="0"/>
  <w15:commentEx w15:paraId="55A358D9" w15:done="0"/>
  <w15:commentEx w15:paraId="66ABAA59" w15:done="0"/>
  <w15:commentEx w15:paraId="49927B79" w15:paraIdParent="66ABAA59" w15:done="0"/>
  <w15:commentEx w15:paraId="70728415" w15:done="0"/>
  <w15:commentEx w15:paraId="25D90DAD" w15:paraIdParent="707284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B96C9A3" w16cex:dateUtc="2024-04-19T21:52:00Z"/>
  <w16cex:commentExtensible w16cex:durableId="62C52046" w16cex:dateUtc="2024-04-19T22:10:00Z"/>
  <w16cex:commentExtensible w16cex:durableId="59768736" w16cex:dateUtc="2024-04-19T22:52:00Z"/>
  <w16cex:commentExtensible w16cex:durableId="12B5E503" w16cex:dateUtc="2024-04-19T22:57:00Z"/>
  <w16cex:commentExtensible w16cex:durableId="61D4D692" w16cex:dateUtc="2024-04-19T22:55:00Z"/>
  <w16cex:commentExtensible w16cex:durableId="24DE4B66" w16cex:dateUtc="2024-04-19T22:58:00Z"/>
  <w16cex:commentExtensible w16cex:durableId="16124AC4" w16cex:dateUtc="2024-04-19T22:37:00Z"/>
  <w16cex:commentExtensible w16cex:durableId="7968296F" w16cex:dateUtc="2024-04-19T23:04:00Z"/>
  <w16cex:commentExtensible w16cex:durableId="74953835" w16cex:dateUtc="2024-04-19T23:05:00Z"/>
  <w16cex:commentExtensible w16cex:durableId="1DFF5BF6" w16cex:dateUtc="2024-04-19T23:06:00Z"/>
  <w16cex:commentExtensible w16cex:durableId="43DB02D4" w16cex:dateUtc="2024-04-20T0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0B9DD1" w16cid:durableId="7B96C9A3"/>
  <w16cid:commentId w16cid:paraId="4767A564" w16cid:durableId="62C52046"/>
  <w16cid:commentId w16cid:paraId="017E4AFF" w16cid:durableId="59768736"/>
  <w16cid:commentId w16cid:paraId="13D3C4DD" w16cid:durableId="12B5E503"/>
  <w16cid:commentId w16cid:paraId="0B5D29E2" w16cid:durableId="61D4D692"/>
  <w16cid:commentId w16cid:paraId="2FE6147C" w16cid:durableId="24DE4B66"/>
  <w16cid:commentId w16cid:paraId="55A358D9" w16cid:durableId="16124AC4"/>
  <w16cid:commentId w16cid:paraId="66ABAA59" w16cid:durableId="7968296F"/>
  <w16cid:commentId w16cid:paraId="49927B79" w16cid:durableId="74953835"/>
  <w16cid:commentId w16cid:paraId="70728415" w16cid:durableId="1DFF5BF6"/>
  <w16cid:commentId w16cid:paraId="25D90DAD" w16cid:durableId="43DB02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F4D1EB" w14:textId="77777777" w:rsidR="00DE054B" w:rsidRDefault="00DE054B">
      <w:pPr>
        <w:spacing w:after="0" w:line="240" w:lineRule="auto"/>
      </w:pPr>
      <w:r>
        <w:separator/>
      </w:r>
    </w:p>
  </w:endnote>
  <w:endnote w:type="continuationSeparator" w:id="0">
    <w:p w14:paraId="72C14D59" w14:textId="77777777" w:rsidR="00DE054B" w:rsidRDefault="00DE0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C93CA" w14:textId="77777777"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C93CB" w14:textId="77777777" w:rsidR="00C84A2A" w:rsidRDefault="00C84A2A" w:rsidP="002608A1">
    <w:pPr>
      <w:pStyle w:val="Publicationdate"/>
    </w:pPr>
    <w:r>
      <w:rPr>
        <w:noProof/>
      </w:rPr>
      <w:drawing>
        <wp:inline distT="0" distB="0" distL="0" distR="0" wp14:anchorId="2B0C93CD" wp14:editId="2B0C93CE">
          <wp:extent cx="1746504" cy="978408"/>
          <wp:effectExtent l="0" t="0" r="6350" b="0"/>
          <wp:docPr id="861273356" name="Graphic 861273356"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2B0C93CC" w14:textId="4DA4F670" w:rsidR="003F5115" w:rsidRDefault="00F93AA3" w:rsidP="002608A1">
    <w:pPr>
      <w:pStyle w:val="Publicationdate"/>
    </w:pPr>
    <w:r>
      <w:t>April 17,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5D008C" w14:textId="77777777" w:rsidR="00DE054B" w:rsidRDefault="00DE054B">
      <w:r>
        <w:separator/>
      </w:r>
    </w:p>
  </w:footnote>
  <w:footnote w:type="continuationSeparator" w:id="0">
    <w:p w14:paraId="77F6C5C7" w14:textId="77777777" w:rsidR="00DE054B" w:rsidRDefault="00DE05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718909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75A6D0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7EA398A"/>
    <w:multiLevelType w:val="hybridMultilevel"/>
    <w:tmpl w:val="3EC0E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C3068"/>
    <w:multiLevelType w:val="hybridMultilevel"/>
    <w:tmpl w:val="8D9A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E2425"/>
    <w:multiLevelType w:val="multilevel"/>
    <w:tmpl w:val="58587EEA"/>
    <w:numStyleLink w:val="XXXXXXXX"/>
  </w:abstractNum>
  <w:abstractNum w:abstractNumId="5" w15:restartNumberingAfterBreak="0">
    <w:nsid w:val="102D5174"/>
    <w:multiLevelType w:val="hybridMultilevel"/>
    <w:tmpl w:val="80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F5E342E"/>
    <w:multiLevelType w:val="hybridMultilevel"/>
    <w:tmpl w:val="1D2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046C4"/>
    <w:multiLevelType w:val="hybridMultilevel"/>
    <w:tmpl w:val="46BC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25CB0"/>
    <w:multiLevelType w:val="hybridMultilevel"/>
    <w:tmpl w:val="30184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FF5A41"/>
    <w:multiLevelType w:val="multilevel"/>
    <w:tmpl w:val="58587EEA"/>
    <w:styleLink w:val="XXXXXXXX"/>
    <w:lvl w:ilvl="0">
      <w:start w:val="1"/>
      <w:numFmt w:val="bullet"/>
      <w:pStyle w:val="Bullet1"/>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11"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4079A9"/>
    <w:multiLevelType w:val="hybridMultilevel"/>
    <w:tmpl w:val="138432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326ECA"/>
    <w:multiLevelType w:val="hybridMultilevel"/>
    <w:tmpl w:val="7B862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AA6774"/>
    <w:multiLevelType w:val="hybridMultilevel"/>
    <w:tmpl w:val="4BB2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554836">
    <w:abstractNumId w:val="6"/>
  </w:num>
  <w:num w:numId="2" w16cid:durableId="1028287976">
    <w:abstractNumId w:val="11"/>
  </w:num>
  <w:num w:numId="3" w16cid:durableId="142702262">
    <w:abstractNumId w:val="13"/>
  </w:num>
  <w:num w:numId="4" w16cid:durableId="935022662">
    <w:abstractNumId w:val="10"/>
  </w:num>
  <w:num w:numId="5" w16cid:durableId="178472235">
    <w:abstractNumId w:val="4"/>
  </w:num>
  <w:num w:numId="6" w16cid:durableId="152988880">
    <w:abstractNumId w:val="8"/>
  </w:num>
  <w:num w:numId="7" w16cid:durableId="846823087">
    <w:abstractNumId w:val="12"/>
  </w:num>
  <w:num w:numId="8" w16cid:durableId="2137403619">
    <w:abstractNumId w:val="9"/>
  </w:num>
  <w:num w:numId="9" w16cid:durableId="1262420144">
    <w:abstractNumId w:val="14"/>
  </w:num>
  <w:num w:numId="10" w16cid:durableId="1974558175">
    <w:abstractNumId w:val="2"/>
  </w:num>
  <w:num w:numId="11" w16cid:durableId="1193955660">
    <w:abstractNumId w:val="5"/>
  </w:num>
  <w:num w:numId="12" w16cid:durableId="1983926751">
    <w:abstractNumId w:val="3"/>
  </w:num>
  <w:num w:numId="13" w16cid:durableId="803155498">
    <w:abstractNumId w:val="7"/>
  </w:num>
  <w:num w:numId="14" w16cid:durableId="1314869190">
    <w:abstractNumId w:val="0"/>
  </w:num>
  <w:num w:numId="15" w16cid:durableId="51939779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raig, Bethany E (DFW)">
    <w15:presenceInfo w15:providerId="AD" w15:userId="S::Bethany.Craig@dfw.wa.gov::0c5af767-78c7-4592-9f82-d2d4bcd7285d"/>
  </w15:person>
  <w15:person w15:author="See, Kevin (DFW)">
    <w15:presenceInfo w15:providerId="AD" w15:userId="S::Kevin.See@dfw.wa.gov::7d74bfac-b2a7-4c45-bf26-85f096b98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oNotTrackMoves/>
  <w:defaultTabStop w:val="720"/>
  <w:defaultTableStyle w:val="Table-WDFW"/>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3AB8"/>
    <w:rsid w:val="000041AB"/>
    <w:rsid w:val="00004B86"/>
    <w:rsid w:val="00007946"/>
    <w:rsid w:val="0001298A"/>
    <w:rsid w:val="00014EB2"/>
    <w:rsid w:val="000162EB"/>
    <w:rsid w:val="00020B58"/>
    <w:rsid w:val="00020D53"/>
    <w:rsid w:val="00020FDA"/>
    <w:rsid w:val="00027ED9"/>
    <w:rsid w:val="00032F8C"/>
    <w:rsid w:val="0004125A"/>
    <w:rsid w:val="00042C9B"/>
    <w:rsid w:val="00044F95"/>
    <w:rsid w:val="000549F5"/>
    <w:rsid w:val="00054BF0"/>
    <w:rsid w:val="00080AF8"/>
    <w:rsid w:val="000910D5"/>
    <w:rsid w:val="0009378B"/>
    <w:rsid w:val="00097383"/>
    <w:rsid w:val="000A1A65"/>
    <w:rsid w:val="000A25BA"/>
    <w:rsid w:val="000A572A"/>
    <w:rsid w:val="000B158B"/>
    <w:rsid w:val="000B202F"/>
    <w:rsid w:val="000B25B7"/>
    <w:rsid w:val="000C08EC"/>
    <w:rsid w:val="000C0BCE"/>
    <w:rsid w:val="000C0FCD"/>
    <w:rsid w:val="000C274A"/>
    <w:rsid w:val="000C3CF2"/>
    <w:rsid w:val="000D0AE2"/>
    <w:rsid w:val="000D1472"/>
    <w:rsid w:val="000D6382"/>
    <w:rsid w:val="000E1247"/>
    <w:rsid w:val="000E7AAB"/>
    <w:rsid w:val="000F534B"/>
    <w:rsid w:val="000F5940"/>
    <w:rsid w:val="001038E8"/>
    <w:rsid w:val="0010399A"/>
    <w:rsid w:val="0010592F"/>
    <w:rsid w:val="00107392"/>
    <w:rsid w:val="0010742F"/>
    <w:rsid w:val="00107F9C"/>
    <w:rsid w:val="001146A2"/>
    <w:rsid w:val="00115CBA"/>
    <w:rsid w:val="00117A0F"/>
    <w:rsid w:val="00120E75"/>
    <w:rsid w:val="001269D6"/>
    <w:rsid w:val="0012793A"/>
    <w:rsid w:val="001346DA"/>
    <w:rsid w:val="00135FCE"/>
    <w:rsid w:val="00141743"/>
    <w:rsid w:val="0014219C"/>
    <w:rsid w:val="00145145"/>
    <w:rsid w:val="00155695"/>
    <w:rsid w:val="001576A0"/>
    <w:rsid w:val="00157DB6"/>
    <w:rsid w:val="00167258"/>
    <w:rsid w:val="00170DB5"/>
    <w:rsid w:val="00170EF7"/>
    <w:rsid w:val="001743C3"/>
    <w:rsid w:val="00175B86"/>
    <w:rsid w:val="00181853"/>
    <w:rsid w:val="00182CB8"/>
    <w:rsid w:val="001864FA"/>
    <w:rsid w:val="001875E4"/>
    <w:rsid w:val="001940C0"/>
    <w:rsid w:val="00194F04"/>
    <w:rsid w:val="00196216"/>
    <w:rsid w:val="00196A43"/>
    <w:rsid w:val="00197FDB"/>
    <w:rsid w:val="001A5002"/>
    <w:rsid w:val="001B3BF8"/>
    <w:rsid w:val="001C4FA3"/>
    <w:rsid w:val="001C6AF1"/>
    <w:rsid w:val="001D2209"/>
    <w:rsid w:val="001D3815"/>
    <w:rsid w:val="001D5D13"/>
    <w:rsid w:val="001D76EC"/>
    <w:rsid w:val="001E5970"/>
    <w:rsid w:val="001E5F08"/>
    <w:rsid w:val="001F02D2"/>
    <w:rsid w:val="001F3454"/>
    <w:rsid w:val="001F3F25"/>
    <w:rsid w:val="00201676"/>
    <w:rsid w:val="00204C5E"/>
    <w:rsid w:val="0020609B"/>
    <w:rsid w:val="00214B52"/>
    <w:rsid w:val="00222513"/>
    <w:rsid w:val="00223710"/>
    <w:rsid w:val="00234124"/>
    <w:rsid w:val="00234AE2"/>
    <w:rsid w:val="00243047"/>
    <w:rsid w:val="00251A39"/>
    <w:rsid w:val="00251D95"/>
    <w:rsid w:val="0025362B"/>
    <w:rsid w:val="002608A1"/>
    <w:rsid w:val="00262685"/>
    <w:rsid w:val="002629BC"/>
    <w:rsid w:val="00270BFB"/>
    <w:rsid w:val="002736A4"/>
    <w:rsid w:val="00283D6A"/>
    <w:rsid w:val="00285B96"/>
    <w:rsid w:val="002917AF"/>
    <w:rsid w:val="00291D80"/>
    <w:rsid w:val="0029532D"/>
    <w:rsid w:val="002969E9"/>
    <w:rsid w:val="002A1BC1"/>
    <w:rsid w:val="002B1CA6"/>
    <w:rsid w:val="002D0B9A"/>
    <w:rsid w:val="002D2432"/>
    <w:rsid w:val="002D2FBD"/>
    <w:rsid w:val="002D3982"/>
    <w:rsid w:val="002D448C"/>
    <w:rsid w:val="002D4672"/>
    <w:rsid w:val="002D7628"/>
    <w:rsid w:val="002E0CD5"/>
    <w:rsid w:val="002E2EF2"/>
    <w:rsid w:val="002E67FD"/>
    <w:rsid w:val="002E73C5"/>
    <w:rsid w:val="002E7A9E"/>
    <w:rsid w:val="0030166C"/>
    <w:rsid w:val="003104A9"/>
    <w:rsid w:val="00313719"/>
    <w:rsid w:val="00315D2E"/>
    <w:rsid w:val="00320645"/>
    <w:rsid w:val="00324584"/>
    <w:rsid w:val="003258DF"/>
    <w:rsid w:val="00326958"/>
    <w:rsid w:val="00332580"/>
    <w:rsid w:val="003461CF"/>
    <w:rsid w:val="00347E2B"/>
    <w:rsid w:val="00357D6A"/>
    <w:rsid w:val="00361B13"/>
    <w:rsid w:val="00364817"/>
    <w:rsid w:val="0036585C"/>
    <w:rsid w:val="00365985"/>
    <w:rsid w:val="0037027A"/>
    <w:rsid w:val="00371909"/>
    <w:rsid w:val="00380994"/>
    <w:rsid w:val="00382410"/>
    <w:rsid w:val="00382AFF"/>
    <w:rsid w:val="00385D74"/>
    <w:rsid w:val="0038782A"/>
    <w:rsid w:val="00390B1C"/>
    <w:rsid w:val="00392D20"/>
    <w:rsid w:val="00393A09"/>
    <w:rsid w:val="003948E7"/>
    <w:rsid w:val="003964A3"/>
    <w:rsid w:val="003A2E38"/>
    <w:rsid w:val="003A564C"/>
    <w:rsid w:val="003A5DE3"/>
    <w:rsid w:val="003B47D0"/>
    <w:rsid w:val="003B541E"/>
    <w:rsid w:val="003C3134"/>
    <w:rsid w:val="003C5EB6"/>
    <w:rsid w:val="003D2B11"/>
    <w:rsid w:val="003D51B7"/>
    <w:rsid w:val="003E1129"/>
    <w:rsid w:val="003F069F"/>
    <w:rsid w:val="003F42A7"/>
    <w:rsid w:val="003F5115"/>
    <w:rsid w:val="003F6545"/>
    <w:rsid w:val="00401418"/>
    <w:rsid w:val="00402B31"/>
    <w:rsid w:val="00407F53"/>
    <w:rsid w:val="00410BFD"/>
    <w:rsid w:val="00411A8E"/>
    <w:rsid w:val="00413397"/>
    <w:rsid w:val="0041365C"/>
    <w:rsid w:val="00413A29"/>
    <w:rsid w:val="00414F32"/>
    <w:rsid w:val="004254A7"/>
    <w:rsid w:val="00426C5D"/>
    <w:rsid w:val="004276CB"/>
    <w:rsid w:val="004310E4"/>
    <w:rsid w:val="004411B0"/>
    <w:rsid w:val="00444EB2"/>
    <w:rsid w:val="00445E7F"/>
    <w:rsid w:val="004513E5"/>
    <w:rsid w:val="00454B82"/>
    <w:rsid w:val="004574EA"/>
    <w:rsid w:val="00463015"/>
    <w:rsid w:val="00470061"/>
    <w:rsid w:val="004716A2"/>
    <w:rsid w:val="00471E35"/>
    <w:rsid w:val="00474871"/>
    <w:rsid w:val="00476245"/>
    <w:rsid w:val="00480896"/>
    <w:rsid w:val="00480A5C"/>
    <w:rsid w:val="00483705"/>
    <w:rsid w:val="004852EC"/>
    <w:rsid w:val="00485BAD"/>
    <w:rsid w:val="0049156E"/>
    <w:rsid w:val="00492C85"/>
    <w:rsid w:val="004941D2"/>
    <w:rsid w:val="004B3506"/>
    <w:rsid w:val="004B675A"/>
    <w:rsid w:val="004B7322"/>
    <w:rsid w:val="004B7C11"/>
    <w:rsid w:val="004C1206"/>
    <w:rsid w:val="004C1948"/>
    <w:rsid w:val="004C1E50"/>
    <w:rsid w:val="004C267E"/>
    <w:rsid w:val="004C44DD"/>
    <w:rsid w:val="004C55B6"/>
    <w:rsid w:val="004C59B5"/>
    <w:rsid w:val="004D509D"/>
    <w:rsid w:val="004D54BE"/>
    <w:rsid w:val="004E1643"/>
    <w:rsid w:val="004E1DED"/>
    <w:rsid w:val="004E2CEC"/>
    <w:rsid w:val="004E319A"/>
    <w:rsid w:val="004E615C"/>
    <w:rsid w:val="004E7B90"/>
    <w:rsid w:val="004F0312"/>
    <w:rsid w:val="004F30CB"/>
    <w:rsid w:val="004F499B"/>
    <w:rsid w:val="00502857"/>
    <w:rsid w:val="005032EA"/>
    <w:rsid w:val="005045F7"/>
    <w:rsid w:val="00504CBC"/>
    <w:rsid w:val="00505F2A"/>
    <w:rsid w:val="005113AA"/>
    <w:rsid w:val="00511C30"/>
    <w:rsid w:val="00512FE4"/>
    <w:rsid w:val="005170AC"/>
    <w:rsid w:val="005213F3"/>
    <w:rsid w:val="0053115F"/>
    <w:rsid w:val="00531579"/>
    <w:rsid w:val="005319B4"/>
    <w:rsid w:val="005339A1"/>
    <w:rsid w:val="00534ADA"/>
    <w:rsid w:val="00543846"/>
    <w:rsid w:val="00545074"/>
    <w:rsid w:val="0054588C"/>
    <w:rsid w:val="00546864"/>
    <w:rsid w:val="0055460E"/>
    <w:rsid w:val="0056459A"/>
    <w:rsid w:val="005649B9"/>
    <w:rsid w:val="00582A5E"/>
    <w:rsid w:val="00595249"/>
    <w:rsid w:val="00596405"/>
    <w:rsid w:val="005A01EB"/>
    <w:rsid w:val="005A6540"/>
    <w:rsid w:val="005B3A41"/>
    <w:rsid w:val="005B4518"/>
    <w:rsid w:val="005B51CF"/>
    <w:rsid w:val="005B76D2"/>
    <w:rsid w:val="005C65F7"/>
    <w:rsid w:val="005E06A8"/>
    <w:rsid w:val="005E1AE7"/>
    <w:rsid w:val="005E3451"/>
    <w:rsid w:val="005E40CB"/>
    <w:rsid w:val="005F12AE"/>
    <w:rsid w:val="005F16A2"/>
    <w:rsid w:val="005F240E"/>
    <w:rsid w:val="00605ABA"/>
    <w:rsid w:val="00606807"/>
    <w:rsid w:val="006109C5"/>
    <w:rsid w:val="00611414"/>
    <w:rsid w:val="00612C51"/>
    <w:rsid w:val="00613721"/>
    <w:rsid w:val="006167A3"/>
    <w:rsid w:val="006228E6"/>
    <w:rsid w:val="006231C3"/>
    <w:rsid w:val="00631B1E"/>
    <w:rsid w:val="00637E28"/>
    <w:rsid w:val="006473A1"/>
    <w:rsid w:val="00647B8D"/>
    <w:rsid w:val="0065295E"/>
    <w:rsid w:val="00652FF1"/>
    <w:rsid w:val="00653001"/>
    <w:rsid w:val="00655B24"/>
    <w:rsid w:val="00656DDD"/>
    <w:rsid w:val="00660743"/>
    <w:rsid w:val="0066119D"/>
    <w:rsid w:val="00662F2A"/>
    <w:rsid w:val="006678DA"/>
    <w:rsid w:val="00675CB8"/>
    <w:rsid w:val="0067651D"/>
    <w:rsid w:val="0068416D"/>
    <w:rsid w:val="00685F96"/>
    <w:rsid w:val="00691A6C"/>
    <w:rsid w:val="006950DE"/>
    <w:rsid w:val="006A0487"/>
    <w:rsid w:val="006A1A31"/>
    <w:rsid w:val="006B101A"/>
    <w:rsid w:val="006B1D4B"/>
    <w:rsid w:val="006B6D38"/>
    <w:rsid w:val="006B770F"/>
    <w:rsid w:val="006B7C4C"/>
    <w:rsid w:val="006C23AC"/>
    <w:rsid w:val="006C56E7"/>
    <w:rsid w:val="006D3CD2"/>
    <w:rsid w:val="006D4030"/>
    <w:rsid w:val="006D6E9C"/>
    <w:rsid w:val="006E0245"/>
    <w:rsid w:val="006E0630"/>
    <w:rsid w:val="006E0A0C"/>
    <w:rsid w:val="006E19ED"/>
    <w:rsid w:val="006E2F1B"/>
    <w:rsid w:val="006F7A10"/>
    <w:rsid w:val="007016B4"/>
    <w:rsid w:val="00722D51"/>
    <w:rsid w:val="00725B4C"/>
    <w:rsid w:val="00726AE2"/>
    <w:rsid w:val="00731A4D"/>
    <w:rsid w:val="007324C2"/>
    <w:rsid w:val="00734711"/>
    <w:rsid w:val="00735460"/>
    <w:rsid w:val="00745BBE"/>
    <w:rsid w:val="00746C49"/>
    <w:rsid w:val="007539E5"/>
    <w:rsid w:val="00762E33"/>
    <w:rsid w:val="00766D83"/>
    <w:rsid w:val="007720AD"/>
    <w:rsid w:val="00772A41"/>
    <w:rsid w:val="00773FEA"/>
    <w:rsid w:val="00780527"/>
    <w:rsid w:val="00795979"/>
    <w:rsid w:val="00796D85"/>
    <w:rsid w:val="007B4F4F"/>
    <w:rsid w:val="007C04DD"/>
    <w:rsid w:val="007C6CC8"/>
    <w:rsid w:val="007D0FA7"/>
    <w:rsid w:val="007D333D"/>
    <w:rsid w:val="007D4BD5"/>
    <w:rsid w:val="007D740A"/>
    <w:rsid w:val="007E0D11"/>
    <w:rsid w:val="007F4F8A"/>
    <w:rsid w:val="007F50E2"/>
    <w:rsid w:val="007F521C"/>
    <w:rsid w:val="007F7588"/>
    <w:rsid w:val="00803DD2"/>
    <w:rsid w:val="00812183"/>
    <w:rsid w:val="00813078"/>
    <w:rsid w:val="00815423"/>
    <w:rsid w:val="00815C0B"/>
    <w:rsid w:val="00817C2C"/>
    <w:rsid w:val="0082290B"/>
    <w:rsid w:val="008261CB"/>
    <w:rsid w:val="008262BA"/>
    <w:rsid w:val="0082662A"/>
    <w:rsid w:val="00827677"/>
    <w:rsid w:val="008325C9"/>
    <w:rsid w:val="00834E69"/>
    <w:rsid w:val="00835A2B"/>
    <w:rsid w:val="00835B00"/>
    <w:rsid w:val="00840BE2"/>
    <w:rsid w:val="008466B3"/>
    <w:rsid w:val="008473BC"/>
    <w:rsid w:val="00860987"/>
    <w:rsid w:val="00861DCC"/>
    <w:rsid w:val="00863E0B"/>
    <w:rsid w:val="00864A12"/>
    <w:rsid w:val="00872EFD"/>
    <w:rsid w:val="00877047"/>
    <w:rsid w:val="00881194"/>
    <w:rsid w:val="00887F50"/>
    <w:rsid w:val="00890298"/>
    <w:rsid w:val="008971A5"/>
    <w:rsid w:val="00897DF3"/>
    <w:rsid w:val="008A09FB"/>
    <w:rsid w:val="008A1B31"/>
    <w:rsid w:val="008A1D14"/>
    <w:rsid w:val="008B6A11"/>
    <w:rsid w:val="008B79EE"/>
    <w:rsid w:val="008C2DC7"/>
    <w:rsid w:val="008C679A"/>
    <w:rsid w:val="008C72E1"/>
    <w:rsid w:val="008D3386"/>
    <w:rsid w:val="008D483B"/>
    <w:rsid w:val="008D4ABD"/>
    <w:rsid w:val="008D7720"/>
    <w:rsid w:val="008E1D28"/>
    <w:rsid w:val="008E2653"/>
    <w:rsid w:val="008E44E5"/>
    <w:rsid w:val="008E7F97"/>
    <w:rsid w:val="008F0C15"/>
    <w:rsid w:val="009058CA"/>
    <w:rsid w:val="00905A99"/>
    <w:rsid w:val="009060EE"/>
    <w:rsid w:val="00907437"/>
    <w:rsid w:val="009230C3"/>
    <w:rsid w:val="0092414E"/>
    <w:rsid w:val="009266BC"/>
    <w:rsid w:val="00936395"/>
    <w:rsid w:val="009378A4"/>
    <w:rsid w:val="00947D12"/>
    <w:rsid w:val="00955AC3"/>
    <w:rsid w:val="009579B3"/>
    <w:rsid w:val="009620E7"/>
    <w:rsid w:val="0096332A"/>
    <w:rsid w:val="00970D97"/>
    <w:rsid w:val="0097772C"/>
    <w:rsid w:val="0098150F"/>
    <w:rsid w:val="00981E2C"/>
    <w:rsid w:val="00982291"/>
    <w:rsid w:val="00984500"/>
    <w:rsid w:val="009877A5"/>
    <w:rsid w:val="0099342D"/>
    <w:rsid w:val="00995004"/>
    <w:rsid w:val="00995F70"/>
    <w:rsid w:val="009A2BDC"/>
    <w:rsid w:val="009B0D77"/>
    <w:rsid w:val="009B2FB5"/>
    <w:rsid w:val="009B6EA4"/>
    <w:rsid w:val="009C209C"/>
    <w:rsid w:val="009D13D6"/>
    <w:rsid w:val="009D2C44"/>
    <w:rsid w:val="009D3096"/>
    <w:rsid w:val="009D3A0B"/>
    <w:rsid w:val="009D4A03"/>
    <w:rsid w:val="009D6038"/>
    <w:rsid w:val="009E39E5"/>
    <w:rsid w:val="009E401E"/>
    <w:rsid w:val="009E4696"/>
    <w:rsid w:val="009E72BE"/>
    <w:rsid w:val="009F048F"/>
    <w:rsid w:val="009F688E"/>
    <w:rsid w:val="00A0074B"/>
    <w:rsid w:val="00A01F78"/>
    <w:rsid w:val="00A022BC"/>
    <w:rsid w:val="00A062BE"/>
    <w:rsid w:val="00A106B5"/>
    <w:rsid w:val="00A10A3D"/>
    <w:rsid w:val="00A15ED2"/>
    <w:rsid w:val="00A218B2"/>
    <w:rsid w:val="00A22607"/>
    <w:rsid w:val="00A24F9D"/>
    <w:rsid w:val="00A26272"/>
    <w:rsid w:val="00A3334C"/>
    <w:rsid w:val="00A41413"/>
    <w:rsid w:val="00A43E75"/>
    <w:rsid w:val="00A45D3A"/>
    <w:rsid w:val="00A57B18"/>
    <w:rsid w:val="00A6747E"/>
    <w:rsid w:val="00A81184"/>
    <w:rsid w:val="00A83D2C"/>
    <w:rsid w:val="00A90854"/>
    <w:rsid w:val="00AA0529"/>
    <w:rsid w:val="00AA0789"/>
    <w:rsid w:val="00AA286E"/>
    <w:rsid w:val="00AA2ECE"/>
    <w:rsid w:val="00AA51F3"/>
    <w:rsid w:val="00AC5616"/>
    <w:rsid w:val="00AD541C"/>
    <w:rsid w:val="00AD69D8"/>
    <w:rsid w:val="00AE09C0"/>
    <w:rsid w:val="00AE1197"/>
    <w:rsid w:val="00AE3B00"/>
    <w:rsid w:val="00AF1C8D"/>
    <w:rsid w:val="00AF23D4"/>
    <w:rsid w:val="00AF4D5C"/>
    <w:rsid w:val="00AF7B7A"/>
    <w:rsid w:val="00B0211C"/>
    <w:rsid w:val="00B0351F"/>
    <w:rsid w:val="00B0381C"/>
    <w:rsid w:val="00B07E9E"/>
    <w:rsid w:val="00B203A9"/>
    <w:rsid w:val="00B21F7A"/>
    <w:rsid w:val="00B25365"/>
    <w:rsid w:val="00B26045"/>
    <w:rsid w:val="00B3440D"/>
    <w:rsid w:val="00B3692A"/>
    <w:rsid w:val="00B36C6C"/>
    <w:rsid w:val="00B503A3"/>
    <w:rsid w:val="00B5064B"/>
    <w:rsid w:val="00B65E96"/>
    <w:rsid w:val="00B670F3"/>
    <w:rsid w:val="00B710FF"/>
    <w:rsid w:val="00B82C1B"/>
    <w:rsid w:val="00B936BD"/>
    <w:rsid w:val="00B96A7E"/>
    <w:rsid w:val="00BA258E"/>
    <w:rsid w:val="00BC19F4"/>
    <w:rsid w:val="00BC4001"/>
    <w:rsid w:val="00BD04CE"/>
    <w:rsid w:val="00BD12B3"/>
    <w:rsid w:val="00BD19D6"/>
    <w:rsid w:val="00BD35A7"/>
    <w:rsid w:val="00BE1A94"/>
    <w:rsid w:val="00BE1F01"/>
    <w:rsid w:val="00BE3880"/>
    <w:rsid w:val="00BE4B02"/>
    <w:rsid w:val="00BE771B"/>
    <w:rsid w:val="00BF0F29"/>
    <w:rsid w:val="00C00B98"/>
    <w:rsid w:val="00C072B1"/>
    <w:rsid w:val="00C11A11"/>
    <w:rsid w:val="00C11B9A"/>
    <w:rsid w:val="00C1366B"/>
    <w:rsid w:val="00C146D8"/>
    <w:rsid w:val="00C150A9"/>
    <w:rsid w:val="00C239BA"/>
    <w:rsid w:val="00C23B45"/>
    <w:rsid w:val="00C26CC3"/>
    <w:rsid w:val="00C3251F"/>
    <w:rsid w:val="00C32A19"/>
    <w:rsid w:val="00C33FA9"/>
    <w:rsid w:val="00C41846"/>
    <w:rsid w:val="00C41852"/>
    <w:rsid w:val="00C42D1D"/>
    <w:rsid w:val="00C42DE2"/>
    <w:rsid w:val="00C462F4"/>
    <w:rsid w:val="00C50AB5"/>
    <w:rsid w:val="00C51552"/>
    <w:rsid w:val="00C5357F"/>
    <w:rsid w:val="00C55DCC"/>
    <w:rsid w:val="00C6175A"/>
    <w:rsid w:val="00C632AC"/>
    <w:rsid w:val="00C647DC"/>
    <w:rsid w:val="00C70A92"/>
    <w:rsid w:val="00C70F50"/>
    <w:rsid w:val="00C742EB"/>
    <w:rsid w:val="00C752A5"/>
    <w:rsid w:val="00C76F54"/>
    <w:rsid w:val="00C77839"/>
    <w:rsid w:val="00C80B44"/>
    <w:rsid w:val="00C84A2A"/>
    <w:rsid w:val="00C9656A"/>
    <w:rsid w:val="00CA2E79"/>
    <w:rsid w:val="00CB2DDE"/>
    <w:rsid w:val="00CB4AFE"/>
    <w:rsid w:val="00CB646F"/>
    <w:rsid w:val="00CB6C61"/>
    <w:rsid w:val="00CC4D6B"/>
    <w:rsid w:val="00CC5D0C"/>
    <w:rsid w:val="00CC5D83"/>
    <w:rsid w:val="00CC633A"/>
    <w:rsid w:val="00CD4D2B"/>
    <w:rsid w:val="00CD526B"/>
    <w:rsid w:val="00CD681C"/>
    <w:rsid w:val="00CE0D15"/>
    <w:rsid w:val="00CF2D50"/>
    <w:rsid w:val="00CF4F88"/>
    <w:rsid w:val="00CF6AFD"/>
    <w:rsid w:val="00CF7401"/>
    <w:rsid w:val="00D01F1B"/>
    <w:rsid w:val="00D02928"/>
    <w:rsid w:val="00D04240"/>
    <w:rsid w:val="00D06AD7"/>
    <w:rsid w:val="00D13716"/>
    <w:rsid w:val="00D15E17"/>
    <w:rsid w:val="00D166C0"/>
    <w:rsid w:val="00D1796C"/>
    <w:rsid w:val="00D23BD4"/>
    <w:rsid w:val="00D24ABB"/>
    <w:rsid w:val="00D33729"/>
    <w:rsid w:val="00D33B1C"/>
    <w:rsid w:val="00D3547F"/>
    <w:rsid w:val="00D37C16"/>
    <w:rsid w:val="00D42AD1"/>
    <w:rsid w:val="00D47AE1"/>
    <w:rsid w:val="00D51EB0"/>
    <w:rsid w:val="00D61F33"/>
    <w:rsid w:val="00D6273E"/>
    <w:rsid w:val="00D65899"/>
    <w:rsid w:val="00D72AB3"/>
    <w:rsid w:val="00D72C33"/>
    <w:rsid w:val="00D7332F"/>
    <w:rsid w:val="00D7527D"/>
    <w:rsid w:val="00D7533F"/>
    <w:rsid w:val="00D93B4A"/>
    <w:rsid w:val="00D944CF"/>
    <w:rsid w:val="00D97F32"/>
    <w:rsid w:val="00DA2F01"/>
    <w:rsid w:val="00DA3124"/>
    <w:rsid w:val="00DA473A"/>
    <w:rsid w:val="00DB1198"/>
    <w:rsid w:val="00DB1CFE"/>
    <w:rsid w:val="00DB493D"/>
    <w:rsid w:val="00DB4CD1"/>
    <w:rsid w:val="00DB54FB"/>
    <w:rsid w:val="00DB5553"/>
    <w:rsid w:val="00DB5B46"/>
    <w:rsid w:val="00DB5B55"/>
    <w:rsid w:val="00DC39F2"/>
    <w:rsid w:val="00DC71D7"/>
    <w:rsid w:val="00DD05A1"/>
    <w:rsid w:val="00DD3505"/>
    <w:rsid w:val="00DE054B"/>
    <w:rsid w:val="00DE3176"/>
    <w:rsid w:val="00DE529C"/>
    <w:rsid w:val="00DE5586"/>
    <w:rsid w:val="00DE690F"/>
    <w:rsid w:val="00DF5A4C"/>
    <w:rsid w:val="00E019C1"/>
    <w:rsid w:val="00E06791"/>
    <w:rsid w:val="00E0715A"/>
    <w:rsid w:val="00E31072"/>
    <w:rsid w:val="00E32F55"/>
    <w:rsid w:val="00E375F4"/>
    <w:rsid w:val="00E413F4"/>
    <w:rsid w:val="00E41904"/>
    <w:rsid w:val="00E44686"/>
    <w:rsid w:val="00E45579"/>
    <w:rsid w:val="00E47604"/>
    <w:rsid w:val="00E50C79"/>
    <w:rsid w:val="00E516A2"/>
    <w:rsid w:val="00E609E2"/>
    <w:rsid w:val="00E60ED0"/>
    <w:rsid w:val="00E61766"/>
    <w:rsid w:val="00E645DC"/>
    <w:rsid w:val="00E67E20"/>
    <w:rsid w:val="00E7011B"/>
    <w:rsid w:val="00E703B4"/>
    <w:rsid w:val="00E71C93"/>
    <w:rsid w:val="00E726A3"/>
    <w:rsid w:val="00E72F09"/>
    <w:rsid w:val="00E73F19"/>
    <w:rsid w:val="00E76C40"/>
    <w:rsid w:val="00E76CC5"/>
    <w:rsid w:val="00E90E91"/>
    <w:rsid w:val="00E969DF"/>
    <w:rsid w:val="00EA00B5"/>
    <w:rsid w:val="00EA0640"/>
    <w:rsid w:val="00EA6836"/>
    <w:rsid w:val="00EA7C9A"/>
    <w:rsid w:val="00EB0025"/>
    <w:rsid w:val="00EB0F72"/>
    <w:rsid w:val="00EB1B17"/>
    <w:rsid w:val="00EB501D"/>
    <w:rsid w:val="00EC2A14"/>
    <w:rsid w:val="00EC34BD"/>
    <w:rsid w:val="00EC36B4"/>
    <w:rsid w:val="00EC50CF"/>
    <w:rsid w:val="00EC6218"/>
    <w:rsid w:val="00ED114E"/>
    <w:rsid w:val="00ED1B1E"/>
    <w:rsid w:val="00ED7758"/>
    <w:rsid w:val="00EE0101"/>
    <w:rsid w:val="00EE0971"/>
    <w:rsid w:val="00EE0A7B"/>
    <w:rsid w:val="00EE0AC4"/>
    <w:rsid w:val="00EE3B4A"/>
    <w:rsid w:val="00EE4E68"/>
    <w:rsid w:val="00EF10FA"/>
    <w:rsid w:val="00EF25E9"/>
    <w:rsid w:val="00EF31A0"/>
    <w:rsid w:val="00EF458D"/>
    <w:rsid w:val="00F03F94"/>
    <w:rsid w:val="00F047C1"/>
    <w:rsid w:val="00F11710"/>
    <w:rsid w:val="00F11B2D"/>
    <w:rsid w:val="00F120FF"/>
    <w:rsid w:val="00F1218F"/>
    <w:rsid w:val="00F21E76"/>
    <w:rsid w:val="00F22819"/>
    <w:rsid w:val="00F22C02"/>
    <w:rsid w:val="00F22F2C"/>
    <w:rsid w:val="00F2321D"/>
    <w:rsid w:val="00F24315"/>
    <w:rsid w:val="00F25072"/>
    <w:rsid w:val="00F25468"/>
    <w:rsid w:val="00F271A6"/>
    <w:rsid w:val="00F32CD7"/>
    <w:rsid w:val="00F3318A"/>
    <w:rsid w:val="00F45252"/>
    <w:rsid w:val="00F454C6"/>
    <w:rsid w:val="00F46E28"/>
    <w:rsid w:val="00F60F94"/>
    <w:rsid w:val="00F66BB0"/>
    <w:rsid w:val="00F7056E"/>
    <w:rsid w:val="00F74CA4"/>
    <w:rsid w:val="00F923F1"/>
    <w:rsid w:val="00F929A5"/>
    <w:rsid w:val="00F93AA3"/>
    <w:rsid w:val="00F95132"/>
    <w:rsid w:val="00FA0C76"/>
    <w:rsid w:val="00FA39FE"/>
    <w:rsid w:val="00FA42F9"/>
    <w:rsid w:val="00FA5EC6"/>
    <w:rsid w:val="00FB1441"/>
    <w:rsid w:val="00FB3B77"/>
    <w:rsid w:val="00FB42A5"/>
    <w:rsid w:val="00FB52D4"/>
    <w:rsid w:val="00FB7D79"/>
    <w:rsid w:val="00FB7E95"/>
    <w:rsid w:val="00FC0EE9"/>
    <w:rsid w:val="00FD3336"/>
    <w:rsid w:val="00FD543C"/>
    <w:rsid w:val="00FE1663"/>
    <w:rsid w:val="00FE2AB2"/>
    <w:rsid w:val="00FE6531"/>
    <w:rsid w:val="00FF12B8"/>
    <w:rsid w:val="00FF2938"/>
    <w:rsid w:val="00FF3AFD"/>
    <w:rsid w:val="00FF467C"/>
    <w:rsid w:val="00FF55C1"/>
    <w:rsid w:val="00FF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C8E68"/>
  <w15:docId w15:val="{0AEF333D-739E-4305-A22C-C194AFE7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lsdException w:name="Intense Reference" w:semiHidden="1"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uiPriority w:val="4"/>
    <w:qFormat/>
    <w:rsid w:val="004310E4"/>
    <w:rPr>
      <w:rFonts w:cstheme="minorHAnsi"/>
    </w:rPr>
  </w:style>
  <w:style w:type="paragraph" w:styleId="Heading1">
    <w:name w:val="heading 1"/>
    <w:basedOn w:val="Heading2"/>
    <w:next w:val="Normal"/>
    <w:link w:val="Heading1Char"/>
    <w:uiPriority w:val="5"/>
    <w:qFormat/>
    <w:rsid w:val="00C51552"/>
    <w:pPr>
      <w:outlineLvl w:val="0"/>
    </w:pPr>
    <w:rPr>
      <w:rFonts w:ascii="Segoe UI" w:hAnsi="Segoe UI" w:cs="Segoe UI"/>
      <w:bCs w:val="0"/>
      <w:color w:val="0779AA"/>
      <w:sz w:val="40"/>
      <w:szCs w:val="40"/>
    </w:rPr>
  </w:style>
  <w:style w:type="paragraph" w:styleId="Heading2">
    <w:name w:val="heading 2"/>
    <w:basedOn w:val="Normal"/>
    <w:next w:val="Normal"/>
    <w:link w:val="Heading2Char"/>
    <w:uiPriority w:val="6"/>
    <w:qFormat/>
    <w:rsid w:val="00C51552"/>
    <w:pPr>
      <w:spacing w:after="120"/>
      <w:outlineLvl w:val="1"/>
    </w:pPr>
    <w:rPr>
      <w:b/>
      <w:bCs/>
      <w:sz w:val="32"/>
      <w:szCs w:val="28"/>
    </w:rPr>
  </w:style>
  <w:style w:type="paragraph" w:styleId="Heading3">
    <w:name w:val="heading 3"/>
    <w:basedOn w:val="Normal"/>
    <w:next w:val="Normal"/>
    <w:link w:val="Heading3Char"/>
    <w:uiPriority w:val="7"/>
    <w:qFormat/>
    <w:rsid w:val="00C51552"/>
    <w:pPr>
      <w:spacing w:after="120"/>
      <w:outlineLvl w:val="2"/>
    </w:pPr>
    <w:rPr>
      <w:b/>
      <w:bCs/>
      <w:sz w:val="28"/>
      <w:szCs w:val="24"/>
    </w:rPr>
  </w:style>
  <w:style w:type="paragraph" w:styleId="Heading4">
    <w:name w:val="heading 4"/>
    <w:basedOn w:val="Normal"/>
    <w:next w:val="Normal"/>
    <w:link w:val="Heading4Char"/>
    <w:uiPriority w:val="8"/>
    <w:qFormat/>
    <w:rsid w:val="00C51552"/>
    <w:pPr>
      <w:spacing w:after="120"/>
      <w:outlineLvl w:val="3"/>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470061"/>
    <w:rPr>
      <w:rFonts w:ascii="Segoe UI" w:hAnsi="Segoe UI" w:cs="Segoe UI"/>
      <w:b/>
      <w:color w:val="0779AA"/>
      <w:sz w:val="40"/>
      <w:szCs w:val="40"/>
    </w:rPr>
  </w:style>
  <w:style w:type="paragraph" w:styleId="Subtitle">
    <w:name w:val="Subtitle"/>
    <w:basedOn w:val="Normal"/>
    <w:next w:val="Normal"/>
    <w:link w:val="SubtitleChar"/>
    <w:uiPriority w:val="1"/>
    <w:qFormat/>
    <w:rsid w:val="006109C5"/>
    <w:pPr>
      <w:numPr>
        <w:ilvl w:val="1"/>
      </w:numPr>
      <w:pBdr>
        <w:bottom w:val="single" w:sz="48" w:space="6" w:color="FFD12E"/>
      </w:pBdr>
    </w:pPr>
    <w:rPr>
      <w:rFonts w:eastAsiaTheme="minorEastAsia"/>
      <w:b/>
      <w:color w:val="0779AA"/>
      <w:spacing w:val="15"/>
      <w:sz w:val="40"/>
      <w:szCs w:val="40"/>
    </w:rPr>
  </w:style>
  <w:style w:type="character" w:customStyle="1" w:styleId="SubtitleChar">
    <w:name w:val="Subtitle Char"/>
    <w:basedOn w:val="DefaultParagraphFont"/>
    <w:link w:val="Subtitle"/>
    <w:uiPriority w:val="1"/>
    <w:rsid w:val="00E67E20"/>
    <w:rPr>
      <w:rFonts w:eastAsiaTheme="minorEastAsia" w:cstheme="minorHAnsi"/>
      <w:b/>
      <w:color w:val="0779AA"/>
      <w:spacing w:val="15"/>
      <w:sz w:val="40"/>
      <w:szCs w:val="40"/>
    </w:rPr>
  </w:style>
  <w:style w:type="paragraph" w:styleId="Title">
    <w:name w:val="Title"/>
    <w:basedOn w:val="Normal"/>
    <w:next w:val="Normal"/>
    <w:link w:val="TitleChar"/>
    <w:qFormat/>
    <w:rsid w:val="006109C5"/>
    <w:pPr>
      <w:spacing w:after="0" w:line="240" w:lineRule="auto"/>
      <w:contextualSpacing/>
    </w:pPr>
    <w:rPr>
      <w:rFonts w:ascii="Segoe UI" w:eastAsiaTheme="majorEastAsia" w:hAnsi="Segoe UI" w:cs="Segoe UI"/>
      <w:b/>
      <w:color w:val="0F426B"/>
      <w:spacing w:val="-10"/>
      <w:kern w:val="28"/>
      <w:sz w:val="56"/>
      <w:szCs w:val="56"/>
    </w:rPr>
  </w:style>
  <w:style w:type="character" w:customStyle="1" w:styleId="TitleChar">
    <w:name w:val="Title Char"/>
    <w:basedOn w:val="DefaultParagraphFont"/>
    <w:link w:val="Title"/>
    <w:rsid w:val="00E67E20"/>
    <w:rPr>
      <w:rFonts w:ascii="Segoe UI" w:eastAsiaTheme="majorEastAsia" w:hAnsi="Segoe UI" w:cs="Segoe UI"/>
      <w:b/>
      <w:color w:val="0F426B"/>
      <w:spacing w:val="-10"/>
      <w:kern w:val="28"/>
      <w:sz w:val="56"/>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6"/>
    <w:rsid w:val="00470061"/>
    <w:rPr>
      <w:rFonts w:cstheme="minorHAnsi"/>
      <w:b/>
      <w:bCs/>
      <w:sz w:val="32"/>
      <w:szCs w:val="28"/>
    </w:rPr>
  </w:style>
  <w:style w:type="paragraph" w:styleId="TOCHeading">
    <w:name w:val="TOC Heading"/>
    <w:basedOn w:val="Normal"/>
    <w:next w:val="Normal"/>
    <w:uiPriority w:val="38"/>
    <w:qFormat/>
    <w:rsid w:val="00984500"/>
    <w:rPr>
      <w:rFonts w:ascii="Segoe UI" w:hAnsi="Segoe UI" w:cs="Segoe UI"/>
      <w:b/>
      <w:bCs/>
      <w:color w:val="0779AA"/>
      <w:sz w:val="40"/>
      <w:szCs w:val="40"/>
    </w:rPr>
  </w:style>
  <w:style w:type="paragraph" w:styleId="TOC2">
    <w:name w:val="toc 2"/>
    <w:basedOn w:val="Normal"/>
    <w:next w:val="Normal"/>
    <w:autoRedefine/>
    <w:uiPriority w:val="39"/>
    <w:rsid w:val="00C742EB"/>
    <w:pPr>
      <w:spacing w:after="100"/>
      <w:ind w:left="220"/>
    </w:pPr>
    <w:rPr>
      <w:rFonts w:eastAsiaTheme="minorEastAsia" w:cs="Times New Roman"/>
    </w:rPr>
  </w:style>
  <w:style w:type="paragraph" w:styleId="TOC1">
    <w:name w:val="toc 1"/>
    <w:basedOn w:val="Normal"/>
    <w:next w:val="Normal"/>
    <w:autoRedefine/>
    <w:uiPriority w:val="39"/>
    <w:rsid w:val="00F46E28"/>
    <w:pPr>
      <w:spacing w:after="100"/>
    </w:pPr>
    <w:rPr>
      <w:rFonts w:eastAsiaTheme="minorEastAsia"/>
      <w:b/>
    </w:rPr>
  </w:style>
  <w:style w:type="paragraph" w:styleId="TOC3">
    <w:name w:val="toc 3"/>
    <w:basedOn w:val="Normal"/>
    <w:next w:val="Normal"/>
    <w:autoRedefine/>
    <w:uiPriority w:val="39"/>
    <w:rsid w:val="00C742EB"/>
    <w:pPr>
      <w:spacing w:after="100"/>
      <w:ind w:left="440"/>
    </w:pPr>
    <w:rPr>
      <w:rFonts w:eastAsiaTheme="minorEastAsia" w:cs="Times New Roman"/>
    </w:rPr>
  </w:style>
  <w:style w:type="character" w:customStyle="1" w:styleId="Heading3Char">
    <w:name w:val="Heading 3 Char"/>
    <w:basedOn w:val="DefaultParagraphFont"/>
    <w:link w:val="Heading3"/>
    <w:uiPriority w:val="7"/>
    <w:rsid w:val="00470061"/>
    <w:rPr>
      <w:rFonts w:cstheme="minorHAnsi"/>
      <w:b/>
      <w:bCs/>
      <w:sz w:val="28"/>
      <w:szCs w:val="24"/>
    </w:rPr>
  </w:style>
  <w:style w:type="character" w:styleId="Hyperlink">
    <w:name w:val="Hyperlink"/>
    <w:basedOn w:val="DefaultParagraphFont"/>
    <w:uiPriority w:val="99"/>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semiHidden/>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3BC"/>
    <w:rPr>
      <w:rFonts w:cstheme="minorHAnsi"/>
    </w:rPr>
  </w:style>
  <w:style w:type="paragraph" w:styleId="Footer">
    <w:name w:val="footer"/>
    <w:basedOn w:val="Normal"/>
    <w:link w:val="FooterChar"/>
    <w:uiPriority w:val="30"/>
    <w:rsid w:val="000A1A65"/>
    <w:pPr>
      <w:tabs>
        <w:tab w:val="center" w:pos="4680"/>
        <w:tab w:val="right" w:pos="9360"/>
      </w:tabs>
      <w:spacing w:after="0" w:line="240" w:lineRule="auto"/>
    </w:pPr>
    <w:rPr>
      <w:noProof/>
      <w:sz w:val="20"/>
      <w:szCs w:val="20"/>
    </w:rPr>
  </w:style>
  <w:style w:type="character" w:customStyle="1" w:styleId="FooterChar">
    <w:name w:val="Footer Char"/>
    <w:basedOn w:val="DefaultParagraphFont"/>
    <w:link w:val="Footer"/>
    <w:uiPriority w:val="30"/>
    <w:rsid w:val="000F534B"/>
    <w:rPr>
      <w:rFonts w:cstheme="minorHAnsi"/>
      <w:noProof/>
      <w:sz w:val="20"/>
      <w:szCs w:val="20"/>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7"/>
    <w:semiHidden/>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7"/>
    <w:semiHidden/>
    <w:rsid w:val="00470061"/>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99"/>
    <w:semiHidden/>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99"/>
    <w:semiHidden/>
    <w:rsid w:val="00AE3B00"/>
    <w:rPr>
      <w:rFonts w:cstheme="minorHAnsi"/>
      <w:b/>
      <w:i/>
      <w:iCs/>
      <w:color w:val="5B9BD5" w:themeColor="accent1"/>
      <w:sz w:val="28"/>
    </w:rPr>
  </w:style>
  <w:style w:type="character" w:styleId="IntenseEmphasis">
    <w:name w:val="Intense Emphasis"/>
    <w:basedOn w:val="DefaultParagraphFont"/>
    <w:uiPriority w:val="21"/>
    <w:semiHidden/>
    <w:qFormat/>
    <w:rsid w:val="00982291"/>
    <w:rPr>
      <w:i/>
      <w:iCs/>
      <w:color w:val="5B9BD5" w:themeColor="accent1"/>
    </w:rPr>
  </w:style>
  <w:style w:type="character" w:styleId="BookTitle">
    <w:name w:val="Book Title"/>
    <w:basedOn w:val="DefaultParagraphFont"/>
    <w:uiPriority w:val="33"/>
    <w:semiHidden/>
    <w:qFormat/>
    <w:rsid w:val="00426C5D"/>
    <w:rPr>
      <w:b/>
      <w:bCs/>
      <w:i/>
      <w:iCs/>
      <w:spacing w:val="5"/>
    </w:rPr>
  </w:style>
  <w:style w:type="paragraph" w:customStyle="1" w:styleId="Publicationdate">
    <w:name w:val="Publication date"/>
    <w:basedOn w:val="Normal"/>
    <w:uiPriority w:val="2"/>
    <w:qFormat/>
    <w:rsid w:val="00141743"/>
    <w:rPr>
      <w:sz w:val="24"/>
      <w:szCs w:val="28"/>
    </w:rPr>
  </w:style>
  <w:style w:type="paragraph" w:styleId="ListParagraph">
    <w:name w:val="List Paragraph"/>
    <w:basedOn w:val="Normal"/>
    <w:uiPriority w:val="34"/>
    <w:semiHidden/>
    <w:qFormat/>
    <w:rsid w:val="00653001"/>
    <w:pPr>
      <w:ind w:left="720"/>
      <w:contextualSpacing/>
    </w:pPr>
  </w:style>
  <w:style w:type="table" w:styleId="GridTable4-Accent6">
    <w:name w:val="Grid Table 4 Accent 6"/>
    <w:basedOn w:val="TableNormal"/>
    <w:uiPriority w:val="49"/>
    <w:rsid w:val="00BD04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243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5C65F7"/>
    <w:rPr>
      <w:sz w:val="16"/>
      <w:szCs w:val="16"/>
    </w:rPr>
  </w:style>
  <w:style w:type="paragraph" w:styleId="CommentText">
    <w:name w:val="annotation text"/>
    <w:basedOn w:val="Normal"/>
    <w:link w:val="CommentTextChar"/>
    <w:uiPriority w:val="99"/>
    <w:semiHidden/>
    <w:rsid w:val="005C65F7"/>
    <w:pPr>
      <w:spacing w:line="240" w:lineRule="auto"/>
    </w:pPr>
    <w:rPr>
      <w:sz w:val="20"/>
      <w:szCs w:val="20"/>
    </w:rPr>
  </w:style>
  <w:style w:type="character" w:customStyle="1" w:styleId="CommentTextChar">
    <w:name w:val="Comment Text Char"/>
    <w:basedOn w:val="DefaultParagraphFont"/>
    <w:link w:val="CommentText"/>
    <w:uiPriority w:val="99"/>
    <w:semiHidden/>
    <w:rsid w:val="008473BC"/>
    <w:rPr>
      <w:rFonts w:cstheme="minorHAnsi"/>
      <w:sz w:val="20"/>
      <w:szCs w:val="20"/>
    </w:rPr>
  </w:style>
  <w:style w:type="character" w:customStyle="1" w:styleId="Heading4Char">
    <w:name w:val="Heading 4 Char"/>
    <w:basedOn w:val="DefaultParagraphFont"/>
    <w:link w:val="Heading4"/>
    <w:uiPriority w:val="8"/>
    <w:rsid w:val="00470061"/>
    <w:rPr>
      <w:rFonts w:cstheme="minorHAnsi"/>
      <w:b/>
      <w:bCs/>
      <w:sz w:val="24"/>
    </w:rPr>
  </w:style>
  <w:style w:type="paragraph" w:styleId="CommentSubject">
    <w:name w:val="annotation subject"/>
    <w:basedOn w:val="CommentText"/>
    <w:next w:val="CommentText"/>
    <w:link w:val="CommentSubjectChar"/>
    <w:uiPriority w:val="99"/>
    <w:semiHidden/>
    <w:unhideWhenUsed/>
    <w:rsid w:val="004254A7"/>
    <w:rPr>
      <w:b/>
      <w:bCs/>
    </w:rPr>
  </w:style>
  <w:style w:type="paragraph" w:customStyle="1" w:styleId="CivilRightsstatement">
    <w:name w:val="Civil Rights statement"/>
    <w:basedOn w:val="Normal"/>
    <w:uiPriority w:val="3"/>
    <w:qFormat/>
    <w:rsid w:val="0014219C"/>
    <w:pPr>
      <w:pBdr>
        <w:top w:val="single" w:sz="24" w:space="6" w:color="FFC000" w:themeColor="accent4"/>
      </w:pBdr>
    </w:pPr>
    <w:rPr>
      <w:sz w:val="20"/>
      <w:szCs w:val="20"/>
    </w:rPr>
  </w:style>
  <w:style w:type="paragraph" w:styleId="Quote">
    <w:name w:val="Quote"/>
    <w:basedOn w:val="Normal"/>
    <w:next w:val="Normal"/>
    <w:link w:val="QuoteChar"/>
    <w:uiPriority w:val="28"/>
    <w:qFormat/>
    <w:rsid w:val="001F02D2"/>
    <w:rPr>
      <w:rFonts w:ascii="Segoe UI Semilight" w:hAnsi="Segoe UI Semilight" w:cs="Segoe UI Semilight"/>
      <w:color w:val="007B55"/>
      <w:sz w:val="32"/>
      <w:szCs w:val="32"/>
    </w:rPr>
  </w:style>
  <w:style w:type="character" w:customStyle="1" w:styleId="QuoteChar">
    <w:name w:val="Quote Char"/>
    <w:basedOn w:val="DefaultParagraphFont"/>
    <w:link w:val="Quote"/>
    <w:uiPriority w:val="28"/>
    <w:rsid w:val="004310E4"/>
    <w:rPr>
      <w:rFonts w:ascii="Segoe UI Semilight" w:hAnsi="Segoe UI Semilight" w:cs="Segoe UI Semilight"/>
      <w:color w:val="007B55"/>
      <w:sz w:val="32"/>
      <w:szCs w:val="32"/>
    </w:rPr>
  </w:style>
  <w:style w:type="paragraph" w:customStyle="1" w:styleId="Photocaption">
    <w:name w:val="Photo caption"/>
    <w:basedOn w:val="Normal"/>
    <w:uiPriority w:val="12"/>
    <w:qFormat/>
    <w:rsid w:val="00981E2C"/>
    <w:rPr>
      <w:sz w:val="18"/>
      <w:szCs w:val="18"/>
    </w:rPr>
  </w:style>
  <w:style w:type="character" w:styleId="UnresolvedMention">
    <w:name w:val="Unresolved Mention"/>
    <w:basedOn w:val="DefaultParagraphFont"/>
    <w:uiPriority w:val="99"/>
    <w:semiHidden/>
    <w:unhideWhenUsed/>
    <w:rsid w:val="00A45D3A"/>
    <w:rPr>
      <w:color w:val="605E5C"/>
      <w:shd w:val="clear" w:color="auto" w:fill="E1DFDD"/>
    </w:rPr>
  </w:style>
  <w:style w:type="character" w:customStyle="1" w:styleId="CommentSubjectChar">
    <w:name w:val="Comment Subject Char"/>
    <w:basedOn w:val="CommentTextChar"/>
    <w:link w:val="CommentSubject"/>
    <w:uiPriority w:val="99"/>
    <w:semiHidden/>
    <w:rsid w:val="004254A7"/>
    <w:rPr>
      <w:rFonts w:ascii="Cambria" w:hAnsi="Cambria" w:cstheme="minorHAnsi"/>
      <w:b/>
      <w:bCs/>
      <w:sz w:val="20"/>
      <w:szCs w:val="20"/>
    </w:rPr>
  </w:style>
  <w:style w:type="paragraph" w:customStyle="1" w:styleId="Literaturecitation">
    <w:name w:val="Literature citation"/>
    <w:basedOn w:val="Normal"/>
    <w:uiPriority w:val="14"/>
    <w:qFormat/>
    <w:rsid w:val="00480A5C"/>
    <w:pPr>
      <w:ind w:left="720" w:hanging="720"/>
    </w:pPr>
  </w:style>
  <w:style w:type="paragraph" w:customStyle="1" w:styleId="Photospacing">
    <w:name w:val="Photo spacing"/>
    <w:basedOn w:val="NoSpacing"/>
    <w:uiPriority w:val="11"/>
    <w:qFormat/>
    <w:rsid w:val="00504CBC"/>
    <w:pPr>
      <w:spacing w:after="120"/>
    </w:pPr>
    <w:rPr>
      <w:noProof/>
    </w:rPr>
  </w:style>
  <w:style w:type="paragraph" w:styleId="FootnoteText">
    <w:name w:val="footnote text"/>
    <w:basedOn w:val="Normal"/>
    <w:link w:val="FootnoteTextChar"/>
    <w:uiPriority w:val="99"/>
    <w:semiHidden/>
    <w:unhideWhenUsed/>
    <w:rsid w:val="00390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0B1C"/>
    <w:rPr>
      <w:rFonts w:cstheme="minorHAnsi"/>
      <w:sz w:val="20"/>
      <w:szCs w:val="20"/>
    </w:rPr>
  </w:style>
  <w:style w:type="character" w:styleId="FootnoteReference">
    <w:name w:val="footnote reference"/>
    <w:basedOn w:val="DefaultParagraphFont"/>
    <w:uiPriority w:val="99"/>
    <w:semiHidden/>
    <w:unhideWhenUsed/>
    <w:rsid w:val="00390B1C"/>
    <w:rPr>
      <w:vertAlign w:val="superscript"/>
    </w:rPr>
  </w:style>
  <w:style w:type="paragraph" w:styleId="Caption">
    <w:name w:val="caption"/>
    <w:aliases w:val="Table and Figure titles"/>
    <w:basedOn w:val="Normal"/>
    <w:next w:val="Normal"/>
    <w:uiPriority w:val="35"/>
    <w:qFormat/>
    <w:rsid w:val="00F22819"/>
    <w:pPr>
      <w:keepNext/>
      <w:spacing w:before="240" w:after="120" w:line="240" w:lineRule="auto"/>
    </w:pPr>
    <w:rPr>
      <w:b/>
      <w:bCs/>
    </w:rPr>
  </w:style>
  <w:style w:type="paragraph" w:customStyle="1" w:styleId="Bodycopy">
    <w:name w:val="Body copy"/>
    <w:uiPriority w:val="1"/>
    <w:semiHidden/>
    <w:qFormat/>
    <w:rsid w:val="00995004"/>
    <w:pPr>
      <w:spacing w:after="360" w:line="360" w:lineRule="atLeast"/>
    </w:pPr>
    <w:rPr>
      <w:rFonts w:ascii="Arial" w:eastAsia="Times New Roman" w:hAnsi="Arial" w:cs="Arial"/>
      <w:color w:val="000000" w:themeColor="text1"/>
      <w:sz w:val="24"/>
      <w:szCs w:val="20"/>
    </w:rPr>
  </w:style>
  <w:style w:type="numbering" w:customStyle="1" w:styleId="XXXXXXXX">
    <w:name w:val="XXXXXXXX"/>
    <w:uiPriority w:val="99"/>
    <w:rsid w:val="00995004"/>
    <w:pPr>
      <w:numPr>
        <w:numId w:val="4"/>
      </w:numPr>
    </w:pPr>
  </w:style>
  <w:style w:type="paragraph" w:customStyle="1" w:styleId="Bullet1">
    <w:name w:val="Bullet 1"/>
    <w:basedOn w:val="Bodycopy"/>
    <w:uiPriority w:val="2"/>
    <w:semiHidden/>
    <w:qFormat/>
    <w:rsid w:val="00995004"/>
    <w:pPr>
      <w:numPr>
        <w:numId w:val="5"/>
      </w:numPr>
      <w:ind w:left="360"/>
      <w:contextualSpacing/>
    </w:pPr>
  </w:style>
  <w:style w:type="table" w:customStyle="1" w:styleId="Table-WDFW">
    <w:name w:val="Table - WDFW"/>
    <w:basedOn w:val="TableProfessional"/>
    <w:uiPriority w:val="99"/>
    <w:rsid w:val="008F0C15"/>
    <w:pPr>
      <w:spacing w:before="60" w:after="60" w:line="240" w:lineRule="auto"/>
    </w:pPr>
    <w:rPr>
      <w:sz w:val="20"/>
      <w:szCs w:val="20"/>
    </w:rPr>
    <w:tblPr>
      <w:tblStyleRowBandSize w:val="1"/>
      <w:tblBorders>
        <w:top w:val="single" w:sz="4" w:space="0" w:color="0F426B"/>
        <w:left w:val="single" w:sz="4" w:space="0" w:color="0F426B"/>
        <w:bottom w:val="single" w:sz="4" w:space="0" w:color="0F426B"/>
        <w:right w:val="single" w:sz="4" w:space="0" w:color="0F426B"/>
        <w:insideH w:val="single" w:sz="4" w:space="0" w:color="0F426B"/>
        <w:insideV w:val="single" w:sz="4" w:space="0" w:color="0F426B"/>
      </w:tblBorders>
    </w:tblPr>
    <w:tcPr>
      <w:shd w:val="clear" w:color="auto" w:fill="auto"/>
    </w:tcPr>
    <w:tblStylePr w:type="firstRow">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b/>
        <w:bCs/>
        <w:color w:val="FFFFFF" w:themeColor="background1"/>
        <w:sz w:val="22"/>
      </w:rPr>
      <w:tblPr/>
      <w:trPr>
        <w:cantSplit/>
        <w:tblHeader/>
      </w:trPr>
      <w:tcPr>
        <w:tcBorders>
          <w:top w:val="single" w:sz="4" w:space="0" w:color="FFFFFF" w:themeColor="background1"/>
          <w:left w:val="single" w:sz="4" w:space="0" w:color="0F426B"/>
          <w:bottom w:val="nil"/>
          <w:right w:val="nil"/>
          <w:insideH w:val="nil"/>
          <w:insideV w:val="single" w:sz="4" w:space="0" w:color="FFFFFF" w:themeColor="background1"/>
          <w:tl2br w:val="none" w:sz="0" w:space="0" w:color="auto"/>
          <w:tr2bl w:val="none" w:sz="0" w:space="0" w:color="auto"/>
        </w:tcBorders>
        <w:shd w:val="clear" w:color="auto" w:fill="0F426B"/>
      </w:tcPr>
    </w:tblStylePr>
    <w:tblStylePr w:type="lastRow">
      <w:rPr>
        <w:rFonts w:asciiTheme="minorHAnsi" w:hAnsiTheme="minorHAnsi"/>
        <w:sz w:val="20"/>
      </w:rPr>
    </w:tblStylePr>
    <w:tblStylePr w:type="band1Horz">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sz w:val="20"/>
      </w:r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auto"/>
      </w:tcPr>
    </w:tblStylePr>
    <w:tblStylePr w:type="band2Horz">
      <w:pPr>
        <w:wordWrap/>
        <w:spacing w:beforeLines="0" w:before="60" w:beforeAutospacing="0" w:afterLines="0" w:after="60" w:afterAutospacing="0" w:line="240" w:lineRule="auto"/>
        <w:ind w:leftChars="0" w:left="43" w:rightChars="0" w:right="43"/>
        <w:contextualSpacing w:val="0"/>
      </w:p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D9D9D9" w:themeFill="background1" w:themeFillShade="D9"/>
      </w:tcPr>
    </w:tblStylePr>
    <w:tblStylePr w:type="seCell">
      <w:pPr>
        <w:wordWrap/>
        <w:spacing w:afterLines="0" w:after="240" w:afterAutospacing="0"/>
        <w:contextualSpacing w:val="0"/>
      </w:pPr>
    </w:tblStylePr>
  </w:style>
  <w:style w:type="table" w:styleId="TableProfessional">
    <w:name w:val="Table Professional"/>
    <w:basedOn w:val="TableNormal"/>
    <w:uiPriority w:val="99"/>
    <w:semiHidden/>
    <w:unhideWhenUsed/>
    <w:rsid w:val="00120E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aliases w:val="TOC Tables and Figures"/>
    <w:basedOn w:val="Normal"/>
    <w:next w:val="Normal"/>
    <w:uiPriority w:val="99"/>
    <w:unhideWhenUsed/>
    <w:rsid w:val="00170EF7"/>
    <w:pPr>
      <w:spacing w:after="0"/>
    </w:pPr>
  </w:style>
  <w:style w:type="paragraph" w:styleId="Revision">
    <w:name w:val="Revision"/>
    <w:hidden/>
    <w:uiPriority w:val="99"/>
    <w:semiHidden/>
    <w:rsid w:val="008971A5"/>
    <w:pPr>
      <w:spacing w:after="0" w:line="240" w:lineRule="auto"/>
    </w:pPr>
    <w:rPr>
      <w:rFonts w:cstheme="minorHAnsi"/>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971056830">
      <w:bodyDiv w:val="1"/>
      <w:marLeft w:val="0"/>
      <w:marRight w:val="0"/>
      <w:marTop w:val="0"/>
      <w:marBottom w:val="0"/>
      <w:divBdr>
        <w:top w:val="none" w:sz="0" w:space="0" w:color="auto"/>
        <w:left w:val="none" w:sz="0" w:space="0" w:color="auto"/>
        <w:bottom w:val="none" w:sz="0" w:space="0" w:color="auto"/>
        <w:right w:val="none" w:sz="0" w:space="0" w:color="auto"/>
      </w:divBdr>
      <w:divsChild>
        <w:div w:id="2127846088">
          <w:marLeft w:val="0"/>
          <w:marRight w:val="0"/>
          <w:marTop w:val="0"/>
          <w:marBottom w:val="0"/>
          <w:divBdr>
            <w:top w:val="none" w:sz="0" w:space="0" w:color="auto"/>
            <w:left w:val="none" w:sz="0" w:space="0" w:color="auto"/>
            <w:bottom w:val="single" w:sz="6" w:space="4" w:color="DDDDDD"/>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hyperlink" Target="https://doi.org/10.1139/cjfas-2017-0335"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Bethany.Craig@dfw.wa.gov" TargetMode="External"/><Relationship Id="rId12" Type="http://schemas.openxmlformats.org/officeDocument/2006/relationships/image" Target="media/image4.jpg"/><Relationship Id="rId17" Type="http://schemas.microsoft.com/office/2018/08/relationships/commentsExtensible" Target="commentsExtensible.xml"/><Relationship Id="rId25" Type="http://schemas.openxmlformats.org/officeDocument/2006/relationships/image" Target="media/image13.png"/><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2.png"/><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footer" Target="footer1.xml"/><Relationship Id="rId30" Type="http://schemas.microsoft.com/office/2011/relationships/people" Target="people.xml"/></Relationships>
</file>

<file path=word/_rels/footer2.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wdfw_report (1).dotx</Template>
  <TotalTime>432</TotalTime>
  <Pages>27</Pages>
  <Words>7510</Words>
  <Characters>42808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50218</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See, Kevin (DFW)</cp:lastModifiedBy>
  <cp:revision>104</cp:revision>
  <dcterms:created xsi:type="dcterms:W3CDTF">2024-04-19T21:38:00Z</dcterms:created>
  <dcterms:modified xsi:type="dcterms:W3CDTF">2024-04-22T22:18:00Z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April 17, 2024</vt:lpwstr>
  </property>
  <property fmtid="{D5CDD505-2E9C-101B-9397-08002B2CF9AE}" pid="5" name="output">
    <vt:lpwstr/>
  </property>
  <property fmtid="{D5CDD505-2E9C-101B-9397-08002B2CF9AE}" pid="6" name="subtitle">
    <vt:lpwstr>2019 - 2023</vt:lpwstr>
  </property>
  <property fmtid="{D5CDD505-2E9C-101B-9397-08002B2CF9AE}" pid="7" name="MSIP_Label_45011977-b912-4387-97a4-f4c94a801377_Enabled">
    <vt:lpwstr>true</vt:lpwstr>
  </property>
  <property fmtid="{D5CDD505-2E9C-101B-9397-08002B2CF9AE}" pid="8" name="MSIP_Label_45011977-b912-4387-97a4-f4c94a801377_SetDate">
    <vt:lpwstr>2024-04-17T22:02:43Z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e527c5e5-f1e3-4afc-84d4-bb8e1cd94aa4</vt:lpwstr>
  </property>
  <property fmtid="{D5CDD505-2E9C-101B-9397-08002B2CF9AE}" pid="13" name="MSIP_Label_45011977-b912-4387-97a4-f4c94a801377_ContentBits">
    <vt:lpwstr>0</vt:lpwstr>
  </property>
</Properties>
</file>