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F57D12" w14:textId="77777777" w:rsidR="00BD5912" w:rsidRDefault="00AC559F">
      <w:pPr>
        <w:pStyle w:val="Title"/>
      </w:pPr>
      <w:r>
        <w:t>Dungeness River Winter Steelhead SONAR-based Escapement Estimates</w:t>
      </w:r>
    </w:p>
    <w:p w14:paraId="1CF57D13" w14:textId="77777777" w:rsidR="00BD5912" w:rsidRDefault="00AC559F">
      <w:pPr>
        <w:pStyle w:val="Subtitle"/>
      </w:pPr>
      <w:r>
        <w:t>2019 - 2023</w:t>
      </w:r>
    </w:p>
    <w:p w14:paraId="1CF57D14" w14:textId="77777777" w:rsidR="00BD5912" w:rsidRDefault="00AC559F">
      <w:r>
        <w:t>Bethany Craig</w:t>
      </w:r>
      <w:proofErr w:type="gramStart"/>
      <w:r>
        <w:rPr>
          <w:vertAlign w:val="superscript"/>
        </w:rPr>
        <w:t>1,✉</w:t>
      </w:r>
      <w:proofErr w:type="gramEnd"/>
      <w:r>
        <w:t>, Kevin See</w:t>
      </w:r>
      <w:r>
        <w:rPr>
          <w:vertAlign w:val="superscript"/>
        </w:rPr>
        <w:t>1</w:t>
      </w:r>
      <w:r>
        <w:t>, and Joseph Anderson</w:t>
      </w:r>
      <w:r>
        <w:rPr>
          <w:vertAlign w:val="superscript"/>
        </w:rPr>
        <w:t>1</w:t>
      </w:r>
    </w:p>
    <w:p w14:paraId="1CF57D15" w14:textId="77777777" w:rsidR="00BD5912" w:rsidRDefault="00AC559F">
      <w:r>
        <w:t>July 12, 2024</w:t>
      </w:r>
    </w:p>
    <w:sdt>
      <w:sdtPr>
        <w:rPr>
          <w:rFonts w:asciiTheme="minorHAnsi" w:hAnsiTheme="minorHAnsi" w:cstheme="minorHAnsi"/>
          <w:b w:val="0"/>
          <w:bCs w:val="0"/>
          <w:color w:val="auto"/>
          <w:sz w:val="22"/>
          <w:szCs w:val="22"/>
        </w:rPr>
        <w:id w:val="-369224387"/>
        <w:docPartObj>
          <w:docPartGallery w:val="Table of Contents"/>
          <w:docPartUnique/>
        </w:docPartObj>
      </w:sdtPr>
      <w:sdtEndPr/>
      <w:sdtContent>
        <w:p w14:paraId="1CF57D16" w14:textId="77777777" w:rsidR="00BD5912" w:rsidRDefault="00AC559F">
          <w:pPr>
            <w:pStyle w:val="TOCHeading"/>
          </w:pPr>
          <w:r>
            <w:t>Table of Contents</w:t>
          </w:r>
        </w:p>
        <w:p w14:paraId="113FDBB9" w14:textId="24938075" w:rsidR="00C7676E" w:rsidRDefault="00AC559F">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71677868" w:history="1">
            <w:r w:rsidR="00C7676E" w:rsidRPr="00951020">
              <w:rPr>
                <w:rStyle w:val="Hyperlink"/>
                <w:noProof/>
              </w:rPr>
              <w:t>1</w:t>
            </w:r>
            <w:r w:rsidR="00C7676E">
              <w:rPr>
                <w:rFonts w:cstheme="minorBidi"/>
                <w:b w:val="0"/>
                <w:noProof/>
                <w:kern w:val="2"/>
                <w:sz w:val="24"/>
                <w:szCs w:val="24"/>
                <w14:ligatures w14:val="standardContextual"/>
              </w:rPr>
              <w:tab/>
            </w:r>
            <w:r w:rsidR="00C7676E" w:rsidRPr="00951020">
              <w:rPr>
                <w:rStyle w:val="Hyperlink"/>
                <w:noProof/>
              </w:rPr>
              <w:t>Executive Summary</w:t>
            </w:r>
            <w:r w:rsidR="00C7676E">
              <w:rPr>
                <w:noProof/>
                <w:webHidden/>
              </w:rPr>
              <w:tab/>
            </w:r>
            <w:r w:rsidR="00C7676E">
              <w:rPr>
                <w:noProof/>
                <w:webHidden/>
              </w:rPr>
              <w:fldChar w:fldCharType="begin"/>
            </w:r>
            <w:r w:rsidR="00C7676E">
              <w:rPr>
                <w:noProof/>
                <w:webHidden/>
              </w:rPr>
              <w:instrText xml:space="preserve"> PAGEREF _Toc171677868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59DD0892" w14:textId="0ADB55AD" w:rsidR="00C7676E" w:rsidRDefault="00992EAA">
          <w:pPr>
            <w:pStyle w:val="TOC1"/>
            <w:tabs>
              <w:tab w:val="left" w:pos="440"/>
              <w:tab w:val="right" w:leader="dot" w:pos="9350"/>
            </w:tabs>
            <w:rPr>
              <w:rFonts w:cstheme="minorBidi"/>
              <w:b w:val="0"/>
              <w:noProof/>
              <w:kern w:val="2"/>
              <w:sz w:val="24"/>
              <w:szCs w:val="24"/>
              <w14:ligatures w14:val="standardContextual"/>
            </w:rPr>
          </w:pPr>
          <w:hyperlink w:anchor="_Toc171677869" w:history="1">
            <w:r w:rsidR="00C7676E" w:rsidRPr="00951020">
              <w:rPr>
                <w:rStyle w:val="Hyperlink"/>
                <w:noProof/>
              </w:rPr>
              <w:t>2</w:t>
            </w:r>
            <w:r w:rsidR="00C7676E">
              <w:rPr>
                <w:rFonts w:cstheme="minorBidi"/>
                <w:b w:val="0"/>
                <w:noProof/>
                <w:kern w:val="2"/>
                <w:sz w:val="24"/>
                <w:szCs w:val="24"/>
                <w14:ligatures w14:val="standardContextual"/>
              </w:rPr>
              <w:tab/>
            </w:r>
            <w:r w:rsidR="00C7676E" w:rsidRPr="00951020">
              <w:rPr>
                <w:rStyle w:val="Hyperlink"/>
                <w:noProof/>
              </w:rPr>
              <w:t>Introduction</w:t>
            </w:r>
            <w:r w:rsidR="00C7676E">
              <w:rPr>
                <w:noProof/>
                <w:webHidden/>
              </w:rPr>
              <w:tab/>
            </w:r>
            <w:r w:rsidR="00C7676E">
              <w:rPr>
                <w:noProof/>
                <w:webHidden/>
              </w:rPr>
              <w:fldChar w:fldCharType="begin"/>
            </w:r>
            <w:r w:rsidR="00C7676E">
              <w:rPr>
                <w:noProof/>
                <w:webHidden/>
              </w:rPr>
              <w:instrText xml:space="preserve"> PAGEREF _Toc171677869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0F9EA401" w14:textId="2BF3E195" w:rsidR="00C7676E" w:rsidRDefault="00992EAA">
          <w:pPr>
            <w:pStyle w:val="TOC1"/>
            <w:tabs>
              <w:tab w:val="left" w:pos="440"/>
              <w:tab w:val="right" w:leader="dot" w:pos="9350"/>
            </w:tabs>
            <w:rPr>
              <w:rFonts w:cstheme="minorBidi"/>
              <w:b w:val="0"/>
              <w:noProof/>
              <w:kern w:val="2"/>
              <w:sz w:val="24"/>
              <w:szCs w:val="24"/>
              <w14:ligatures w14:val="standardContextual"/>
            </w:rPr>
          </w:pPr>
          <w:hyperlink w:anchor="_Toc171677870" w:history="1">
            <w:r w:rsidR="00C7676E" w:rsidRPr="00951020">
              <w:rPr>
                <w:rStyle w:val="Hyperlink"/>
                <w:noProof/>
              </w:rPr>
              <w:t>3</w:t>
            </w:r>
            <w:r w:rsidR="00C7676E">
              <w:rPr>
                <w:rFonts w:cstheme="minorBidi"/>
                <w:b w:val="0"/>
                <w:noProof/>
                <w:kern w:val="2"/>
                <w:sz w:val="24"/>
                <w:szCs w:val="24"/>
                <w14:ligatures w14:val="standardContextual"/>
              </w:rPr>
              <w:tab/>
            </w:r>
            <w:r w:rsidR="00C7676E" w:rsidRPr="00951020">
              <w:rPr>
                <w:rStyle w:val="Hyperlink"/>
                <w:noProof/>
              </w:rPr>
              <w:t>Methods</w:t>
            </w:r>
            <w:r w:rsidR="00C7676E">
              <w:rPr>
                <w:noProof/>
                <w:webHidden/>
              </w:rPr>
              <w:tab/>
            </w:r>
            <w:r w:rsidR="00C7676E">
              <w:rPr>
                <w:noProof/>
                <w:webHidden/>
              </w:rPr>
              <w:fldChar w:fldCharType="begin"/>
            </w:r>
            <w:r w:rsidR="00C7676E">
              <w:rPr>
                <w:noProof/>
                <w:webHidden/>
              </w:rPr>
              <w:instrText xml:space="preserve"> PAGEREF _Toc171677870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54068178" w14:textId="200F2647"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71" w:history="1">
            <w:r w:rsidR="00C7676E" w:rsidRPr="00951020">
              <w:rPr>
                <w:rStyle w:val="Hyperlink"/>
                <w:noProof/>
              </w:rPr>
              <w:t>3.1</w:t>
            </w:r>
            <w:r w:rsidR="00C7676E">
              <w:rPr>
                <w:rFonts w:cstheme="minorBidi"/>
                <w:noProof/>
                <w:kern w:val="2"/>
                <w:sz w:val="24"/>
                <w:szCs w:val="24"/>
                <w14:ligatures w14:val="standardContextual"/>
              </w:rPr>
              <w:tab/>
            </w:r>
            <w:r w:rsidR="00C7676E" w:rsidRPr="00951020">
              <w:rPr>
                <w:rStyle w:val="Hyperlink"/>
                <w:noProof/>
              </w:rPr>
              <w:t>SONAR operation</w:t>
            </w:r>
            <w:r w:rsidR="00C7676E">
              <w:rPr>
                <w:noProof/>
                <w:webHidden/>
              </w:rPr>
              <w:tab/>
            </w:r>
            <w:r w:rsidR="00C7676E">
              <w:rPr>
                <w:noProof/>
                <w:webHidden/>
              </w:rPr>
              <w:fldChar w:fldCharType="begin"/>
            </w:r>
            <w:r w:rsidR="00C7676E">
              <w:rPr>
                <w:noProof/>
                <w:webHidden/>
              </w:rPr>
              <w:instrText xml:space="preserve"> PAGEREF _Toc171677871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18A1C0E6" w14:textId="118A4B75"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72" w:history="1">
            <w:r w:rsidR="00C7676E" w:rsidRPr="00951020">
              <w:rPr>
                <w:rStyle w:val="Hyperlink"/>
                <w:noProof/>
              </w:rPr>
              <w:t>3.2</w:t>
            </w:r>
            <w:r w:rsidR="00C7676E">
              <w:rPr>
                <w:rFonts w:cstheme="minorBidi"/>
                <w:noProof/>
                <w:kern w:val="2"/>
                <w:sz w:val="24"/>
                <w:szCs w:val="24"/>
                <w14:ligatures w14:val="standardContextual"/>
              </w:rPr>
              <w:tab/>
            </w:r>
            <w:r w:rsidR="00C7676E" w:rsidRPr="00951020">
              <w:rPr>
                <w:rStyle w:val="Hyperlink"/>
                <w:noProof/>
              </w:rPr>
              <w:t>Data Processing</w:t>
            </w:r>
            <w:r w:rsidR="00C7676E">
              <w:rPr>
                <w:noProof/>
                <w:webHidden/>
              </w:rPr>
              <w:tab/>
            </w:r>
            <w:r w:rsidR="00C7676E">
              <w:rPr>
                <w:noProof/>
                <w:webHidden/>
              </w:rPr>
              <w:fldChar w:fldCharType="begin"/>
            </w:r>
            <w:r w:rsidR="00C7676E">
              <w:rPr>
                <w:noProof/>
                <w:webHidden/>
              </w:rPr>
              <w:instrText xml:space="preserve"> PAGEREF _Toc171677872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1071E50A" w14:textId="0A9014DB"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73" w:history="1">
            <w:r w:rsidR="00C7676E" w:rsidRPr="00951020">
              <w:rPr>
                <w:rStyle w:val="Hyperlink"/>
                <w:noProof/>
              </w:rPr>
              <w:t>3.3</w:t>
            </w:r>
            <w:r w:rsidR="00C7676E">
              <w:rPr>
                <w:rFonts w:cstheme="minorBidi"/>
                <w:noProof/>
                <w:kern w:val="2"/>
                <w:sz w:val="24"/>
                <w:szCs w:val="24"/>
                <w14:ligatures w14:val="standardContextual"/>
              </w:rPr>
              <w:tab/>
            </w:r>
            <w:r w:rsidR="00C7676E" w:rsidRPr="00951020">
              <w:rPr>
                <w:rStyle w:val="Hyperlink"/>
                <w:noProof/>
              </w:rPr>
              <w:t>Data Reviewer Comparison</w:t>
            </w:r>
            <w:r w:rsidR="00C7676E">
              <w:rPr>
                <w:noProof/>
                <w:webHidden/>
              </w:rPr>
              <w:tab/>
            </w:r>
            <w:r w:rsidR="00C7676E">
              <w:rPr>
                <w:noProof/>
                <w:webHidden/>
              </w:rPr>
              <w:fldChar w:fldCharType="begin"/>
            </w:r>
            <w:r w:rsidR="00C7676E">
              <w:rPr>
                <w:noProof/>
                <w:webHidden/>
              </w:rPr>
              <w:instrText xml:space="preserve"> PAGEREF _Toc171677873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7C6C6DEC" w14:textId="58F44FB3"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74" w:history="1">
            <w:r w:rsidR="00C7676E" w:rsidRPr="00951020">
              <w:rPr>
                <w:rStyle w:val="Hyperlink"/>
                <w:noProof/>
              </w:rPr>
              <w:t>3.4</w:t>
            </w:r>
            <w:r w:rsidR="00C7676E">
              <w:rPr>
                <w:rFonts w:cstheme="minorBidi"/>
                <w:noProof/>
                <w:kern w:val="2"/>
                <w:sz w:val="24"/>
                <w:szCs w:val="24"/>
                <w14:ligatures w14:val="standardContextual"/>
              </w:rPr>
              <w:tab/>
            </w:r>
            <w:r w:rsidR="00C7676E" w:rsidRPr="00951020">
              <w:rPr>
                <w:rStyle w:val="Hyperlink"/>
                <w:noProof/>
              </w:rPr>
              <w:t>Species Composition Sampling</w:t>
            </w:r>
            <w:r w:rsidR="00C7676E">
              <w:rPr>
                <w:noProof/>
                <w:webHidden/>
              </w:rPr>
              <w:tab/>
            </w:r>
            <w:r w:rsidR="00C7676E">
              <w:rPr>
                <w:noProof/>
                <w:webHidden/>
              </w:rPr>
              <w:fldChar w:fldCharType="begin"/>
            </w:r>
            <w:r w:rsidR="00C7676E">
              <w:rPr>
                <w:noProof/>
                <w:webHidden/>
              </w:rPr>
              <w:instrText xml:space="preserve"> PAGEREF _Toc171677874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66C1E6E6" w14:textId="058167E3"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75" w:history="1">
            <w:r w:rsidR="00C7676E" w:rsidRPr="00951020">
              <w:rPr>
                <w:rStyle w:val="Hyperlink"/>
                <w:noProof/>
              </w:rPr>
              <w:t>3.5</w:t>
            </w:r>
            <w:r w:rsidR="00C7676E">
              <w:rPr>
                <w:rFonts w:cstheme="minorBidi"/>
                <w:noProof/>
                <w:kern w:val="2"/>
                <w:sz w:val="24"/>
                <w:szCs w:val="24"/>
                <w14:ligatures w14:val="standardContextual"/>
              </w:rPr>
              <w:tab/>
            </w:r>
            <w:r w:rsidR="00C7676E" w:rsidRPr="00951020">
              <w:rPr>
                <w:rStyle w:val="Hyperlink"/>
                <w:noProof/>
              </w:rPr>
              <w:t>Determining Species</w:t>
            </w:r>
            <w:r w:rsidR="00C7676E">
              <w:rPr>
                <w:noProof/>
                <w:webHidden/>
              </w:rPr>
              <w:tab/>
            </w:r>
            <w:r w:rsidR="00C7676E">
              <w:rPr>
                <w:noProof/>
                <w:webHidden/>
              </w:rPr>
              <w:fldChar w:fldCharType="begin"/>
            </w:r>
            <w:r w:rsidR="00C7676E">
              <w:rPr>
                <w:noProof/>
                <w:webHidden/>
              </w:rPr>
              <w:instrText xml:space="preserve"> PAGEREF _Toc171677875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37C4029C" w14:textId="2C5D3A91"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76" w:history="1">
            <w:r w:rsidR="00C7676E" w:rsidRPr="00951020">
              <w:rPr>
                <w:rStyle w:val="Hyperlink"/>
                <w:noProof/>
              </w:rPr>
              <w:t>3.6</w:t>
            </w:r>
            <w:r w:rsidR="00C7676E">
              <w:rPr>
                <w:rFonts w:cstheme="minorBidi"/>
                <w:noProof/>
                <w:kern w:val="2"/>
                <w:sz w:val="24"/>
                <w:szCs w:val="24"/>
                <w14:ligatures w14:val="standardContextual"/>
              </w:rPr>
              <w:tab/>
            </w:r>
            <w:r w:rsidR="00C7676E" w:rsidRPr="00951020">
              <w:rPr>
                <w:rStyle w:val="Hyperlink"/>
                <w:noProof/>
              </w:rPr>
              <w:t>Abundance Estimation</w:t>
            </w:r>
            <w:r w:rsidR="00C7676E">
              <w:rPr>
                <w:noProof/>
                <w:webHidden/>
              </w:rPr>
              <w:tab/>
            </w:r>
            <w:r w:rsidR="00C7676E">
              <w:rPr>
                <w:noProof/>
                <w:webHidden/>
              </w:rPr>
              <w:fldChar w:fldCharType="begin"/>
            </w:r>
            <w:r w:rsidR="00C7676E">
              <w:rPr>
                <w:noProof/>
                <w:webHidden/>
              </w:rPr>
              <w:instrText xml:space="preserve"> PAGEREF _Toc171677876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75A4FA94" w14:textId="19D938CC" w:rsidR="00C7676E" w:rsidRDefault="00992EAA">
          <w:pPr>
            <w:pStyle w:val="TOC3"/>
            <w:tabs>
              <w:tab w:val="left" w:pos="1200"/>
              <w:tab w:val="right" w:leader="dot" w:pos="9350"/>
            </w:tabs>
            <w:rPr>
              <w:rFonts w:cstheme="minorBidi"/>
              <w:noProof/>
              <w:kern w:val="2"/>
              <w:sz w:val="24"/>
              <w:szCs w:val="24"/>
              <w14:ligatures w14:val="standardContextual"/>
            </w:rPr>
          </w:pPr>
          <w:hyperlink w:anchor="_Toc171677877" w:history="1">
            <w:r w:rsidR="00C7676E" w:rsidRPr="00951020">
              <w:rPr>
                <w:rStyle w:val="Hyperlink"/>
                <w:noProof/>
              </w:rPr>
              <w:t>3.6.1</w:t>
            </w:r>
            <w:r w:rsidR="00C7676E">
              <w:rPr>
                <w:rFonts w:cstheme="minorBidi"/>
                <w:noProof/>
                <w:kern w:val="2"/>
                <w:sz w:val="24"/>
                <w:szCs w:val="24"/>
                <w14:ligatures w14:val="standardContextual"/>
              </w:rPr>
              <w:tab/>
            </w:r>
            <w:r w:rsidR="00C7676E" w:rsidRPr="00951020">
              <w:rPr>
                <w:rStyle w:val="Hyperlink"/>
                <w:noProof/>
              </w:rPr>
              <w:t>Comparison with Redd-Based Estimates</w:t>
            </w:r>
            <w:r w:rsidR="00C7676E">
              <w:rPr>
                <w:noProof/>
                <w:webHidden/>
              </w:rPr>
              <w:tab/>
            </w:r>
            <w:r w:rsidR="00C7676E">
              <w:rPr>
                <w:noProof/>
                <w:webHidden/>
              </w:rPr>
              <w:fldChar w:fldCharType="begin"/>
            </w:r>
            <w:r w:rsidR="00C7676E">
              <w:rPr>
                <w:noProof/>
                <w:webHidden/>
              </w:rPr>
              <w:instrText xml:space="preserve"> PAGEREF _Toc171677877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552DECC9" w14:textId="070DAC66" w:rsidR="00C7676E" w:rsidRDefault="00992EAA">
          <w:pPr>
            <w:pStyle w:val="TOC1"/>
            <w:tabs>
              <w:tab w:val="left" w:pos="440"/>
              <w:tab w:val="right" w:leader="dot" w:pos="9350"/>
            </w:tabs>
            <w:rPr>
              <w:rFonts w:cstheme="minorBidi"/>
              <w:b w:val="0"/>
              <w:noProof/>
              <w:kern w:val="2"/>
              <w:sz w:val="24"/>
              <w:szCs w:val="24"/>
              <w14:ligatures w14:val="standardContextual"/>
            </w:rPr>
          </w:pPr>
          <w:hyperlink w:anchor="_Toc171677878" w:history="1">
            <w:r w:rsidR="00C7676E" w:rsidRPr="00951020">
              <w:rPr>
                <w:rStyle w:val="Hyperlink"/>
                <w:noProof/>
              </w:rPr>
              <w:t>4</w:t>
            </w:r>
            <w:r w:rsidR="00C7676E">
              <w:rPr>
                <w:rFonts w:cstheme="minorBidi"/>
                <w:b w:val="0"/>
                <w:noProof/>
                <w:kern w:val="2"/>
                <w:sz w:val="24"/>
                <w:szCs w:val="24"/>
                <w14:ligatures w14:val="standardContextual"/>
              </w:rPr>
              <w:tab/>
            </w:r>
            <w:r w:rsidR="00C7676E" w:rsidRPr="00951020">
              <w:rPr>
                <w:rStyle w:val="Hyperlink"/>
                <w:noProof/>
              </w:rPr>
              <w:t>Results</w:t>
            </w:r>
            <w:r w:rsidR="00C7676E">
              <w:rPr>
                <w:noProof/>
                <w:webHidden/>
              </w:rPr>
              <w:tab/>
            </w:r>
            <w:r w:rsidR="00C7676E">
              <w:rPr>
                <w:noProof/>
                <w:webHidden/>
              </w:rPr>
              <w:fldChar w:fldCharType="begin"/>
            </w:r>
            <w:r w:rsidR="00C7676E">
              <w:rPr>
                <w:noProof/>
                <w:webHidden/>
              </w:rPr>
              <w:instrText xml:space="preserve"> PAGEREF _Toc171677878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5DE1BFF2" w14:textId="33DD979A"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79" w:history="1">
            <w:r w:rsidR="00C7676E" w:rsidRPr="00951020">
              <w:rPr>
                <w:rStyle w:val="Hyperlink"/>
                <w:noProof/>
              </w:rPr>
              <w:t>4.1</w:t>
            </w:r>
            <w:r w:rsidR="00C7676E">
              <w:rPr>
                <w:rFonts w:cstheme="minorBidi"/>
                <w:noProof/>
                <w:kern w:val="2"/>
                <w:sz w:val="24"/>
                <w:szCs w:val="24"/>
                <w14:ligatures w14:val="standardContextual"/>
              </w:rPr>
              <w:tab/>
            </w:r>
            <w:r w:rsidR="00C7676E" w:rsidRPr="00951020">
              <w:rPr>
                <w:rStyle w:val="Hyperlink"/>
                <w:noProof/>
              </w:rPr>
              <w:t>Data Reviewer Comparison</w:t>
            </w:r>
            <w:r w:rsidR="00C7676E">
              <w:rPr>
                <w:noProof/>
                <w:webHidden/>
              </w:rPr>
              <w:tab/>
            </w:r>
            <w:r w:rsidR="00C7676E">
              <w:rPr>
                <w:noProof/>
                <w:webHidden/>
              </w:rPr>
              <w:fldChar w:fldCharType="begin"/>
            </w:r>
            <w:r w:rsidR="00C7676E">
              <w:rPr>
                <w:noProof/>
                <w:webHidden/>
              </w:rPr>
              <w:instrText xml:space="preserve"> PAGEREF _Toc171677879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388D9A74" w14:textId="101FEA55"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80" w:history="1">
            <w:r w:rsidR="00C7676E" w:rsidRPr="00951020">
              <w:rPr>
                <w:rStyle w:val="Hyperlink"/>
                <w:noProof/>
              </w:rPr>
              <w:t>4.2</w:t>
            </w:r>
            <w:r w:rsidR="00C7676E">
              <w:rPr>
                <w:rFonts w:cstheme="minorBidi"/>
                <w:noProof/>
                <w:kern w:val="2"/>
                <w:sz w:val="24"/>
                <w:szCs w:val="24"/>
                <w14:ligatures w14:val="standardContextual"/>
              </w:rPr>
              <w:tab/>
            </w:r>
            <w:r w:rsidR="00C7676E" w:rsidRPr="00951020">
              <w:rPr>
                <w:rStyle w:val="Hyperlink"/>
                <w:noProof/>
              </w:rPr>
              <w:t>Species Composition</w:t>
            </w:r>
            <w:r w:rsidR="00C7676E">
              <w:rPr>
                <w:noProof/>
                <w:webHidden/>
              </w:rPr>
              <w:tab/>
            </w:r>
            <w:r w:rsidR="00C7676E">
              <w:rPr>
                <w:noProof/>
                <w:webHidden/>
              </w:rPr>
              <w:fldChar w:fldCharType="begin"/>
            </w:r>
            <w:r w:rsidR="00C7676E">
              <w:rPr>
                <w:noProof/>
                <w:webHidden/>
              </w:rPr>
              <w:instrText xml:space="preserve"> PAGEREF _Toc171677880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2B6B316E" w14:textId="3EA1CD7A"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81" w:history="1">
            <w:r w:rsidR="00C7676E" w:rsidRPr="00951020">
              <w:rPr>
                <w:rStyle w:val="Hyperlink"/>
                <w:noProof/>
              </w:rPr>
              <w:t>4.3</w:t>
            </w:r>
            <w:r w:rsidR="00C7676E">
              <w:rPr>
                <w:rFonts w:cstheme="minorBidi"/>
                <w:noProof/>
                <w:kern w:val="2"/>
                <w:sz w:val="24"/>
                <w:szCs w:val="24"/>
                <w14:ligatures w14:val="standardContextual"/>
              </w:rPr>
              <w:tab/>
            </w:r>
            <w:r w:rsidR="00C7676E" w:rsidRPr="00951020">
              <w:rPr>
                <w:rStyle w:val="Hyperlink"/>
                <w:noProof/>
              </w:rPr>
              <w:t>Determining Species</w:t>
            </w:r>
            <w:r w:rsidR="00C7676E">
              <w:rPr>
                <w:noProof/>
                <w:webHidden/>
              </w:rPr>
              <w:tab/>
            </w:r>
            <w:r w:rsidR="00C7676E">
              <w:rPr>
                <w:noProof/>
                <w:webHidden/>
              </w:rPr>
              <w:fldChar w:fldCharType="begin"/>
            </w:r>
            <w:r w:rsidR="00C7676E">
              <w:rPr>
                <w:noProof/>
                <w:webHidden/>
              </w:rPr>
              <w:instrText xml:space="preserve"> PAGEREF _Toc171677881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4A5401E8" w14:textId="6F55B8CE"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82" w:history="1">
            <w:r w:rsidR="00C7676E" w:rsidRPr="00951020">
              <w:rPr>
                <w:rStyle w:val="Hyperlink"/>
                <w:noProof/>
              </w:rPr>
              <w:t>4.4</w:t>
            </w:r>
            <w:r w:rsidR="00C7676E">
              <w:rPr>
                <w:rFonts w:cstheme="minorBidi"/>
                <w:noProof/>
                <w:kern w:val="2"/>
                <w:sz w:val="24"/>
                <w:szCs w:val="24"/>
                <w14:ligatures w14:val="standardContextual"/>
              </w:rPr>
              <w:tab/>
            </w:r>
            <w:r w:rsidR="00C7676E" w:rsidRPr="00951020">
              <w:rPr>
                <w:rStyle w:val="Hyperlink"/>
                <w:noProof/>
              </w:rPr>
              <w:t>Abundance Estimation</w:t>
            </w:r>
            <w:r w:rsidR="00C7676E">
              <w:rPr>
                <w:noProof/>
                <w:webHidden/>
              </w:rPr>
              <w:tab/>
            </w:r>
            <w:r w:rsidR="00C7676E">
              <w:rPr>
                <w:noProof/>
                <w:webHidden/>
              </w:rPr>
              <w:fldChar w:fldCharType="begin"/>
            </w:r>
            <w:r w:rsidR="00C7676E">
              <w:rPr>
                <w:noProof/>
                <w:webHidden/>
              </w:rPr>
              <w:instrText xml:space="preserve"> PAGEREF _Toc171677882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13D9FCEC" w14:textId="47383B35" w:rsidR="00C7676E" w:rsidRDefault="00992EAA">
          <w:pPr>
            <w:pStyle w:val="TOC3"/>
            <w:tabs>
              <w:tab w:val="left" w:pos="1200"/>
              <w:tab w:val="right" w:leader="dot" w:pos="9350"/>
            </w:tabs>
            <w:rPr>
              <w:rFonts w:cstheme="minorBidi"/>
              <w:noProof/>
              <w:kern w:val="2"/>
              <w:sz w:val="24"/>
              <w:szCs w:val="24"/>
              <w14:ligatures w14:val="standardContextual"/>
            </w:rPr>
          </w:pPr>
          <w:hyperlink w:anchor="_Toc171677883" w:history="1">
            <w:r w:rsidR="00C7676E" w:rsidRPr="00951020">
              <w:rPr>
                <w:rStyle w:val="Hyperlink"/>
                <w:noProof/>
              </w:rPr>
              <w:t>4.4.1</w:t>
            </w:r>
            <w:r w:rsidR="00C7676E">
              <w:rPr>
                <w:rFonts w:cstheme="minorBidi"/>
                <w:noProof/>
                <w:kern w:val="2"/>
                <w:sz w:val="24"/>
                <w:szCs w:val="24"/>
                <w14:ligatures w14:val="standardContextual"/>
              </w:rPr>
              <w:tab/>
            </w:r>
            <w:r w:rsidR="00C7676E" w:rsidRPr="00951020">
              <w:rPr>
                <w:rStyle w:val="Hyperlink"/>
                <w:noProof/>
              </w:rPr>
              <w:t>Comparison with Redd-Based Estimates</w:t>
            </w:r>
            <w:r w:rsidR="00C7676E">
              <w:rPr>
                <w:noProof/>
                <w:webHidden/>
              </w:rPr>
              <w:tab/>
            </w:r>
            <w:r w:rsidR="00C7676E">
              <w:rPr>
                <w:noProof/>
                <w:webHidden/>
              </w:rPr>
              <w:fldChar w:fldCharType="begin"/>
            </w:r>
            <w:r w:rsidR="00C7676E">
              <w:rPr>
                <w:noProof/>
                <w:webHidden/>
              </w:rPr>
              <w:instrText xml:space="preserve"> PAGEREF _Toc171677883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2CC8A2D5" w14:textId="1633849A" w:rsidR="00C7676E" w:rsidRDefault="00992EAA">
          <w:pPr>
            <w:pStyle w:val="TOC1"/>
            <w:tabs>
              <w:tab w:val="left" w:pos="440"/>
              <w:tab w:val="right" w:leader="dot" w:pos="9350"/>
            </w:tabs>
            <w:rPr>
              <w:rFonts w:cstheme="minorBidi"/>
              <w:b w:val="0"/>
              <w:noProof/>
              <w:kern w:val="2"/>
              <w:sz w:val="24"/>
              <w:szCs w:val="24"/>
              <w14:ligatures w14:val="standardContextual"/>
            </w:rPr>
          </w:pPr>
          <w:hyperlink w:anchor="_Toc171677884" w:history="1">
            <w:r w:rsidR="00C7676E" w:rsidRPr="00951020">
              <w:rPr>
                <w:rStyle w:val="Hyperlink"/>
                <w:noProof/>
              </w:rPr>
              <w:t>5</w:t>
            </w:r>
            <w:r w:rsidR="00C7676E">
              <w:rPr>
                <w:rFonts w:cstheme="minorBidi"/>
                <w:b w:val="0"/>
                <w:noProof/>
                <w:kern w:val="2"/>
                <w:sz w:val="24"/>
                <w:szCs w:val="24"/>
                <w14:ligatures w14:val="standardContextual"/>
              </w:rPr>
              <w:tab/>
            </w:r>
            <w:r w:rsidR="00C7676E" w:rsidRPr="00951020">
              <w:rPr>
                <w:rStyle w:val="Hyperlink"/>
                <w:noProof/>
              </w:rPr>
              <w:t>Discussion</w:t>
            </w:r>
            <w:r w:rsidR="00C7676E">
              <w:rPr>
                <w:noProof/>
                <w:webHidden/>
              </w:rPr>
              <w:tab/>
            </w:r>
            <w:r w:rsidR="00C7676E">
              <w:rPr>
                <w:noProof/>
                <w:webHidden/>
              </w:rPr>
              <w:fldChar w:fldCharType="begin"/>
            </w:r>
            <w:r w:rsidR="00C7676E">
              <w:rPr>
                <w:noProof/>
                <w:webHidden/>
              </w:rPr>
              <w:instrText xml:space="preserve"> PAGEREF _Toc171677884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281B8897" w14:textId="00B523E4" w:rsidR="00C7676E" w:rsidRDefault="00992EAA">
          <w:pPr>
            <w:pStyle w:val="TOC2"/>
            <w:tabs>
              <w:tab w:val="left" w:pos="960"/>
              <w:tab w:val="right" w:leader="dot" w:pos="9350"/>
            </w:tabs>
            <w:rPr>
              <w:rFonts w:cstheme="minorBidi"/>
              <w:noProof/>
              <w:kern w:val="2"/>
              <w:sz w:val="24"/>
              <w:szCs w:val="24"/>
              <w14:ligatures w14:val="standardContextual"/>
            </w:rPr>
          </w:pPr>
          <w:hyperlink w:anchor="_Toc171677885" w:history="1">
            <w:r w:rsidR="00C7676E" w:rsidRPr="00951020">
              <w:rPr>
                <w:rStyle w:val="Hyperlink"/>
                <w:noProof/>
              </w:rPr>
              <w:t>5.1</w:t>
            </w:r>
            <w:r w:rsidR="00C7676E">
              <w:rPr>
                <w:rFonts w:cstheme="minorBidi"/>
                <w:noProof/>
                <w:kern w:val="2"/>
                <w:sz w:val="24"/>
                <w:szCs w:val="24"/>
                <w14:ligatures w14:val="standardContextual"/>
              </w:rPr>
              <w:tab/>
            </w:r>
            <w:r w:rsidR="00C7676E" w:rsidRPr="00951020">
              <w:rPr>
                <w:rStyle w:val="Hyperlink"/>
                <w:noProof/>
              </w:rPr>
              <w:t>Recommendations</w:t>
            </w:r>
            <w:r w:rsidR="00C7676E">
              <w:rPr>
                <w:noProof/>
                <w:webHidden/>
              </w:rPr>
              <w:tab/>
            </w:r>
            <w:r w:rsidR="00C7676E">
              <w:rPr>
                <w:noProof/>
                <w:webHidden/>
              </w:rPr>
              <w:fldChar w:fldCharType="begin"/>
            </w:r>
            <w:r w:rsidR="00C7676E">
              <w:rPr>
                <w:noProof/>
                <w:webHidden/>
              </w:rPr>
              <w:instrText xml:space="preserve"> PAGEREF _Toc171677885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4353E012" w14:textId="2B4193A1" w:rsidR="00C7676E" w:rsidRDefault="00992EAA">
          <w:pPr>
            <w:pStyle w:val="TOC1"/>
            <w:tabs>
              <w:tab w:val="left" w:pos="440"/>
              <w:tab w:val="right" w:leader="dot" w:pos="9350"/>
            </w:tabs>
            <w:rPr>
              <w:rFonts w:cstheme="minorBidi"/>
              <w:b w:val="0"/>
              <w:noProof/>
              <w:kern w:val="2"/>
              <w:sz w:val="24"/>
              <w:szCs w:val="24"/>
              <w14:ligatures w14:val="standardContextual"/>
            </w:rPr>
          </w:pPr>
          <w:hyperlink w:anchor="_Toc171677886" w:history="1">
            <w:r w:rsidR="00C7676E" w:rsidRPr="00951020">
              <w:rPr>
                <w:rStyle w:val="Hyperlink"/>
                <w:noProof/>
              </w:rPr>
              <w:t>6</w:t>
            </w:r>
            <w:r w:rsidR="00C7676E">
              <w:rPr>
                <w:rFonts w:cstheme="minorBidi"/>
                <w:b w:val="0"/>
                <w:noProof/>
                <w:kern w:val="2"/>
                <w:sz w:val="24"/>
                <w:szCs w:val="24"/>
                <w14:ligatures w14:val="standardContextual"/>
              </w:rPr>
              <w:tab/>
            </w:r>
            <w:r w:rsidR="00C7676E" w:rsidRPr="00951020">
              <w:rPr>
                <w:rStyle w:val="Hyperlink"/>
                <w:noProof/>
              </w:rPr>
              <w:t>Acknowledgements</w:t>
            </w:r>
            <w:r w:rsidR="00C7676E">
              <w:rPr>
                <w:noProof/>
                <w:webHidden/>
              </w:rPr>
              <w:tab/>
            </w:r>
            <w:r w:rsidR="00C7676E">
              <w:rPr>
                <w:noProof/>
                <w:webHidden/>
              </w:rPr>
              <w:fldChar w:fldCharType="begin"/>
            </w:r>
            <w:r w:rsidR="00C7676E">
              <w:rPr>
                <w:noProof/>
                <w:webHidden/>
              </w:rPr>
              <w:instrText xml:space="preserve"> PAGEREF _Toc171677886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03C7FCDE" w14:textId="628A73B6" w:rsidR="00C7676E" w:rsidRDefault="00992EAA">
          <w:pPr>
            <w:pStyle w:val="TOC1"/>
            <w:tabs>
              <w:tab w:val="left" w:pos="440"/>
              <w:tab w:val="right" w:leader="dot" w:pos="9350"/>
            </w:tabs>
            <w:rPr>
              <w:rFonts w:cstheme="minorBidi"/>
              <w:b w:val="0"/>
              <w:noProof/>
              <w:kern w:val="2"/>
              <w:sz w:val="24"/>
              <w:szCs w:val="24"/>
              <w14:ligatures w14:val="standardContextual"/>
            </w:rPr>
          </w:pPr>
          <w:hyperlink w:anchor="_Toc171677887" w:history="1">
            <w:r w:rsidR="00C7676E" w:rsidRPr="00951020">
              <w:rPr>
                <w:rStyle w:val="Hyperlink"/>
                <w:noProof/>
              </w:rPr>
              <w:t>7</w:t>
            </w:r>
            <w:r w:rsidR="00C7676E">
              <w:rPr>
                <w:rFonts w:cstheme="minorBidi"/>
                <w:b w:val="0"/>
                <w:noProof/>
                <w:kern w:val="2"/>
                <w:sz w:val="24"/>
                <w:szCs w:val="24"/>
                <w14:ligatures w14:val="standardContextual"/>
              </w:rPr>
              <w:tab/>
            </w:r>
            <w:r w:rsidR="00C7676E" w:rsidRPr="00951020">
              <w:rPr>
                <w:rStyle w:val="Hyperlink"/>
                <w:noProof/>
              </w:rPr>
              <w:t>Literature Cited</w:t>
            </w:r>
            <w:r w:rsidR="00C7676E">
              <w:rPr>
                <w:noProof/>
                <w:webHidden/>
              </w:rPr>
              <w:tab/>
            </w:r>
            <w:r w:rsidR="00C7676E">
              <w:rPr>
                <w:noProof/>
                <w:webHidden/>
              </w:rPr>
              <w:fldChar w:fldCharType="begin"/>
            </w:r>
            <w:r w:rsidR="00C7676E">
              <w:rPr>
                <w:noProof/>
                <w:webHidden/>
              </w:rPr>
              <w:instrText xml:space="preserve"> PAGEREF _Toc171677887 \h </w:instrText>
            </w:r>
            <w:r w:rsidR="00C7676E">
              <w:rPr>
                <w:noProof/>
                <w:webHidden/>
              </w:rPr>
            </w:r>
            <w:r w:rsidR="00C7676E">
              <w:rPr>
                <w:noProof/>
                <w:webHidden/>
              </w:rPr>
              <w:fldChar w:fldCharType="separate"/>
            </w:r>
            <w:r w:rsidR="00C7676E">
              <w:rPr>
                <w:noProof/>
                <w:webHidden/>
              </w:rPr>
              <w:t>0</w:t>
            </w:r>
            <w:r w:rsidR="00C7676E">
              <w:rPr>
                <w:noProof/>
                <w:webHidden/>
              </w:rPr>
              <w:fldChar w:fldCharType="end"/>
            </w:r>
          </w:hyperlink>
        </w:p>
        <w:p w14:paraId="1CF57D17" w14:textId="2A3C7A76" w:rsidR="00BD5912" w:rsidRDefault="00AC559F">
          <w:r>
            <w:fldChar w:fldCharType="end"/>
          </w:r>
        </w:p>
      </w:sdtContent>
    </w:sdt>
    <w:p w14:paraId="1CF57D18" w14:textId="77777777" w:rsidR="00BD5912" w:rsidRDefault="00AC559F">
      <w:r>
        <w:rPr>
          <w:vertAlign w:val="superscript"/>
        </w:rPr>
        <w:t>1</w:t>
      </w:r>
      <w:r>
        <w:t xml:space="preserve"> Washington Department of Fish &amp; Wildlife</w:t>
      </w:r>
    </w:p>
    <w:p w14:paraId="1CF57D19" w14:textId="39DDC176" w:rsidR="00BD5912" w:rsidRDefault="00AC559F">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1CF57D1A" w14:textId="77777777" w:rsidR="00BD5912" w:rsidRDefault="00AC559F">
      <w:r>
        <w:br w:type="page"/>
      </w:r>
    </w:p>
    <w:p w14:paraId="1CF57D1B" w14:textId="77777777" w:rsidR="00BD5912" w:rsidRDefault="00AC559F">
      <w:pPr>
        <w:pStyle w:val="Heading1"/>
      </w:pPr>
      <w:bookmarkStart w:id="0" w:name="_Toc171677868"/>
      <w:bookmarkStart w:id="1" w:name="executive-summary"/>
      <w:r>
        <w:lastRenderedPageBreak/>
        <w:t>1</w:t>
      </w:r>
      <w:r>
        <w:tab/>
        <w:t>Executive Summary</w:t>
      </w:r>
      <w:bookmarkEnd w:id="0"/>
    </w:p>
    <w:p w14:paraId="1CF57D1C" w14:textId="4A0C82DE" w:rsidR="00BD5912" w:rsidRDefault="00AC559F">
      <w:r>
        <w:t xml:space="preserve">This report contains methods and results of SONAR-based escapement estimates for </w:t>
      </w:r>
      <w:ins w:id="2" w:author="Craig, Bethany E (DFW)" w:date="2024-07-19T10:42:00Z" w16du:dateUtc="2024-07-19T17:42:00Z">
        <w:r w:rsidR="00937206">
          <w:t xml:space="preserve">naturally spawning </w:t>
        </w:r>
      </w:ins>
      <w:r>
        <w:t xml:space="preserve">winter steelhead on the Dungeness River from 2019-2023. WDFW deployed a multibeam SONAR unit in the lower Dungeness River during </w:t>
      </w:r>
      <w:proofErr w:type="gramStart"/>
      <w:r>
        <w:t>the majority of</w:t>
      </w:r>
      <w:proofErr w:type="gramEnd"/>
      <w:r>
        <w:t xml:space="preserve">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1CF57D1D" w14:textId="7DC65403" w:rsidR="00BD5912" w:rsidRDefault="00AC559F">
      <w:r>
        <w:t xml:space="preserve">To exclude similarly sized fish that were not steelhead from our SONAR counts, WDFW conducted weekly species composition sampling in 2021, 2022 and 2023 throughout the periods of SONAR operation. </w:t>
      </w:r>
      <w:proofErr w:type="gramStart"/>
      <w:r>
        <w:t>The majority of</w:t>
      </w:r>
      <w:proofErr w:type="gramEnd"/>
      <w:r>
        <w:t xml:space="preserve"> fish encountered were steelhead and bull trout and these species overlapped in length. To exclude potential bull trout from the SONAR fish counts we fit a binomial </w:t>
      </w:r>
      <w:ins w:id="3" w:author="Craig, Bethany E (DFW)" w:date="2024-07-19T11:14:00Z" w16du:dateUtc="2024-07-19T18:14:00Z">
        <w:r w:rsidR="00DC2987">
          <w:t>generalized additive model (</w:t>
        </w:r>
      </w:ins>
      <w:r>
        <w:t>GAM</w:t>
      </w:r>
      <w:ins w:id="4" w:author="Craig, Bethany E (DFW)" w:date="2024-07-19T11:14:00Z" w16du:dateUtc="2024-07-19T18:14:00Z">
        <w:r w:rsidR="00DC2987">
          <w:t>)</w:t>
        </w:r>
      </w:ins>
      <w:r>
        <w:t xml:space="preserve"> with a logit link, using splines of fork length and Julian day to predict the probability of a fish being a steelhead. The probability of being a steelhead was greatest during March and April, and least in February and June when fewer </w:t>
      </w:r>
      <w:proofErr w:type="gramStart"/>
      <w:r>
        <w:t>steelhead</w:t>
      </w:r>
      <w:proofErr w:type="gramEnd"/>
      <w:r>
        <w:t xml:space="preserve"> were present.</w:t>
      </w:r>
      <w:ins w:id="5" w:author="Craig, Bethany E (DFW)" w:date="2024-07-19T10:52:00Z" w16du:dateUtc="2024-07-19T17:52:00Z">
        <w:r w:rsidR="00017110">
          <w:t xml:space="preserve"> </w:t>
        </w:r>
      </w:ins>
    </w:p>
    <w:p w14:paraId="1CF57D1E" w14:textId="77777777" w:rsidR="00BD5912" w:rsidRDefault="00AC559F">
      <w:r>
        <w:t xml:space="preserve">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w:t>
      </w:r>
      <w:proofErr w:type="spellStart"/>
      <w:r>
        <w:t>cfs</w:t>
      </w:r>
      <w:proofErr w:type="spellEnd"/>
      <w:r>
        <w:t>. There is also a clear effect of day-of-year, with upstream numbers peaking near the beginning of April, while downstream numbers peak near the beginning of May, with some year-to-year variability in the run-timing curve.</w:t>
      </w:r>
    </w:p>
    <w:p w14:paraId="1CF57D1F" w14:textId="3079474A" w:rsidR="00BD5912" w:rsidRDefault="00AC559F">
      <w:r>
        <w:t xml:space="preserve">To generate an annual estimate of </w:t>
      </w:r>
      <w:ins w:id="6" w:author="Craig, Bethany E (DFW)" w:date="2024-07-19T10:55:00Z" w16du:dateUtc="2024-07-19T17:55:00Z">
        <w:r w:rsidR="00B16D48">
          <w:t xml:space="preserve">natural spawning </w:t>
        </w:r>
      </w:ins>
      <w:r>
        <w:t xml:space="preserve">escapement, we subtracted the total estimate of downstream moving fish from the total estimate of upstream moving fish </w:t>
      </w:r>
      <w:del w:id="7" w:author="Craig, Bethany E (DFW)" w:date="2024-07-19T11:00:00Z" w16du:dateUtc="2024-07-19T18:00:00Z">
        <w:r w:rsidDel="00B2143B">
          <w:delText>prior to May 15th</w:delText>
        </w:r>
      </w:del>
      <w:ins w:id="8" w:author="Craig, Bethany E (DFW)" w:date="2024-07-19T11:00:00Z" w16du:dateUtc="2024-07-19T18:00:00Z">
        <w:r w:rsidR="00B2143B">
          <w:t>February 1 – May 1</w:t>
        </w:r>
      </w:ins>
      <w:ins w:id="9" w:author="Craig, Bethany E (DFW)" w:date="2024-07-19T11:35:00Z" w16du:dateUtc="2024-07-19T18:35:00Z">
        <w:r w:rsidR="000A0CC6">
          <w:t>5</w:t>
        </w:r>
      </w:ins>
      <w:r>
        <w:t xml:space="preserve"> to prevent double counting milling fish. After May 15, we ignored downstream moving fish and only estimated upstream moving fish, under the assumption that downstream moving fish are steelhead </w:t>
      </w:r>
      <w:proofErr w:type="spellStart"/>
      <w:r>
        <w:t>kelts</w:t>
      </w:r>
      <w:proofErr w:type="spellEnd"/>
      <w:r>
        <w:t xml:space="preserve"> that have spawned and therefore should not be subtracted from our escapement estimates. Total SONAR-based escapement estimates for </w:t>
      </w:r>
      <w:ins w:id="10" w:author="Craig, Bethany E (DFW)" w:date="2024-07-19T11:00:00Z" w16du:dateUtc="2024-07-19T18:00:00Z">
        <w:r w:rsidR="007404D7">
          <w:t xml:space="preserve">naturally spawning </w:t>
        </w:r>
      </w:ins>
      <w:r>
        <w:t xml:space="preserve">steelhead ranged from 568 (CI 552 - 587) in 2021 to 1,075 (CI 982 - 1,193) in 2020. </w:t>
      </w:r>
      <w:ins w:id="11" w:author="Craig, Bethany E (DFW)" w:date="2024-07-19T11:00:00Z" w16du:dateUtc="2024-07-19T18:00:00Z">
        <w:r w:rsidR="007404D7">
          <w:t>We did not estimate the proportion of hatchery-origin</w:t>
        </w:r>
      </w:ins>
      <w:ins w:id="12" w:author="Craig, Bethany E (DFW)" w:date="2024-07-19T11:01:00Z" w16du:dateUtc="2024-07-19T18:01:00Z">
        <w:r w:rsidR="007404D7">
          <w:t xml:space="preserve"> spawners (</w:t>
        </w:r>
        <w:proofErr w:type="spellStart"/>
        <w:r w:rsidR="007404D7">
          <w:t>pHOS</w:t>
        </w:r>
        <w:proofErr w:type="spellEnd"/>
        <w:r w:rsidR="007404D7">
          <w:t>)</w:t>
        </w:r>
      </w:ins>
      <w:ins w:id="13" w:author="Craig, Bethany E (DFW)" w:date="2024-07-19T11:24:00Z" w16du:dateUtc="2024-07-19T18:24:00Z">
        <w:r w:rsidR="00494A97">
          <w:t>. The</w:t>
        </w:r>
      </w:ins>
      <w:ins w:id="14" w:author="Craig, Bethany E (DFW)" w:date="2024-07-19T11:01:00Z" w16du:dateUtc="2024-07-19T18:01:00Z">
        <w:r w:rsidR="00532FAF">
          <w:t xml:space="preserve"> species composition sampling suggests a </w:t>
        </w:r>
        <w:proofErr w:type="spellStart"/>
        <w:r w:rsidR="00532FAF">
          <w:t>pHOS</w:t>
        </w:r>
        <w:proofErr w:type="spellEnd"/>
        <w:r w:rsidR="00532FAF">
          <w:t xml:space="preserve"> of 9 -12% </w:t>
        </w:r>
      </w:ins>
      <w:ins w:id="15" w:author="Craig, Bethany E (DFW)" w:date="2024-07-19T11:02:00Z" w16du:dateUtc="2024-07-19T18:02:00Z">
        <w:r w:rsidR="003F72AB">
          <w:t xml:space="preserve">which is </w:t>
        </w:r>
        <w:proofErr w:type="gramStart"/>
        <w:r w:rsidR="003F72AB">
          <w:t>similar to</w:t>
        </w:r>
      </w:ins>
      <w:proofErr w:type="gramEnd"/>
      <w:ins w:id="16" w:author="Craig, Bethany E (DFW)" w:date="2024-07-19T11:01:00Z" w16du:dateUtc="2024-07-19T18:01:00Z">
        <w:r w:rsidR="00532FAF">
          <w:t xml:space="preserve"> hatchery</w:t>
        </w:r>
      </w:ins>
      <w:ins w:id="17" w:author="Craig, Bethany E (DFW)" w:date="2024-07-19T11:02:00Z" w16du:dateUtc="2024-07-19T18:02:00Z">
        <w:r w:rsidR="003F72AB">
          <w:t xml:space="preserve">-origin </w:t>
        </w:r>
      </w:ins>
      <w:ins w:id="18" w:author="Craig, Bethany E (DFW)" w:date="2024-07-19T11:01:00Z" w16du:dateUtc="2024-07-19T18:01:00Z">
        <w:r w:rsidR="00532FAF">
          <w:t xml:space="preserve">proportions from </w:t>
        </w:r>
        <w:r w:rsidR="00616885">
          <w:t xml:space="preserve">hook and line sampling </w:t>
        </w:r>
      </w:ins>
      <w:ins w:id="19" w:author="Craig, Bethany E (DFW)" w:date="2024-07-19T11:02:00Z" w16du:dateUtc="2024-07-19T18:02:00Z">
        <w:r w:rsidR="003F72AB">
          <w:t xml:space="preserve">in the Dungeness </w:t>
        </w:r>
      </w:ins>
      <w:ins w:id="20" w:author="Craig, Bethany E (DFW)" w:date="2024-07-19T11:01:00Z" w16du:dateUtc="2024-07-19T18:01:00Z">
        <w:r w:rsidR="00616885">
          <w:t xml:space="preserve">2014- 2020 (WDFW 2024). </w:t>
        </w:r>
      </w:ins>
      <w:r>
        <w:t>The SONAR-based estimates were consistently roughly twice the redd-based estimates.</w:t>
      </w:r>
    </w:p>
    <w:p w14:paraId="1CF57D20" w14:textId="1AB4EBA4" w:rsidR="00BD5912" w:rsidRDefault="00AC559F">
      <w:r>
        <w:t xml:space="preserve">We learned some important lessons over the first 6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w:t>
      </w:r>
      <w:r>
        <w:lastRenderedPageBreak/>
        <w:t xml:space="preserve">returning steelhead appear to move primarily in the late evening. Finally, we recommend investigating methods to account for </w:t>
      </w:r>
      <w:proofErr w:type="spellStart"/>
      <w:r>
        <w:t>kelts</w:t>
      </w:r>
      <w:proofErr w:type="spellEnd"/>
      <w:r>
        <w:t xml:space="preserve"> that are less simplistic than the methods we used here</w:t>
      </w:r>
      <w:ins w:id="21" w:author="Craig, Bethany E (DFW)" w:date="2024-07-19T11:03:00Z" w16du:dateUtc="2024-07-19T18:03:00Z">
        <w:r w:rsidR="009464B9">
          <w:t xml:space="preserve">, and investigating methods for estimating </w:t>
        </w:r>
        <w:proofErr w:type="spellStart"/>
        <w:r w:rsidR="009464B9">
          <w:t>pHOS</w:t>
        </w:r>
      </w:ins>
      <w:proofErr w:type="spellEnd"/>
      <w:del w:id="22" w:author="Craig, Bethany E (DFW)" w:date="2024-07-19T11:03:00Z" w16du:dateUtc="2024-07-19T18:03:00Z">
        <w:r w:rsidDel="009464B9">
          <w:delText>.</w:delText>
        </w:r>
      </w:del>
    </w:p>
    <w:p w14:paraId="1CF57D21" w14:textId="77777777" w:rsidR="00BD5912" w:rsidRDefault="00AC559F">
      <w:pPr>
        <w:pStyle w:val="Heading1"/>
      </w:pPr>
      <w:bookmarkStart w:id="23" w:name="_Toc171677869"/>
      <w:bookmarkStart w:id="24" w:name="introduction"/>
      <w:bookmarkEnd w:id="1"/>
      <w:r>
        <w:t>2</w:t>
      </w:r>
      <w:r>
        <w:tab/>
        <w:t>Introduction</w:t>
      </w:r>
      <w:bookmarkEnd w:id="23"/>
    </w:p>
    <w:p w14:paraId="1CF57D22" w14:textId="32FDF4C9" w:rsidR="00BD5912" w:rsidRDefault="00AC559F">
      <w:r>
        <w:t>Dungeness River steelhead (</w:t>
      </w:r>
      <w:r>
        <w:rPr>
          <w:i/>
          <w:iCs/>
        </w:rPr>
        <w:t>Oncorhynchus mykiss</w:t>
      </w:r>
      <w:r>
        <w:t xml:space="preserve">) are part of the Puget Sound </w:t>
      </w:r>
      <w:del w:id="25" w:author="Craig, Bethany E (DFW)" w:date="2024-07-18T14:58:00Z" w16du:dateUtc="2024-07-18T21:58:00Z">
        <w:r w:rsidDel="002963B6">
          <w:delText xml:space="preserve">Steelhekeltad </w:delText>
        </w:r>
      </w:del>
      <w:ins w:id="26" w:author="Craig, Bethany E (DFW)" w:date="2024-07-18T14:58:00Z" w16du:dateUtc="2024-07-18T21:58:00Z">
        <w:r w:rsidR="002963B6">
          <w:t xml:space="preserve">Steelhead </w:t>
        </w:r>
      </w:ins>
      <w:r>
        <w:t>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Canyon Creek up to RKM 2.7; there is also limited spawning in other small tributaries (e.g. Hurd Creek, Hatchery Creek).</w:t>
      </w:r>
    </w:p>
    <w:p w14:paraId="7F70F8D5" w14:textId="02235FE3" w:rsidR="004173AB" w:rsidRDefault="00561AB1">
      <w:pPr>
        <w:rPr>
          <w:ins w:id="27" w:author="Craig, Bethany E (DFW)" w:date="2024-07-19T10:32:00Z" w16du:dateUtc="2024-07-19T17:32:00Z"/>
        </w:rPr>
      </w:pPr>
      <w:ins w:id="28" w:author="Craig, Bethany E (DFW)" w:date="2024-07-19T10:34:00Z" w16du:dateUtc="2024-07-19T17:34:00Z">
        <w:r>
          <w:t>In addition to the natural winter steelhead population</w:t>
        </w:r>
        <w:r w:rsidR="00461902">
          <w:t xml:space="preserve">, the Washington Department of Fish and Wildlife (WDFW) has released </w:t>
        </w:r>
      </w:ins>
      <w:ins w:id="29" w:author="Craig, Bethany E (DFW)" w:date="2024-07-19T10:35:00Z" w16du:dateUtc="2024-07-19T17:35:00Z">
        <w:r w:rsidR="00644FB5">
          <w:t xml:space="preserve">hatchery-propagated early winter steelhead </w:t>
        </w:r>
        <w:r w:rsidR="00466577">
          <w:t>(EWS</w:t>
        </w:r>
      </w:ins>
      <w:ins w:id="30" w:author="Craig, Bethany E (DFW)" w:date="2024-07-19T10:36:00Z" w16du:dateUtc="2024-07-19T17:36:00Z">
        <w:r w:rsidR="00466577">
          <w:t>) into the Dungeness River for decades</w:t>
        </w:r>
      </w:ins>
      <w:ins w:id="31" w:author="Craig, Bethany E (DFW)" w:date="2024-07-19T11:29:00Z" w16du:dateUtc="2024-07-19T18:29:00Z">
        <w:r w:rsidR="00C4786D">
          <w:t xml:space="preserve"> to prov</w:t>
        </w:r>
      </w:ins>
      <w:ins w:id="32" w:author="Craig, Bethany E (DFW)" w:date="2024-07-19T11:30:00Z" w16du:dateUtc="2024-07-19T18:30:00Z">
        <w:r w:rsidR="00C4786D">
          <w:t>ide fishing opportunities</w:t>
        </w:r>
      </w:ins>
      <w:ins w:id="33" w:author="Craig, Bethany E (DFW)" w:date="2024-07-19T11:33:00Z" w16du:dateUtc="2024-07-19T18:33:00Z">
        <w:r w:rsidR="00C55D1F">
          <w:t xml:space="preserve"> for</w:t>
        </w:r>
      </w:ins>
      <w:ins w:id="34" w:author="Craig, Bethany E (DFW)" w:date="2024-07-19T11:30:00Z" w16du:dateUtc="2024-07-19T18:30:00Z">
        <w:r w:rsidR="00C4786D">
          <w:t xml:space="preserve"> sport and tribal anglers.</w:t>
        </w:r>
      </w:ins>
      <w:ins w:id="35" w:author="Craig, Bethany E (DFW)" w:date="2024-07-19T10:36:00Z" w16du:dateUtc="2024-07-19T17:36:00Z">
        <w:r w:rsidR="00466577">
          <w:t xml:space="preserve"> </w:t>
        </w:r>
      </w:ins>
      <w:ins w:id="36" w:author="Craig, Bethany E (DFW)" w:date="2024-07-19T11:30:00Z" w16du:dateUtc="2024-07-19T18:30:00Z">
        <w:r w:rsidR="00C4786D">
          <w:t xml:space="preserve">EWS </w:t>
        </w:r>
      </w:ins>
      <w:ins w:id="37" w:author="Craig, Bethany E (DFW)" w:date="2024-07-19T10:36:00Z" w16du:dateUtc="2024-07-19T17:36:00Z">
        <w:r w:rsidR="004C0A5B" w:rsidRPr="001C26BE">
          <w:t>have been selected for early maturation and early return and spawn timing</w:t>
        </w:r>
      </w:ins>
      <w:ins w:id="38" w:author="Craig, Bethany E (DFW)" w:date="2024-07-19T11:09:00Z" w16du:dateUtc="2024-07-19T18:09:00Z">
        <w:r w:rsidR="00DD7498">
          <w:t xml:space="preserve">; </w:t>
        </w:r>
      </w:ins>
      <w:ins w:id="39" w:author="Craig, Bethany E (DFW)" w:date="2024-07-19T10:37:00Z" w16du:dateUtc="2024-07-19T17:37:00Z">
        <w:r w:rsidR="001A4CBE">
          <w:t>Dungeness EWS return to the Dungeness Hatchery</w:t>
        </w:r>
      </w:ins>
      <w:ins w:id="40" w:author="Craig, Bethany E (DFW)" w:date="2024-07-19T11:08:00Z" w16du:dateUtc="2024-07-19T18:08:00Z">
        <w:r w:rsidR="00832A74">
          <w:t xml:space="preserve"> </w:t>
        </w:r>
      </w:ins>
      <w:ins w:id="41" w:author="Craig, Bethany E (DFW)" w:date="2024-07-19T11:09:00Z" w16du:dateUtc="2024-07-19T18:09:00Z">
        <w:r w:rsidR="00A65800">
          <w:t>(</w:t>
        </w:r>
      </w:ins>
      <w:ins w:id="42" w:author="Craig, Bethany E (DFW)" w:date="2024-07-19T11:08:00Z" w16du:dateUtc="2024-07-19T18:08:00Z">
        <w:r w:rsidR="00832A74">
          <w:t xml:space="preserve">RKM </w:t>
        </w:r>
        <w:r w:rsidR="00A65800">
          <w:t>16.9</w:t>
        </w:r>
      </w:ins>
      <w:ins w:id="43" w:author="Craig, Bethany E (DFW)" w:date="2024-07-19T11:09:00Z" w16du:dateUtc="2024-07-19T18:09:00Z">
        <w:r w:rsidR="00A65800">
          <w:t>)</w:t>
        </w:r>
      </w:ins>
      <w:ins w:id="44" w:author="Craig, Bethany E (DFW)" w:date="2024-07-19T10:38:00Z" w16du:dateUtc="2024-07-19T17:38:00Z">
        <w:r w:rsidR="00615699">
          <w:t xml:space="preserve"> between late December and the end of January</w:t>
        </w:r>
      </w:ins>
      <w:ins w:id="45" w:author="Craig, Bethany E (DFW)" w:date="2024-07-19T10:39:00Z" w16du:dateUtc="2024-07-19T17:39:00Z">
        <w:r w:rsidR="001D6F67">
          <w:t xml:space="preserve">. All </w:t>
        </w:r>
      </w:ins>
      <w:ins w:id="46" w:author="Craig, Bethany E (DFW)" w:date="2024-07-19T10:38:00Z" w16du:dateUtc="2024-07-19T17:38:00Z">
        <w:r w:rsidR="00615699">
          <w:t>eggs are taken by January 31</w:t>
        </w:r>
        <w:r w:rsidR="00615699" w:rsidRPr="00615699">
          <w:rPr>
            <w:vertAlign w:val="superscript"/>
            <w:rPrChange w:id="47" w:author="Craig, Bethany E (DFW)" w:date="2024-07-19T10:38:00Z" w16du:dateUtc="2024-07-19T17:38:00Z">
              <w:rPr/>
            </w:rPrChange>
          </w:rPr>
          <w:t>st</w:t>
        </w:r>
      </w:ins>
      <w:ins w:id="48" w:author="Craig, Bethany E (DFW)" w:date="2024-07-19T10:39:00Z" w16du:dateUtc="2024-07-19T17:39:00Z">
        <w:r w:rsidR="001D6F67">
          <w:t xml:space="preserve"> </w:t>
        </w:r>
      </w:ins>
      <w:ins w:id="49" w:author="Craig, Bethany E (DFW)" w:date="2024-07-19T10:38:00Z" w16du:dateUtc="2024-07-19T17:38:00Z">
        <w:r w:rsidR="00615699">
          <w:t xml:space="preserve">to maintain temporal separation with the later timed natural </w:t>
        </w:r>
      </w:ins>
      <w:ins w:id="50" w:author="Craig, Bethany E (DFW)" w:date="2024-07-19T10:39:00Z" w16du:dateUtc="2024-07-19T17:39:00Z">
        <w:r w:rsidR="001D6F67">
          <w:t xml:space="preserve">winter steelhead </w:t>
        </w:r>
      </w:ins>
      <w:ins w:id="51" w:author="Craig, Bethany E (DFW)" w:date="2024-07-19T10:38:00Z" w16du:dateUtc="2024-07-19T17:38:00Z">
        <w:r w:rsidR="001D6F67">
          <w:t>population.</w:t>
        </w:r>
      </w:ins>
      <w:ins w:id="52" w:author="Craig, Bethany E (DFW)" w:date="2024-07-19T11:30:00Z" w16du:dateUtc="2024-07-19T18:30:00Z">
        <w:r w:rsidR="00C4786D">
          <w:t xml:space="preserve"> EWS-directed fisheries </w:t>
        </w:r>
      </w:ins>
      <w:ins w:id="53" w:author="Craig, Bethany E (DFW)" w:date="2024-07-19T11:31:00Z" w16du:dateUtc="2024-07-19T18:31:00Z">
        <w:r w:rsidR="00C4786D">
          <w:t xml:space="preserve">occur in some years </w:t>
        </w:r>
        <w:r w:rsidR="009D3BFF">
          <w:t xml:space="preserve">from the mouth to the Forks of the mainstem Dungeness and the Gray Wolf Rivers </w:t>
        </w:r>
      </w:ins>
      <w:ins w:id="54" w:author="Craig, Bethany E (DFW)" w:date="2024-07-19T11:32:00Z" w16du:dateUtc="2024-07-19T18:32:00Z">
        <w:r w:rsidR="00A7225B">
          <w:t xml:space="preserve">at RKM </w:t>
        </w:r>
        <w:r w:rsidR="00C55D1F">
          <w:t xml:space="preserve">25.4 </w:t>
        </w:r>
      </w:ins>
      <w:ins w:id="55" w:author="Craig, Bethany E (DFW)" w:date="2024-07-19T11:31:00Z" w16du:dateUtc="2024-07-19T18:31:00Z">
        <w:r w:rsidR="009D3BFF">
          <w:t xml:space="preserve">between November </w:t>
        </w:r>
        <w:r w:rsidR="00A7225B">
          <w:t xml:space="preserve">30 and January 31. </w:t>
        </w:r>
      </w:ins>
    </w:p>
    <w:p w14:paraId="1CF57D23" w14:textId="2FDE5509" w:rsidR="00BD5912" w:rsidRDefault="00AC559F">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1CF57D24" w14:textId="6CDD8ACF" w:rsidR="00BD5912" w:rsidRDefault="00AC559F">
      <w:r>
        <w:t xml:space="preserve">SONAR may provide an alternative method for steelhead enumeration and run timing in a dynamic, turbid snow-melt system like the Dungeness watershed. SONAR can be operated in a range of flow </w:t>
      </w:r>
      <w:r>
        <w:lastRenderedPageBreak/>
        <w:t xml:space="preserve">conditions and is not limited by turbidity. Since 2018 </w:t>
      </w:r>
      <w:del w:id="56" w:author="Craig, Bethany E (DFW)" w:date="2024-07-19T10:35:00Z" w16du:dateUtc="2024-07-19T17:35:00Z">
        <w:r w:rsidDel="00644FB5">
          <w:delText>the Washington Department of Fish and Wildlife (</w:delText>
        </w:r>
      </w:del>
      <w:r>
        <w:t>WDFW</w:t>
      </w:r>
      <w:del w:id="57" w:author="Craig, Bethany E (DFW)" w:date="2024-07-19T10:35:00Z" w16du:dateUtc="2024-07-19T17:35:00Z">
        <w:r w:rsidDel="00644FB5">
          <w:delText>)</w:delText>
        </w:r>
      </w:del>
      <w:r>
        <w:t xml:space="preserve"> has operated a stationary multi-beam SONAR unit in the lower Dungeness River to enumerate and gather run-timing information on Dungeness steelhead. This is our first report on the SONAR project, covering the 2018-2023 seasons.</w:t>
      </w:r>
    </w:p>
    <w:p w14:paraId="1CF57D25" w14:textId="77777777" w:rsidR="00BD5912" w:rsidRDefault="00AC559F">
      <w:pPr>
        <w:pStyle w:val="Heading1"/>
      </w:pPr>
      <w:bookmarkStart w:id="58" w:name="_Toc171677870"/>
      <w:bookmarkStart w:id="59" w:name="methods"/>
      <w:bookmarkEnd w:id="24"/>
      <w:r>
        <w:t>3</w:t>
      </w:r>
      <w:r>
        <w:tab/>
        <w:t>Methods</w:t>
      </w:r>
      <w:bookmarkEnd w:id="58"/>
    </w:p>
    <w:p w14:paraId="1CF57D26" w14:textId="77777777" w:rsidR="00BD5912" w:rsidRDefault="00AC559F">
      <w:pPr>
        <w:pStyle w:val="Heading2"/>
      </w:pPr>
      <w:bookmarkStart w:id="60" w:name="_Toc171677871"/>
      <w:bookmarkStart w:id="61" w:name="sonar-operation"/>
      <w:r>
        <w:t>3.1</w:t>
      </w:r>
      <w:r>
        <w:tab/>
        <w:t>SONAR operation</w:t>
      </w:r>
      <w:bookmarkEnd w:id="60"/>
    </w:p>
    <w:p w14:paraId="1CF57D27" w14:textId="77777777" w:rsidR="00BD5912" w:rsidRDefault="00AC559F">
      <w:r>
        <w:t xml:space="preserve">We deployed the ARIS 1800 Explorer, manufactured by Sound Metrics, of Bellevue, Washington in the lower Dungeness River during </w:t>
      </w:r>
      <w:proofErr w:type="gramStart"/>
      <w:r>
        <w:t>the majority of</w:t>
      </w:r>
      <w:proofErr w:type="gramEnd"/>
      <w:r>
        <w:t xml:space="preserve"> the steelhead run from 2018 through 2023 (Figure 3.1). The ARIS 1800 uses 96 beams at 1.1/1.8 megahertz (</w:t>
      </w:r>
      <w:proofErr w:type="spellStart"/>
      <w:r>
        <w:t>Mhz</w:t>
      </w:r>
      <w:proofErr w:type="spellEnd"/>
      <w:r>
        <w:t>) to project a 28-degree acoustic wedge. The 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1CF57D28" w14:textId="77777777" w:rsidR="00BD5912" w:rsidRDefault="00AC559F" w:rsidP="00957CA2">
      <w:pPr>
        <w:jc w:val="center"/>
      </w:pPr>
      <w:r>
        <w:rPr>
          <w:noProof/>
        </w:rPr>
        <w:lastRenderedPageBreak/>
        <w:drawing>
          <wp:inline distT="0" distB="0" distL="0" distR="0" wp14:anchorId="1CF582C3" wp14:editId="1CF582C4">
            <wp:extent cx="5349240" cy="5349240"/>
            <wp:effectExtent l="0" t="0" r="0" b="0"/>
            <wp:docPr id="24" name="Picture" descr="Figure 3.1: Location of SONAR in Dungeness River basin. Steelhead distribution shown in black."/>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1CF57D29" w14:textId="77777777" w:rsidR="00BD5912" w:rsidRDefault="00AC559F">
      <w:bookmarkStart w:id="62" w:name="fig:wtsd-map"/>
      <w:bookmarkEnd w:id="62"/>
      <w:r>
        <w:t>Figure 3.1: Location of SONAR in Dungeness River basin. Steelhead distribution shown in black.</w:t>
      </w:r>
    </w:p>
    <w:p w14:paraId="1CF57D2A" w14:textId="77777777" w:rsidR="00BD5912" w:rsidRDefault="00AC559F">
      <w:r>
        <w:t xml:space="preserve">In 2018 the SONAR unit was deployed at approximately at river kilometer (RKM) 0.3, below </w:t>
      </w:r>
      <w:proofErr w:type="gramStart"/>
      <w:r>
        <w:t>the majority of</w:t>
      </w:r>
      <w:proofErr w:type="gramEnd"/>
      <w:r>
        <w:t xml:space="preserve"> steelhead spawning habitat, and ensonified an approximately 20 meter (m) wide run in the river (Figure 3.2). The SONAR unit was mounted to a pole mount and attached to a reinforced ladder, secured to the river bottom by rebar (Figure 3.3).</w:t>
      </w:r>
    </w:p>
    <w:p w14:paraId="1CF57D2B" w14:textId="77777777" w:rsidR="00BD5912" w:rsidRDefault="00AC559F">
      <w:r>
        <w:t>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trailer site, which enabled the unit to be directly connected and powered by trailer power, and any adjustments to the SONAR settings to be accomplished in the dry, safe comfort of the trailer.</w:t>
      </w:r>
    </w:p>
    <w:p w14:paraId="1CF57D2C" w14:textId="77777777" w:rsidR="00BD5912" w:rsidRDefault="00AC559F" w:rsidP="00957CA2">
      <w:pPr>
        <w:jc w:val="center"/>
      </w:pPr>
      <w:r>
        <w:rPr>
          <w:noProof/>
        </w:rPr>
        <w:lastRenderedPageBreak/>
        <w:drawing>
          <wp:inline distT="0" distB="0" distL="0" distR="0" wp14:anchorId="1CF582C5" wp14:editId="1CF582C6">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1CF57D2D" w14:textId="77777777" w:rsidR="00BD5912" w:rsidRDefault="00AC559F">
      <w:bookmarkStart w:id="63" w:name="fig:site-map"/>
      <w:bookmarkEnd w:id="63"/>
      <w:r>
        <w:t>Figure 3.2: Location of the SONAR site in the lower Dungeness River in 2018 (white) and 2019-2023 (striped).</w:t>
      </w:r>
    </w:p>
    <w:p w14:paraId="1CF57D2E" w14:textId="77777777" w:rsidR="00BD5912" w:rsidRDefault="00AC559F" w:rsidP="00957CA2">
      <w:pPr>
        <w:jc w:val="center"/>
      </w:pPr>
      <w:r>
        <w:rPr>
          <w:noProof/>
        </w:rPr>
        <w:drawing>
          <wp:inline distT="0" distB="0" distL="0" distR="0" wp14:anchorId="1CF582C7" wp14:editId="1CF582C8">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1CF57D2F" w14:textId="77777777" w:rsidR="00BD5912" w:rsidRDefault="00AC559F">
      <w:bookmarkStart w:id="64" w:name="fig:setup-2018"/>
      <w:bookmarkEnd w:id="64"/>
      <w:r>
        <w:t>Figure 3.3: SONAR unit deployment via a pole mount and ladder system in the Dungeness River in 2018.</w:t>
      </w:r>
    </w:p>
    <w:p w14:paraId="1CF57D30" w14:textId="77777777" w:rsidR="00BD5912" w:rsidRDefault="00AC559F">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1CF57D31" w14:textId="77777777" w:rsidR="00BD5912" w:rsidRDefault="00AC559F">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1CF57D32" w14:textId="77777777" w:rsidR="00BD5912" w:rsidRDefault="00AC559F" w:rsidP="00957CA2">
      <w:pPr>
        <w:jc w:val="center"/>
      </w:pPr>
      <w:r>
        <w:rPr>
          <w:noProof/>
        </w:rPr>
        <w:drawing>
          <wp:inline distT="0" distB="0" distL="0" distR="0" wp14:anchorId="1CF582C9" wp14:editId="1CF582CA">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1CF57D33" w14:textId="77777777" w:rsidR="00BD5912" w:rsidRDefault="00AC559F">
      <w:bookmarkStart w:id="65" w:name="fig:setup-2019"/>
      <w:bookmarkEnd w:id="65"/>
      <w:r>
        <w:t>Figure 3.4: SONAR unit deployment via a pole mount and platform in the Dungeness River in 2020. Picket weir is the upstream picket weir.</w:t>
      </w:r>
    </w:p>
    <w:p w14:paraId="1CF57D34" w14:textId="4C88399C" w:rsidR="00BD5912" w:rsidRDefault="00AC559F">
      <w:r>
        <w:t xml:space="preserve">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w:t>
      </w:r>
      <w:r w:rsidR="0069133F">
        <w:t>20th</w:t>
      </w:r>
      <w:r>
        <w:t xml:space="preserve"> each year.</w:t>
      </w:r>
    </w:p>
    <w:p w14:paraId="1CF57D35" w14:textId="77777777" w:rsidR="00BD5912" w:rsidRDefault="00AC559F">
      <w:bookmarkStart w:id="66" w:name="tab:op-dates"/>
      <w:bookmarkEnd w:id="66"/>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BD5912" w14:paraId="1CF57D39"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36" w14:textId="77777777" w:rsidR="00BD5912" w:rsidRDefault="00AC559F">
            <w:pPr>
              <w:jc w:val="right"/>
            </w:pPr>
            <w:r>
              <w:t>Year</w:t>
            </w:r>
          </w:p>
        </w:tc>
        <w:tc>
          <w:tcPr>
            <w:tcW w:w="0" w:type="auto"/>
          </w:tcPr>
          <w:p w14:paraId="1CF57D37" w14:textId="77777777" w:rsidR="00BD5912" w:rsidRDefault="00AC559F">
            <w:r>
              <w:t>First Date</w:t>
            </w:r>
          </w:p>
        </w:tc>
        <w:tc>
          <w:tcPr>
            <w:tcW w:w="0" w:type="auto"/>
          </w:tcPr>
          <w:p w14:paraId="1CF57D38" w14:textId="77777777" w:rsidR="00BD5912" w:rsidRDefault="00AC559F">
            <w:r>
              <w:t>Last Date</w:t>
            </w:r>
          </w:p>
        </w:tc>
      </w:tr>
      <w:tr w:rsidR="00BD5912" w14:paraId="1CF57D3D"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3A" w14:textId="77777777" w:rsidR="00BD5912" w:rsidRDefault="00AC559F">
            <w:pPr>
              <w:jc w:val="right"/>
            </w:pPr>
            <w:r>
              <w:t>2018</w:t>
            </w:r>
          </w:p>
        </w:tc>
        <w:tc>
          <w:tcPr>
            <w:tcW w:w="0" w:type="auto"/>
          </w:tcPr>
          <w:p w14:paraId="1CF57D3B" w14:textId="77777777" w:rsidR="00BD5912" w:rsidRDefault="00AC559F">
            <w:r>
              <w:t>Feb 28</w:t>
            </w:r>
          </w:p>
        </w:tc>
        <w:tc>
          <w:tcPr>
            <w:tcW w:w="0" w:type="auto"/>
          </w:tcPr>
          <w:p w14:paraId="1CF57D3C" w14:textId="77777777" w:rsidR="00BD5912" w:rsidRDefault="00AC559F">
            <w:r>
              <w:t>Jul 03</w:t>
            </w:r>
          </w:p>
        </w:tc>
      </w:tr>
      <w:tr w:rsidR="00BD5912" w14:paraId="1CF57D4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3E" w14:textId="77777777" w:rsidR="00BD5912" w:rsidRDefault="00AC559F">
            <w:pPr>
              <w:jc w:val="right"/>
            </w:pPr>
            <w:r>
              <w:t>2019</w:t>
            </w:r>
          </w:p>
        </w:tc>
        <w:tc>
          <w:tcPr>
            <w:tcW w:w="0" w:type="auto"/>
          </w:tcPr>
          <w:p w14:paraId="1CF57D3F" w14:textId="77777777" w:rsidR="00BD5912" w:rsidRDefault="00AC559F">
            <w:r>
              <w:t>Mar 05</w:t>
            </w:r>
          </w:p>
        </w:tc>
        <w:tc>
          <w:tcPr>
            <w:tcW w:w="0" w:type="auto"/>
          </w:tcPr>
          <w:p w14:paraId="1CF57D40" w14:textId="77777777" w:rsidR="00BD5912" w:rsidRDefault="00AC559F">
            <w:r>
              <w:t>Jul 17</w:t>
            </w:r>
          </w:p>
        </w:tc>
      </w:tr>
      <w:tr w:rsidR="00BD5912" w14:paraId="1CF57D45"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42" w14:textId="77777777" w:rsidR="00BD5912" w:rsidRDefault="00AC559F">
            <w:pPr>
              <w:jc w:val="right"/>
            </w:pPr>
            <w:r>
              <w:t>2020</w:t>
            </w:r>
          </w:p>
        </w:tc>
        <w:tc>
          <w:tcPr>
            <w:tcW w:w="0" w:type="auto"/>
          </w:tcPr>
          <w:p w14:paraId="1CF57D43" w14:textId="77777777" w:rsidR="00BD5912" w:rsidRDefault="00AC559F">
            <w:r>
              <w:t>Feb 13</w:t>
            </w:r>
          </w:p>
        </w:tc>
        <w:tc>
          <w:tcPr>
            <w:tcW w:w="0" w:type="auto"/>
          </w:tcPr>
          <w:p w14:paraId="1CF57D44" w14:textId="77777777" w:rsidR="00BD5912" w:rsidRDefault="00AC559F">
            <w:r>
              <w:t>Jul 26</w:t>
            </w:r>
          </w:p>
        </w:tc>
      </w:tr>
      <w:tr w:rsidR="00BD5912" w14:paraId="1CF57D4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46" w14:textId="77777777" w:rsidR="00BD5912" w:rsidRDefault="00AC559F">
            <w:pPr>
              <w:jc w:val="right"/>
            </w:pPr>
            <w:r>
              <w:t>2021</w:t>
            </w:r>
          </w:p>
        </w:tc>
        <w:tc>
          <w:tcPr>
            <w:tcW w:w="0" w:type="auto"/>
          </w:tcPr>
          <w:p w14:paraId="1CF57D47" w14:textId="77777777" w:rsidR="00BD5912" w:rsidRDefault="00AC559F">
            <w:r>
              <w:t>Feb 01</w:t>
            </w:r>
          </w:p>
        </w:tc>
        <w:tc>
          <w:tcPr>
            <w:tcW w:w="0" w:type="auto"/>
          </w:tcPr>
          <w:p w14:paraId="1CF57D48" w14:textId="77777777" w:rsidR="00BD5912" w:rsidRDefault="00AC559F">
            <w:r>
              <w:t>Jun 22</w:t>
            </w:r>
          </w:p>
        </w:tc>
      </w:tr>
      <w:tr w:rsidR="00BD5912" w14:paraId="1CF57D4D"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4A" w14:textId="77777777" w:rsidR="00BD5912" w:rsidRDefault="00AC559F">
            <w:pPr>
              <w:jc w:val="right"/>
            </w:pPr>
            <w:r>
              <w:t>2022</w:t>
            </w:r>
          </w:p>
        </w:tc>
        <w:tc>
          <w:tcPr>
            <w:tcW w:w="0" w:type="auto"/>
          </w:tcPr>
          <w:p w14:paraId="1CF57D4B" w14:textId="77777777" w:rsidR="00BD5912" w:rsidRDefault="00AC559F">
            <w:r>
              <w:t>Feb 09</w:t>
            </w:r>
          </w:p>
        </w:tc>
        <w:tc>
          <w:tcPr>
            <w:tcW w:w="0" w:type="auto"/>
          </w:tcPr>
          <w:p w14:paraId="1CF57D4C" w14:textId="77777777" w:rsidR="00BD5912" w:rsidRDefault="00AC559F">
            <w:r>
              <w:t>Jun 25</w:t>
            </w:r>
          </w:p>
        </w:tc>
      </w:tr>
      <w:tr w:rsidR="00BD5912" w14:paraId="1CF57D5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4E" w14:textId="77777777" w:rsidR="00BD5912" w:rsidRDefault="00AC559F">
            <w:pPr>
              <w:jc w:val="right"/>
            </w:pPr>
            <w:r>
              <w:t>2023</w:t>
            </w:r>
          </w:p>
        </w:tc>
        <w:tc>
          <w:tcPr>
            <w:tcW w:w="0" w:type="auto"/>
          </w:tcPr>
          <w:p w14:paraId="1CF57D4F" w14:textId="77777777" w:rsidR="00BD5912" w:rsidRDefault="00AC559F">
            <w:r>
              <w:t>Feb 07</w:t>
            </w:r>
          </w:p>
        </w:tc>
        <w:tc>
          <w:tcPr>
            <w:tcW w:w="0" w:type="auto"/>
          </w:tcPr>
          <w:p w14:paraId="1CF57D50" w14:textId="77777777" w:rsidR="00BD5912" w:rsidRDefault="00AC559F">
            <w:r>
              <w:t>Jun 20</w:t>
            </w:r>
          </w:p>
        </w:tc>
      </w:tr>
    </w:tbl>
    <w:p w14:paraId="1CF57D52" w14:textId="77777777" w:rsidR="00BD5912" w:rsidRDefault="00AC559F" w:rsidP="00957CA2">
      <w:pPr>
        <w:jc w:val="center"/>
      </w:pPr>
      <w:r>
        <w:rPr>
          <w:noProof/>
        </w:rPr>
        <w:lastRenderedPageBreak/>
        <w:drawing>
          <wp:inline distT="0" distB="0" distL="0" distR="0" wp14:anchorId="1CF582CB" wp14:editId="1CF582CC">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1CF57D53" w14:textId="77777777" w:rsidR="00BD5912" w:rsidRDefault="00AC559F">
      <w:bookmarkStart w:id="67" w:name="fig:op-fig"/>
      <w:bookmarkEnd w:id="67"/>
      <w:r>
        <w:t>Figure 3.5: Plot of when SONAR was operational (purple) and not (yellow), from February 1 through July 31 each year.</w:t>
      </w:r>
    </w:p>
    <w:p w14:paraId="1CF57D54" w14:textId="77777777" w:rsidR="00BD5912" w:rsidRDefault="00AC559F" w:rsidP="00957CA2">
      <w:pPr>
        <w:jc w:val="center"/>
      </w:pPr>
      <w:r>
        <w:rPr>
          <w:noProof/>
        </w:rPr>
        <w:drawing>
          <wp:inline distT="0" distB="0" distL="0" distR="0" wp14:anchorId="1CF582CD" wp14:editId="1CF582CE">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1CF57D55" w14:textId="061739B8" w:rsidR="00BD5912" w:rsidRDefault="00AC559F">
      <w:bookmarkStart w:id="68" w:name="fig:review-fig"/>
      <w:bookmarkEnd w:id="68"/>
      <w:r>
        <w:t>Figure 3.6: Plot of when SONAR was reviewed (purple) and not (yellow), from February 1 through July 31 each year.</w:t>
      </w:r>
    </w:p>
    <w:p w14:paraId="49CA963B" w14:textId="77777777" w:rsidR="005E4C91" w:rsidRDefault="005E4C91">
      <w:pPr>
        <w:rPr>
          <w:b/>
          <w:bCs/>
          <w:sz w:val="32"/>
          <w:szCs w:val="28"/>
        </w:rPr>
      </w:pPr>
      <w:bookmarkStart w:id="69" w:name="_Toc171677872"/>
      <w:bookmarkStart w:id="70" w:name="data-processing"/>
      <w:bookmarkEnd w:id="61"/>
      <w:r>
        <w:br w:type="page"/>
      </w:r>
    </w:p>
    <w:p w14:paraId="1CF57D56" w14:textId="39D209B1" w:rsidR="00BD5912" w:rsidRDefault="00AC559F">
      <w:pPr>
        <w:pStyle w:val="Heading2"/>
      </w:pPr>
      <w:r>
        <w:lastRenderedPageBreak/>
        <w:t>3.2</w:t>
      </w:r>
      <w:r>
        <w:tab/>
        <w:t>Data Processing</w:t>
      </w:r>
      <w:bookmarkEnd w:id="69"/>
    </w:p>
    <w:p w14:paraId="1CF57D57" w14:textId="77777777" w:rsidR="00BD5912" w:rsidRDefault="00AC559F">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that period the SONAR was operating and collecting data.</w:t>
      </w:r>
    </w:p>
    <w:p w14:paraId="1CF57D58" w14:textId="77777777" w:rsidR="00BD5912" w:rsidRDefault="00AC559F">
      <w:bookmarkStart w:id="71" w:name="tab:pct-ops"/>
      <w:bookmarkEnd w:id="71"/>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BD5912" w14:paraId="1CF57D5E"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59" w14:textId="77777777" w:rsidR="00BD5912" w:rsidRDefault="00AC559F">
            <w:r>
              <w:t>Year</w:t>
            </w:r>
          </w:p>
        </w:tc>
        <w:tc>
          <w:tcPr>
            <w:tcW w:w="0" w:type="auto"/>
          </w:tcPr>
          <w:p w14:paraId="1CF57D5A" w14:textId="77777777" w:rsidR="00BD5912" w:rsidRDefault="00AC559F">
            <w:r>
              <w:t>First Day</w:t>
            </w:r>
          </w:p>
        </w:tc>
        <w:tc>
          <w:tcPr>
            <w:tcW w:w="0" w:type="auto"/>
          </w:tcPr>
          <w:p w14:paraId="1CF57D5B" w14:textId="77777777" w:rsidR="00BD5912" w:rsidRDefault="00AC559F">
            <w:r>
              <w:t>Last Day</w:t>
            </w:r>
          </w:p>
        </w:tc>
        <w:tc>
          <w:tcPr>
            <w:tcW w:w="0" w:type="auto"/>
          </w:tcPr>
          <w:p w14:paraId="1CF57D5C" w14:textId="77777777" w:rsidR="00BD5912" w:rsidRDefault="00AC559F">
            <w:r>
              <w:t>Pct Operational</w:t>
            </w:r>
          </w:p>
        </w:tc>
        <w:tc>
          <w:tcPr>
            <w:tcW w:w="0" w:type="auto"/>
          </w:tcPr>
          <w:p w14:paraId="1CF57D5D" w14:textId="77777777" w:rsidR="00BD5912" w:rsidRDefault="00AC559F">
            <w:r>
              <w:t>Pct Reviewed</w:t>
            </w:r>
          </w:p>
        </w:tc>
      </w:tr>
      <w:tr w:rsidR="00BD5912" w14:paraId="1CF57D6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5F" w14:textId="77777777" w:rsidR="00BD5912" w:rsidRDefault="00AC559F">
            <w:r>
              <w:t>2018</w:t>
            </w:r>
          </w:p>
        </w:tc>
        <w:tc>
          <w:tcPr>
            <w:tcW w:w="0" w:type="auto"/>
          </w:tcPr>
          <w:p w14:paraId="1CF57D60" w14:textId="77777777" w:rsidR="00BD5912" w:rsidRDefault="00AC559F">
            <w:r>
              <w:t>Feb 01</w:t>
            </w:r>
          </w:p>
        </w:tc>
        <w:tc>
          <w:tcPr>
            <w:tcW w:w="0" w:type="auto"/>
          </w:tcPr>
          <w:p w14:paraId="1CF57D61" w14:textId="77777777" w:rsidR="00BD5912" w:rsidRDefault="00AC559F">
            <w:r>
              <w:t>Jun 15</w:t>
            </w:r>
          </w:p>
        </w:tc>
        <w:tc>
          <w:tcPr>
            <w:tcW w:w="0" w:type="auto"/>
          </w:tcPr>
          <w:p w14:paraId="1CF57D62" w14:textId="77777777" w:rsidR="00BD5912" w:rsidRDefault="00AC559F">
            <w:r>
              <w:t>72.7%</w:t>
            </w:r>
          </w:p>
        </w:tc>
        <w:tc>
          <w:tcPr>
            <w:tcW w:w="0" w:type="auto"/>
          </w:tcPr>
          <w:p w14:paraId="1CF57D63" w14:textId="77777777" w:rsidR="00BD5912" w:rsidRDefault="00AC559F">
            <w:r>
              <w:t>28.8%</w:t>
            </w:r>
          </w:p>
        </w:tc>
      </w:tr>
      <w:tr w:rsidR="00BD5912" w14:paraId="1CF57D6A"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65" w14:textId="77777777" w:rsidR="00BD5912" w:rsidRDefault="00AC559F">
            <w:r>
              <w:t>2019</w:t>
            </w:r>
          </w:p>
        </w:tc>
        <w:tc>
          <w:tcPr>
            <w:tcW w:w="0" w:type="auto"/>
          </w:tcPr>
          <w:p w14:paraId="1CF57D66" w14:textId="77777777" w:rsidR="00BD5912" w:rsidRDefault="00AC559F">
            <w:r>
              <w:t>Feb 01</w:t>
            </w:r>
          </w:p>
        </w:tc>
        <w:tc>
          <w:tcPr>
            <w:tcW w:w="0" w:type="auto"/>
          </w:tcPr>
          <w:p w14:paraId="1CF57D67" w14:textId="77777777" w:rsidR="00BD5912" w:rsidRDefault="00AC559F">
            <w:r>
              <w:t>Jun 15</w:t>
            </w:r>
          </w:p>
        </w:tc>
        <w:tc>
          <w:tcPr>
            <w:tcW w:w="0" w:type="auto"/>
          </w:tcPr>
          <w:p w14:paraId="1CF57D68" w14:textId="77777777" w:rsidR="00BD5912" w:rsidRDefault="00AC559F">
            <w:r>
              <w:t>74.8%</w:t>
            </w:r>
          </w:p>
        </w:tc>
        <w:tc>
          <w:tcPr>
            <w:tcW w:w="0" w:type="auto"/>
          </w:tcPr>
          <w:p w14:paraId="1CF57D69" w14:textId="77777777" w:rsidR="00BD5912" w:rsidRDefault="00AC559F">
            <w:r>
              <w:t>42.0%</w:t>
            </w:r>
          </w:p>
        </w:tc>
      </w:tr>
      <w:tr w:rsidR="00BD5912" w14:paraId="1CF57D7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6B" w14:textId="77777777" w:rsidR="00BD5912" w:rsidRDefault="00AC559F">
            <w:r>
              <w:t>2020</w:t>
            </w:r>
          </w:p>
        </w:tc>
        <w:tc>
          <w:tcPr>
            <w:tcW w:w="0" w:type="auto"/>
          </w:tcPr>
          <w:p w14:paraId="1CF57D6C" w14:textId="77777777" w:rsidR="00BD5912" w:rsidRDefault="00AC559F">
            <w:r>
              <w:t>Feb 01</w:t>
            </w:r>
          </w:p>
        </w:tc>
        <w:tc>
          <w:tcPr>
            <w:tcW w:w="0" w:type="auto"/>
          </w:tcPr>
          <w:p w14:paraId="1CF57D6D" w14:textId="77777777" w:rsidR="00BD5912" w:rsidRDefault="00AC559F">
            <w:r>
              <w:t>Jun 15</w:t>
            </w:r>
          </w:p>
        </w:tc>
        <w:tc>
          <w:tcPr>
            <w:tcW w:w="0" w:type="auto"/>
          </w:tcPr>
          <w:p w14:paraId="1CF57D6E" w14:textId="77777777" w:rsidR="00BD5912" w:rsidRDefault="00AC559F">
            <w:r>
              <w:t>62.6%</w:t>
            </w:r>
          </w:p>
        </w:tc>
        <w:tc>
          <w:tcPr>
            <w:tcW w:w="0" w:type="auto"/>
          </w:tcPr>
          <w:p w14:paraId="1CF57D6F" w14:textId="77777777" w:rsidR="00BD5912" w:rsidRDefault="00AC559F">
            <w:r>
              <w:t>38.4%</w:t>
            </w:r>
          </w:p>
        </w:tc>
      </w:tr>
      <w:tr w:rsidR="00BD5912" w14:paraId="1CF57D76"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71" w14:textId="77777777" w:rsidR="00BD5912" w:rsidRDefault="00AC559F">
            <w:r>
              <w:t>2021</w:t>
            </w:r>
          </w:p>
        </w:tc>
        <w:tc>
          <w:tcPr>
            <w:tcW w:w="0" w:type="auto"/>
          </w:tcPr>
          <w:p w14:paraId="1CF57D72" w14:textId="77777777" w:rsidR="00BD5912" w:rsidRDefault="00AC559F">
            <w:r>
              <w:t>Feb 01</w:t>
            </w:r>
          </w:p>
        </w:tc>
        <w:tc>
          <w:tcPr>
            <w:tcW w:w="0" w:type="auto"/>
          </w:tcPr>
          <w:p w14:paraId="1CF57D73" w14:textId="77777777" w:rsidR="00BD5912" w:rsidRDefault="00AC559F">
            <w:r>
              <w:t>Jun 15</w:t>
            </w:r>
          </w:p>
        </w:tc>
        <w:tc>
          <w:tcPr>
            <w:tcW w:w="0" w:type="auto"/>
          </w:tcPr>
          <w:p w14:paraId="1CF57D74" w14:textId="77777777" w:rsidR="00BD5912" w:rsidRDefault="00AC559F">
            <w:r>
              <w:t>93.9%</w:t>
            </w:r>
          </w:p>
        </w:tc>
        <w:tc>
          <w:tcPr>
            <w:tcW w:w="0" w:type="auto"/>
          </w:tcPr>
          <w:p w14:paraId="1CF57D75" w14:textId="77777777" w:rsidR="00BD5912" w:rsidRDefault="00AC559F">
            <w:r>
              <w:t>53.7%</w:t>
            </w:r>
          </w:p>
        </w:tc>
      </w:tr>
      <w:tr w:rsidR="00BD5912" w14:paraId="1CF57D7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77" w14:textId="77777777" w:rsidR="00BD5912" w:rsidRDefault="00AC559F">
            <w:r>
              <w:t>2022</w:t>
            </w:r>
          </w:p>
        </w:tc>
        <w:tc>
          <w:tcPr>
            <w:tcW w:w="0" w:type="auto"/>
          </w:tcPr>
          <w:p w14:paraId="1CF57D78" w14:textId="77777777" w:rsidR="00BD5912" w:rsidRDefault="00AC559F">
            <w:r>
              <w:t>Feb 01</w:t>
            </w:r>
          </w:p>
        </w:tc>
        <w:tc>
          <w:tcPr>
            <w:tcW w:w="0" w:type="auto"/>
          </w:tcPr>
          <w:p w14:paraId="1CF57D79" w14:textId="77777777" w:rsidR="00BD5912" w:rsidRDefault="00AC559F">
            <w:r>
              <w:t>Jun 15</w:t>
            </w:r>
          </w:p>
        </w:tc>
        <w:tc>
          <w:tcPr>
            <w:tcW w:w="0" w:type="auto"/>
          </w:tcPr>
          <w:p w14:paraId="1CF57D7A" w14:textId="77777777" w:rsidR="00BD5912" w:rsidRDefault="00AC559F">
            <w:r>
              <w:t>88.4%</w:t>
            </w:r>
          </w:p>
        </w:tc>
        <w:tc>
          <w:tcPr>
            <w:tcW w:w="0" w:type="auto"/>
          </w:tcPr>
          <w:p w14:paraId="1CF57D7B" w14:textId="77777777" w:rsidR="00BD5912" w:rsidRDefault="00AC559F">
            <w:r>
              <w:t>50.5%</w:t>
            </w:r>
          </w:p>
        </w:tc>
      </w:tr>
      <w:tr w:rsidR="00BD5912" w14:paraId="1CF57D82"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7D" w14:textId="77777777" w:rsidR="00BD5912" w:rsidRDefault="00AC559F">
            <w:r>
              <w:t>2023</w:t>
            </w:r>
          </w:p>
        </w:tc>
        <w:tc>
          <w:tcPr>
            <w:tcW w:w="0" w:type="auto"/>
          </w:tcPr>
          <w:p w14:paraId="1CF57D7E" w14:textId="77777777" w:rsidR="00BD5912" w:rsidRDefault="00AC559F">
            <w:r>
              <w:t>Feb 01</w:t>
            </w:r>
          </w:p>
        </w:tc>
        <w:tc>
          <w:tcPr>
            <w:tcW w:w="0" w:type="auto"/>
          </w:tcPr>
          <w:p w14:paraId="1CF57D7F" w14:textId="77777777" w:rsidR="00BD5912" w:rsidRDefault="00AC559F">
            <w:r>
              <w:t>Jun 15</w:t>
            </w:r>
          </w:p>
        </w:tc>
        <w:tc>
          <w:tcPr>
            <w:tcW w:w="0" w:type="auto"/>
          </w:tcPr>
          <w:p w14:paraId="1CF57D80" w14:textId="77777777" w:rsidR="00BD5912" w:rsidRDefault="00AC559F">
            <w:r>
              <w:t>91.0%</w:t>
            </w:r>
          </w:p>
        </w:tc>
        <w:tc>
          <w:tcPr>
            <w:tcW w:w="0" w:type="auto"/>
          </w:tcPr>
          <w:p w14:paraId="1CF57D81" w14:textId="77777777" w:rsidR="00BD5912" w:rsidRDefault="00AC559F">
            <w:r>
              <w:t>72.8%</w:t>
            </w:r>
          </w:p>
        </w:tc>
      </w:tr>
    </w:tbl>
    <w:p w14:paraId="074A9557" w14:textId="77777777" w:rsidR="008A223D" w:rsidRDefault="008A223D"/>
    <w:p w14:paraId="1CF57D83" w14:textId="26F1049C" w:rsidR="00BD5912" w:rsidRDefault="00AC559F">
      <w:r>
        <w:t xml:space="preserve">Each reviewed imagery file was processed using Sound Metric’s proprietary software </w:t>
      </w:r>
      <w:proofErr w:type="spellStart"/>
      <w:r>
        <w:t>ARISFish</w:t>
      </w:r>
      <w:proofErr w:type="spellEnd"/>
      <w:r>
        <w:t xml:space="preserve">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088047AE" w14:textId="77777777" w:rsidR="00D10587" w:rsidRDefault="00AC559F">
      <w:r>
        <w:t xml:space="preserve">Fish greater or equal to 45 centimeters (cm) were measured, marked, and counted using the </w:t>
      </w:r>
      <w:proofErr w:type="spellStart"/>
      <w:r>
        <w:t>ARISFish</w:t>
      </w:r>
      <w:proofErr w:type="spellEnd"/>
      <w:r>
        <w:t xml:space="preserve">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w:t>
      </w:r>
    </w:p>
    <w:p w14:paraId="1A9E4BEC" w14:textId="77777777" w:rsidR="00DE375D" w:rsidRDefault="00DE375D"/>
    <w:p w14:paraId="1CF57D84" w14:textId="36CABC15" w:rsidR="00BD5912" w:rsidRDefault="00AC559F">
      <w:r>
        <w:lastRenderedPageBreak/>
        <w:t>For each fish counted the following data were recorded:</w:t>
      </w:r>
    </w:p>
    <w:p w14:paraId="1CF57D85" w14:textId="77777777" w:rsidR="00BD5912" w:rsidRDefault="00AC559F">
      <w:pPr>
        <w:numPr>
          <w:ilvl w:val="0"/>
          <w:numId w:val="15"/>
        </w:numPr>
      </w:pPr>
      <w:r>
        <w:t>Date</w:t>
      </w:r>
    </w:p>
    <w:p w14:paraId="1CF57D86" w14:textId="77777777" w:rsidR="00BD5912" w:rsidRDefault="00AC559F">
      <w:pPr>
        <w:numPr>
          <w:ilvl w:val="0"/>
          <w:numId w:val="15"/>
        </w:numPr>
      </w:pPr>
      <w:r>
        <w:t>Hour of the 30-minute image file (e.g., 14:00, 14:30)</w:t>
      </w:r>
    </w:p>
    <w:p w14:paraId="1CF57D87" w14:textId="77777777" w:rsidR="00BD5912" w:rsidRDefault="00AC559F">
      <w:pPr>
        <w:numPr>
          <w:ilvl w:val="0"/>
          <w:numId w:val="15"/>
        </w:numPr>
      </w:pPr>
      <w:r>
        <w:t>Time</w:t>
      </w:r>
    </w:p>
    <w:p w14:paraId="1CF57D88" w14:textId="77777777" w:rsidR="00BD5912" w:rsidRDefault="00AC559F">
      <w:pPr>
        <w:numPr>
          <w:ilvl w:val="0"/>
          <w:numId w:val="15"/>
        </w:numPr>
      </w:pPr>
      <w:r>
        <w:t>Frame</w:t>
      </w:r>
    </w:p>
    <w:p w14:paraId="1CF57D89" w14:textId="77777777" w:rsidR="00BD5912" w:rsidRDefault="00AC559F">
      <w:pPr>
        <w:numPr>
          <w:ilvl w:val="0"/>
          <w:numId w:val="15"/>
        </w:numPr>
      </w:pPr>
      <w:r>
        <w:t>Direction of travel (upstream or downstream)</w:t>
      </w:r>
    </w:p>
    <w:p w14:paraId="1CF57D8A" w14:textId="77777777" w:rsidR="00BD5912" w:rsidRDefault="00AC559F">
      <w:pPr>
        <w:numPr>
          <w:ilvl w:val="0"/>
          <w:numId w:val="15"/>
        </w:numPr>
      </w:pPr>
      <w:r>
        <w:t>Range (distance from the SONAR)</w:t>
      </w:r>
    </w:p>
    <w:p w14:paraId="1CF57D8B" w14:textId="77777777" w:rsidR="00BD5912" w:rsidRDefault="00AC559F">
      <w:pPr>
        <w:numPr>
          <w:ilvl w:val="0"/>
          <w:numId w:val="15"/>
        </w:numPr>
      </w:pPr>
      <w:r>
        <w:t>Length of the fish in cm</w:t>
      </w:r>
    </w:p>
    <w:p w14:paraId="1CF57D8C" w14:textId="77777777" w:rsidR="00BD5912" w:rsidRDefault="00AC559F">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1CF57D8D" w14:textId="77777777" w:rsidR="00BD5912" w:rsidRDefault="00AC559F">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Counted fish were automatically saved within the image file for later error checking; data were also recorded within an Excel spreadsheet for data summarization and analysis.</w:t>
      </w:r>
    </w:p>
    <w:p w14:paraId="1CF57D8E" w14:textId="77777777" w:rsidR="00BD5912" w:rsidRDefault="00AC559F">
      <w:pPr>
        <w:pStyle w:val="Heading2"/>
      </w:pPr>
      <w:bookmarkStart w:id="72" w:name="_Toc171677873"/>
      <w:bookmarkStart w:id="73" w:name="data-reviewer-comparison"/>
      <w:bookmarkEnd w:id="70"/>
      <w:r>
        <w:t>3.3</w:t>
      </w:r>
      <w:r>
        <w:tab/>
        <w:t>Data Reviewer Comparison</w:t>
      </w:r>
      <w:bookmarkEnd w:id="72"/>
    </w:p>
    <w:p w14:paraId="1CF57D8F" w14:textId="77777777" w:rsidR="00BD5912" w:rsidRDefault="00AC559F">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1CF57D90" w14:textId="77777777" w:rsidR="00BD5912" w:rsidRDefault="00AC559F">
      <w:r>
        <w:t xml:space="preserve">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w:t>
      </w:r>
      <w:proofErr w:type="spellStart"/>
      <w:r>
        <w:t>as</w:t>
      </w:r>
      <w:proofErr w:type="spellEnd"/>
      <w:r>
        <w:t xml:space="preserve"> the benchmark for these comparisons. We summarized those differences with statistics such as mean bias, mean absolute error (MAE), root mean squared error (RMSE) and mean absolute percent error (MAPE).</w:t>
      </w:r>
    </w:p>
    <w:p w14:paraId="1CF57D91" w14:textId="77777777" w:rsidR="00BD5912" w:rsidRDefault="00AC559F">
      <w:bookmarkStart w:id="74" w:name="tab:obs-rev-tab"/>
      <w:bookmarkEnd w:id="74"/>
      <w:r>
        <w:lastRenderedPageBreak/>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BD5912" w14:paraId="1CF57D96"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92" w14:textId="77777777" w:rsidR="00BD5912" w:rsidRDefault="00AC559F">
            <w:pPr>
              <w:jc w:val="right"/>
            </w:pPr>
            <w:r>
              <w:t>Year</w:t>
            </w:r>
          </w:p>
        </w:tc>
        <w:tc>
          <w:tcPr>
            <w:tcW w:w="0" w:type="auto"/>
          </w:tcPr>
          <w:p w14:paraId="1CF57D93" w14:textId="77777777" w:rsidR="00BD5912" w:rsidRDefault="00AC559F">
            <w:pPr>
              <w:jc w:val="right"/>
            </w:pPr>
            <w:r>
              <w:t>n Days</w:t>
            </w:r>
          </w:p>
        </w:tc>
        <w:tc>
          <w:tcPr>
            <w:tcW w:w="0" w:type="auto"/>
          </w:tcPr>
          <w:p w14:paraId="1CF57D94" w14:textId="77777777" w:rsidR="00BD5912" w:rsidRDefault="00AC559F">
            <w:pPr>
              <w:jc w:val="right"/>
            </w:pPr>
            <w:r>
              <w:t>n Hours</w:t>
            </w:r>
          </w:p>
        </w:tc>
        <w:tc>
          <w:tcPr>
            <w:tcW w:w="0" w:type="auto"/>
          </w:tcPr>
          <w:p w14:paraId="1CF57D95" w14:textId="77777777" w:rsidR="00BD5912" w:rsidRDefault="00AC559F">
            <w:pPr>
              <w:jc w:val="right"/>
            </w:pPr>
            <w:r>
              <w:t>n Fish</w:t>
            </w:r>
          </w:p>
        </w:tc>
      </w:tr>
      <w:tr w:rsidR="00BD5912" w14:paraId="1CF57D9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97" w14:textId="77777777" w:rsidR="00BD5912" w:rsidRDefault="00AC559F">
            <w:pPr>
              <w:jc w:val="right"/>
            </w:pPr>
            <w:r>
              <w:t>2019</w:t>
            </w:r>
          </w:p>
        </w:tc>
        <w:tc>
          <w:tcPr>
            <w:tcW w:w="0" w:type="auto"/>
          </w:tcPr>
          <w:p w14:paraId="1CF57D98" w14:textId="77777777" w:rsidR="00BD5912" w:rsidRDefault="00AC559F">
            <w:pPr>
              <w:jc w:val="right"/>
            </w:pPr>
            <w:r>
              <w:t>5</w:t>
            </w:r>
          </w:p>
        </w:tc>
        <w:tc>
          <w:tcPr>
            <w:tcW w:w="0" w:type="auto"/>
          </w:tcPr>
          <w:p w14:paraId="1CF57D99" w14:textId="77777777" w:rsidR="00BD5912" w:rsidRDefault="00AC559F">
            <w:pPr>
              <w:jc w:val="right"/>
            </w:pPr>
            <w:r>
              <w:t>32</w:t>
            </w:r>
          </w:p>
        </w:tc>
        <w:tc>
          <w:tcPr>
            <w:tcW w:w="0" w:type="auto"/>
          </w:tcPr>
          <w:p w14:paraId="1CF57D9A" w14:textId="77777777" w:rsidR="00BD5912" w:rsidRDefault="00AC559F">
            <w:pPr>
              <w:jc w:val="right"/>
            </w:pPr>
            <w:r>
              <w:t>54</w:t>
            </w:r>
          </w:p>
        </w:tc>
      </w:tr>
      <w:tr w:rsidR="00BD5912" w14:paraId="1CF57DA0"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9C" w14:textId="77777777" w:rsidR="00BD5912" w:rsidRDefault="00AC559F">
            <w:pPr>
              <w:jc w:val="right"/>
            </w:pPr>
            <w:r>
              <w:t>2020</w:t>
            </w:r>
          </w:p>
        </w:tc>
        <w:tc>
          <w:tcPr>
            <w:tcW w:w="0" w:type="auto"/>
          </w:tcPr>
          <w:p w14:paraId="1CF57D9D" w14:textId="77777777" w:rsidR="00BD5912" w:rsidRDefault="00AC559F">
            <w:pPr>
              <w:jc w:val="right"/>
            </w:pPr>
            <w:r>
              <w:t>6</w:t>
            </w:r>
          </w:p>
        </w:tc>
        <w:tc>
          <w:tcPr>
            <w:tcW w:w="0" w:type="auto"/>
          </w:tcPr>
          <w:p w14:paraId="1CF57D9E" w14:textId="77777777" w:rsidR="00BD5912" w:rsidRDefault="00AC559F">
            <w:pPr>
              <w:jc w:val="right"/>
            </w:pPr>
            <w:r>
              <w:t>34</w:t>
            </w:r>
          </w:p>
        </w:tc>
        <w:tc>
          <w:tcPr>
            <w:tcW w:w="0" w:type="auto"/>
          </w:tcPr>
          <w:p w14:paraId="1CF57D9F" w14:textId="77777777" w:rsidR="00BD5912" w:rsidRDefault="00AC559F">
            <w:pPr>
              <w:jc w:val="right"/>
            </w:pPr>
            <w:r>
              <w:t>51</w:t>
            </w:r>
          </w:p>
        </w:tc>
      </w:tr>
      <w:tr w:rsidR="00BD5912" w14:paraId="1CF57DA5"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A1" w14:textId="77777777" w:rsidR="00BD5912" w:rsidRDefault="00AC559F">
            <w:pPr>
              <w:jc w:val="right"/>
            </w:pPr>
            <w:r>
              <w:t>2021</w:t>
            </w:r>
          </w:p>
        </w:tc>
        <w:tc>
          <w:tcPr>
            <w:tcW w:w="0" w:type="auto"/>
          </w:tcPr>
          <w:p w14:paraId="1CF57DA2" w14:textId="77777777" w:rsidR="00BD5912" w:rsidRDefault="00AC559F">
            <w:pPr>
              <w:jc w:val="right"/>
            </w:pPr>
            <w:r>
              <w:t>12</w:t>
            </w:r>
          </w:p>
        </w:tc>
        <w:tc>
          <w:tcPr>
            <w:tcW w:w="0" w:type="auto"/>
          </w:tcPr>
          <w:p w14:paraId="1CF57DA3" w14:textId="77777777" w:rsidR="00BD5912" w:rsidRDefault="00AC559F">
            <w:pPr>
              <w:jc w:val="right"/>
            </w:pPr>
            <w:r>
              <w:t>65</w:t>
            </w:r>
          </w:p>
        </w:tc>
        <w:tc>
          <w:tcPr>
            <w:tcW w:w="0" w:type="auto"/>
          </w:tcPr>
          <w:p w14:paraId="1CF57DA4" w14:textId="77777777" w:rsidR="00BD5912" w:rsidRDefault="00AC559F">
            <w:pPr>
              <w:jc w:val="right"/>
            </w:pPr>
            <w:r>
              <w:t>92</w:t>
            </w:r>
          </w:p>
        </w:tc>
      </w:tr>
      <w:tr w:rsidR="00BD5912" w14:paraId="1CF57DAA"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A6" w14:textId="77777777" w:rsidR="00BD5912" w:rsidRDefault="00AC559F">
            <w:pPr>
              <w:jc w:val="right"/>
            </w:pPr>
            <w:r>
              <w:t>2022</w:t>
            </w:r>
          </w:p>
        </w:tc>
        <w:tc>
          <w:tcPr>
            <w:tcW w:w="0" w:type="auto"/>
          </w:tcPr>
          <w:p w14:paraId="1CF57DA7" w14:textId="77777777" w:rsidR="00BD5912" w:rsidRDefault="00AC559F">
            <w:pPr>
              <w:jc w:val="right"/>
            </w:pPr>
            <w:r>
              <w:t>14</w:t>
            </w:r>
          </w:p>
        </w:tc>
        <w:tc>
          <w:tcPr>
            <w:tcW w:w="0" w:type="auto"/>
          </w:tcPr>
          <w:p w14:paraId="1CF57DA8" w14:textId="77777777" w:rsidR="00BD5912" w:rsidRDefault="00AC559F">
            <w:pPr>
              <w:jc w:val="right"/>
            </w:pPr>
            <w:r>
              <w:t>69</w:t>
            </w:r>
          </w:p>
        </w:tc>
        <w:tc>
          <w:tcPr>
            <w:tcW w:w="0" w:type="auto"/>
          </w:tcPr>
          <w:p w14:paraId="1CF57DA9" w14:textId="77777777" w:rsidR="00BD5912" w:rsidRDefault="00AC559F">
            <w:pPr>
              <w:jc w:val="right"/>
            </w:pPr>
            <w:r>
              <w:t>116</w:t>
            </w:r>
          </w:p>
        </w:tc>
      </w:tr>
      <w:tr w:rsidR="00BD5912" w14:paraId="1CF57DAF"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AB" w14:textId="77777777" w:rsidR="00BD5912" w:rsidRDefault="00AC559F">
            <w:pPr>
              <w:jc w:val="right"/>
            </w:pPr>
            <w:r>
              <w:t>2023</w:t>
            </w:r>
          </w:p>
        </w:tc>
        <w:tc>
          <w:tcPr>
            <w:tcW w:w="0" w:type="auto"/>
          </w:tcPr>
          <w:p w14:paraId="1CF57DAC" w14:textId="77777777" w:rsidR="00BD5912" w:rsidRDefault="00AC559F">
            <w:pPr>
              <w:jc w:val="right"/>
            </w:pPr>
            <w:r>
              <w:t>12</w:t>
            </w:r>
          </w:p>
        </w:tc>
        <w:tc>
          <w:tcPr>
            <w:tcW w:w="0" w:type="auto"/>
          </w:tcPr>
          <w:p w14:paraId="1CF57DAD" w14:textId="77777777" w:rsidR="00BD5912" w:rsidRDefault="00AC559F">
            <w:pPr>
              <w:jc w:val="right"/>
            </w:pPr>
            <w:r>
              <w:t>221</w:t>
            </w:r>
          </w:p>
        </w:tc>
        <w:tc>
          <w:tcPr>
            <w:tcW w:w="0" w:type="auto"/>
          </w:tcPr>
          <w:p w14:paraId="1CF57DAE" w14:textId="77777777" w:rsidR="00BD5912" w:rsidRDefault="00AC559F">
            <w:pPr>
              <w:jc w:val="right"/>
            </w:pPr>
            <w:r>
              <w:t>773</w:t>
            </w:r>
          </w:p>
        </w:tc>
      </w:tr>
    </w:tbl>
    <w:p w14:paraId="718125A6" w14:textId="77777777" w:rsidR="008F4030" w:rsidRDefault="008F4030">
      <w:pPr>
        <w:pStyle w:val="Heading2"/>
      </w:pPr>
      <w:bookmarkStart w:id="75" w:name="_Toc171677874"/>
      <w:bookmarkStart w:id="76" w:name="species-composition-sampling"/>
      <w:bookmarkEnd w:id="73"/>
    </w:p>
    <w:p w14:paraId="1CF57DB0" w14:textId="227B5BE5" w:rsidR="00BD5912" w:rsidRDefault="00AC559F">
      <w:pPr>
        <w:pStyle w:val="Heading2"/>
      </w:pPr>
      <w:r>
        <w:t>3.4</w:t>
      </w:r>
      <w:r>
        <w:tab/>
        <w:t>Species Composition Sampling</w:t>
      </w:r>
      <w:bookmarkEnd w:id="75"/>
    </w:p>
    <w:p w14:paraId="1CF57DB1" w14:textId="77777777" w:rsidR="00BD5912" w:rsidRDefault="00AC559F">
      <w:r>
        <w:t>Species composition sampling was conducted weekly, as river conditions allowed, during the period of SONAR operations in 2021, 2022 and 2023. A fine monofilament gill net 5.5 meters wide by 2.4 meters deep with a 5-cm mesh (10-cm stretch</w:t>
      </w:r>
      <w:proofErr w:type="gramStart"/>
      <w:r>
        <w:t>) was</w:t>
      </w:r>
      <w:proofErr w:type="gramEnd"/>
      <w:r>
        <w:t xml:space="preserve"> drifted through all sampleable habitat in the lower river from RKM 5.3 to RKM 0.8 (2021) or RKM 1.3 (2022 - 2023). In </w:t>
      </w:r>
      <w:proofErr w:type="gramStart"/>
      <w:r>
        <w:t>habitat</w:t>
      </w:r>
      <w:proofErr w:type="gramEnd"/>
      <w:r>
        <w:t xml:space="preserve"> where it wasn’t possible to use a net (e.g. too much wood), hook and line sampling occurred. Encountered fish were removed immediately from the net, sedated in a solution of tricaine </w:t>
      </w:r>
      <w:proofErr w:type="spellStart"/>
      <w:r>
        <w:t>methanesulfonate</w:t>
      </w:r>
      <w:proofErr w:type="spellEnd"/>
      <w:r>
        <w:t xml:space="preserve"> (MS-222), and sampled for species, mark status, length, sex, scales, and DNA. Hatchery-origin steelhead were identified by adipose fin clip. Captured steelhead were assessed for </w:t>
      </w:r>
      <w:proofErr w:type="spellStart"/>
      <w:r>
        <w:t>kelt</w:t>
      </w:r>
      <w:proofErr w:type="spellEnd"/>
      <w:r>
        <w:t xml:space="preserve"> status.</w:t>
      </w:r>
    </w:p>
    <w:p w14:paraId="1CF57DB2" w14:textId="77777777" w:rsidR="00BD5912" w:rsidRDefault="00AC559F">
      <w:r>
        <w:t>No regular species composition sampling was conducted in 2018, 2019, or 2020. In 2019, three sampling efforts targeting bull trout (</w:t>
      </w:r>
      <w:r>
        <w:rPr>
          <w:i/>
          <w:iCs/>
        </w:rPr>
        <w:t xml:space="preserve">Salvelinus </w:t>
      </w:r>
      <w:proofErr w:type="spellStart"/>
      <w:r>
        <w:rPr>
          <w:i/>
          <w:iCs/>
        </w:rPr>
        <w:t>confluentus</w:t>
      </w:r>
      <w:proofErr w:type="spellEnd"/>
      <w:r>
        <w:t>) were conducted once per week in June at sites throughout the Dungeness and Gray Wolf rivers.</w:t>
      </w:r>
    </w:p>
    <w:p w14:paraId="1CF57DB3" w14:textId="77777777" w:rsidR="00BD5912" w:rsidRDefault="00AC559F">
      <w:pPr>
        <w:pStyle w:val="Heading2"/>
      </w:pPr>
      <w:bookmarkStart w:id="77" w:name="_Toc171677875"/>
      <w:bookmarkStart w:id="78" w:name="determining-species"/>
      <w:bookmarkEnd w:id="76"/>
      <w:r>
        <w:t>3.5</w:t>
      </w:r>
      <w:r>
        <w:tab/>
        <w:t>Determining Species</w:t>
      </w:r>
      <w:bookmarkEnd w:id="77"/>
    </w:p>
    <w:p w14:paraId="1CF57DB4" w14:textId="33CC0720" w:rsidR="00BD5912" w:rsidRDefault="00AC559F">
      <w:r>
        <w:t xml:space="preserve">Bull trout moved past the SONAR unit as well as steelhead, and we needed to parse which fish identified by the SONAR were </w:t>
      </w:r>
      <w:proofErr w:type="gramStart"/>
      <w:r>
        <w:t>steelhead, and</w:t>
      </w:r>
      <w:proofErr w:type="gramEnd"/>
      <w:r>
        <w:t xml:space="preserve"> exclude any bull trout. We modeled the probability of a fish being a steelhead using fork length and the Julian day of capture from the 2021-2023 species composition data</w:t>
      </w:r>
      <w:ins w:id="79" w:author="Craig, Bethany E (DFW)" w:date="2024-07-19T11:20:00Z" w16du:dateUtc="2024-07-19T18:20:00Z">
        <w:r w:rsidR="003D2E45">
          <w:t>, including both natural-origin and hatchery-origin steelhead</w:t>
        </w:r>
      </w:ins>
      <w:r>
        <w:t xml:space="preserve">. Since </w:t>
      </w:r>
      <w:ins w:id="80" w:author="Craig, Bethany E (DFW)" w:date="2024-07-19T11:15:00Z" w16du:dateUtc="2024-07-19T18:15:00Z">
        <w:r w:rsidR="00B04D3F">
          <w:t xml:space="preserve">our primary </w:t>
        </w:r>
      </w:ins>
      <w:ins w:id="81" w:author="Craig, Bethany E (DFW)" w:date="2024-07-19T11:16:00Z" w16du:dateUtc="2024-07-19T18:16:00Z">
        <w:r w:rsidR="00B04D3F">
          <w:t>objective</w:t>
        </w:r>
        <w:r w:rsidR="002302EF">
          <w:t xml:space="preserve"> was </w:t>
        </w:r>
      </w:ins>
      <w:del w:id="82" w:author="Craig, Bethany E (DFW)" w:date="2024-07-19T11:15:00Z" w16du:dateUtc="2024-07-19T18:15:00Z">
        <w:r w:rsidDel="00B04D3F">
          <w:delText xml:space="preserve">we only care about </w:delText>
        </w:r>
      </w:del>
      <w:r>
        <w:t>differentiating steelhead from other fish, we grouped resident rainbow and cutthroat trout (</w:t>
      </w:r>
      <w:r>
        <w:rPr>
          <w:i/>
          <w:iCs/>
        </w:rPr>
        <w:t xml:space="preserve">Oncorhynchus </w:t>
      </w:r>
      <w:proofErr w:type="spellStart"/>
      <w:r>
        <w:rPr>
          <w:i/>
          <w:iCs/>
        </w:rPr>
        <w:t>clarkii</w:t>
      </w:r>
      <w:proofErr w:type="spellEnd"/>
      <w:r>
        <w:t>) with bull trout, and then fit a binomial generalized additive model (GAM) with a logit link, using splines of fork length and Julian day, to predict the probability of a fish being a steelhead.</w:t>
      </w:r>
      <w:ins w:id="83" w:author="Craig, Bethany E (DFW)" w:date="2024-07-19T11:18:00Z" w16du:dateUtc="2024-07-19T18:18:00Z">
        <w:r w:rsidR="00321DC4">
          <w:t xml:space="preserve"> </w:t>
        </w:r>
      </w:ins>
    </w:p>
    <w:p w14:paraId="1CF57DB5" w14:textId="780D287A" w:rsidR="00BD5912" w:rsidRDefault="00AC559F">
      <w:r>
        <w:t>After fitting this GAM, we predicted the probability of being a steelhead for all fish observed on the SONAR. Any fish with a probability of 50% or greater we assigned as a steelhead.</w:t>
      </w:r>
      <w:ins w:id="84" w:author="Craig, Bethany E (DFW)" w:date="2024-07-19T11:11:00Z" w16du:dateUtc="2024-07-19T18:11:00Z">
        <w:r w:rsidR="005149F9">
          <w:t xml:space="preserve"> </w:t>
        </w:r>
      </w:ins>
    </w:p>
    <w:p w14:paraId="1CF57DB6" w14:textId="77777777" w:rsidR="00BD5912" w:rsidRDefault="00AC559F">
      <w:pPr>
        <w:pStyle w:val="Heading2"/>
      </w:pPr>
      <w:bookmarkStart w:id="85" w:name="_Toc171677876"/>
      <w:bookmarkStart w:id="86" w:name="abundance-estimation"/>
      <w:bookmarkEnd w:id="78"/>
      <w:r>
        <w:t>3.6</w:t>
      </w:r>
      <w:r>
        <w:tab/>
        <w:t>Abundance Estimation</w:t>
      </w:r>
      <w:bookmarkEnd w:id="85"/>
    </w:p>
    <w:p w14:paraId="1CF57DB7" w14:textId="77777777" w:rsidR="00BD5912" w:rsidRDefault="00AC559F">
      <w:r>
        <w:t xml:space="preserve">Although data was collected for the 2018 run year, the data quality was insufficient to estimate a steelhead abundance for that year. Because we observed frequent milling behavior at the SONAR site, </w:t>
      </w:r>
      <w:r>
        <w:lastRenderedPageBreak/>
        <w:t>upstream and downstream counts were much higher than subsequent years, and only 29% of the season was reviewed (Table 3.2), so we treated 2018 as a pilot year and did not make an escapement estimate.</w:t>
      </w:r>
    </w:p>
    <w:p w14:paraId="1CF57DB8" w14:textId="77777777" w:rsidR="00BD5912" w:rsidRDefault="00AC559F">
      <w:r>
        <w:t>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1CF57DB9" w14:textId="77777777" w:rsidR="00BD5912" w:rsidRDefault="00AC559F">
      <w:r>
        <w:t xml:space="preserve">To fill in the missing data from periods when the SONAR was not operating or the data had not been reviewed, this dataset was fit with a negative binomial generalized additive model (GAM) with a log link function using hour of day, discharge (from USGS gage 12048000 on the Dungeness River, summarized at the hour timescale) and Julian day-of-year as covariates. The GAM </w:t>
      </w:r>
      <w:proofErr w:type="gramStart"/>
      <w:r>
        <w:t>include</w:t>
      </w:r>
      <w:proofErr w:type="gramEnd"/>
      <w:r>
        <w:t xml:space="preserv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1CF57DBA" w14:textId="3811E06C" w:rsidR="00BD5912" w:rsidRDefault="00AC559F">
      <w:r>
        <w:t xml:space="preserve">To combine the upstream and downstream estimates, we made one simplifying assumption related to </w:t>
      </w:r>
      <w:proofErr w:type="spellStart"/>
      <w:r>
        <w:t>kelting</w:t>
      </w:r>
      <w:proofErr w:type="spellEnd"/>
      <w:r>
        <w:t xml:space="preserve"> behavior </w:t>
      </w:r>
      <w:proofErr w:type="gramStart"/>
      <w:r>
        <w:t>similar to</w:t>
      </w:r>
      <w:proofErr w:type="gramEnd"/>
      <w:r>
        <w:t xml:space="preserve">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were steelhead </w:t>
      </w:r>
      <w:proofErr w:type="spellStart"/>
      <w:r>
        <w:t>kelts</w:t>
      </w:r>
      <w:proofErr w:type="spellEnd"/>
      <w:r>
        <w:t xml:space="preserve"> that had spawned and therefore should not be subtracted from our escapement estimates. Obviously, there may be </w:t>
      </w:r>
      <w:proofErr w:type="spellStart"/>
      <w:r>
        <w:t>kelts</w:t>
      </w:r>
      <w:proofErr w:type="spellEnd"/>
      <w:ins w:id="87" w:author="Craig, Bethany E (DFW)" w:date="2024-07-19T11:21:00Z" w16du:dateUtc="2024-07-19T18:21:00Z">
        <w:r w:rsidR="00D24B78">
          <w:t xml:space="preserve"> moving downstream</w:t>
        </w:r>
      </w:ins>
      <w:r>
        <w:t xml:space="preserve"> prior to May 15, and there may be milling fish after that date, but our assumption was that the number of downstream moving </w:t>
      </w:r>
      <w:proofErr w:type="spellStart"/>
      <w:r>
        <w:t>kelts</w:t>
      </w:r>
      <w:proofErr w:type="spellEnd"/>
      <w:r>
        <w:t xml:space="preserve"> prior to that date equals the number of downstream milling fish after that date.</w:t>
      </w:r>
    </w:p>
    <w:p w14:paraId="1CF57DBB" w14:textId="77777777" w:rsidR="00BD5912" w:rsidRDefault="00AC559F">
      <w:pPr>
        <w:pStyle w:val="Heading3"/>
      </w:pPr>
      <w:bookmarkStart w:id="88" w:name="_Toc171677877"/>
      <w:bookmarkStart w:id="89" w:name="comparison-with-redd-based-estimates"/>
      <w:r>
        <w:t>3.6.1</w:t>
      </w:r>
      <w:r>
        <w:tab/>
        <w:t>Comparison with Redd-Based Estimates</w:t>
      </w:r>
      <w:bookmarkEnd w:id="88"/>
    </w:p>
    <w:p w14:paraId="1CF57DBC" w14:textId="77777777" w:rsidR="00BD5912" w:rsidRDefault="00AC559F">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was available.</w:t>
      </w:r>
    </w:p>
    <w:p w14:paraId="1CF57DBD" w14:textId="77777777" w:rsidR="00BD5912" w:rsidRDefault="00AC559F">
      <w:pPr>
        <w:pStyle w:val="Heading1"/>
      </w:pPr>
      <w:bookmarkStart w:id="90" w:name="_Toc171677878"/>
      <w:bookmarkStart w:id="91" w:name="results"/>
      <w:bookmarkEnd w:id="59"/>
      <w:bookmarkEnd w:id="86"/>
      <w:bookmarkEnd w:id="89"/>
      <w:r>
        <w:lastRenderedPageBreak/>
        <w:t>4</w:t>
      </w:r>
      <w:r>
        <w:tab/>
        <w:t>Results</w:t>
      </w:r>
      <w:bookmarkEnd w:id="90"/>
    </w:p>
    <w:p w14:paraId="1CF57DBE" w14:textId="77777777" w:rsidR="00BD5912" w:rsidRDefault="00AC559F">
      <w:pPr>
        <w:pStyle w:val="Heading2"/>
      </w:pPr>
      <w:bookmarkStart w:id="92" w:name="_Toc171677879"/>
      <w:bookmarkStart w:id="93" w:name="data-reviewer-comparison-1"/>
      <w:r>
        <w:t>4.1</w:t>
      </w:r>
      <w:r>
        <w:tab/>
        <w:t>Data Reviewer Comparison</w:t>
      </w:r>
      <w:bookmarkEnd w:id="92"/>
    </w:p>
    <w:p w14:paraId="1CF57DBF" w14:textId="77777777" w:rsidR="00BD5912" w:rsidRDefault="00AC559F">
      <w:r>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1CF57DC0" w14:textId="77777777" w:rsidR="00BD5912" w:rsidRDefault="00AC559F">
      <w:bookmarkStart w:id="94" w:name="tab:obs-totals"/>
      <w:bookmarkEnd w:id="94"/>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BD5912" w14:paraId="1CF57DCB"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DC1" w14:textId="77777777" w:rsidR="00BD5912" w:rsidRDefault="00AC559F">
            <w:pPr>
              <w:jc w:val="right"/>
            </w:pPr>
            <w:r>
              <w:t>Year</w:t>
            </w:r>
          </w:p>
        </w:tc>
        <w:tc>
          <w:tcPr>
            <w:tcW w:w="0" w:type="auto"/>
          </w:tcPr>
          <w:p w14:paraId="1CF57DC2" w14:textId="77777777" w:rsidR="00BD5912" w:rsidRDefault="00AC559F">
            <w:r>
              <w:t>Direction</w:t>
            </w:r>
          </w:p>
        </w:tc>
        <w:tc>
          <w:tcPr>
            <w:tcW w:w="0" w:type="auto"/>
          </w:tcPr>
          <w:p w14:paraId="1CF57DC3" w14:textId="77777777" w:rsidR="00BD5912" w:rsidRDefault="00AC559F">
            <w:pPr>
              <w:jc w:val="right"/>
            </w:pPr>
            <w:r>
              <w:t>AB</w:t>
            </w:r>
          </w:p>
        </w:tc>
        <w:tc>
          <w:tcPr>
            <w:tcW w:w="0" w:type="auto"/>
          </w:tcPr>
          <w:p w14:paraId="1CF57DC4" w14:textId="77777777" w:rsidR="00BD5912" w:rsidRDefault="00AC559F">
            <w:pPr>
              <w:jc w:val="right"/>
            </w:pPr>
            <w:r>
              <w:t>AS</w:t>
            </w:r>
          </w:p>
        </w:tc>
        <w:tc>
          <w:tcPr>
            <w:tcW w:w="0" w:type="auto"/>
          </w:tcPr>
          <w:p w14:paraId="1CF57DC5" w14:textId="77777777" w:rsidR="00BD5912" w:rsidRDefault="00AC559F">
            <w:pPr>
              <w:jc w:val="right"/>
            </w:pPr>
            <w:r>
              <w:t>BC</w:t>
            </w:r>
          </w:p>
        </w:tc>
        <w:tc>
          <w:tcPr>
            <w:tcW w:w="0" w:type="auto"/>
          </w:tcPr>
          <w:p w14:paraId="1CF57DC6" w14:textId="77777777" w:rsidR="00BD5912" w:rsidRDefault="00AC559F">
            <w:pPr>
              <w:jc w:val="right"/>
            </w:pPr>
            <w:r>
              <w:t>BT</w:t>
            </w:r>
          </w:p>
        </w:tc>
        <w:tc>
          <w:tcPr>
            <w:tcW w:w="0" w:type="auto"/>
          </w:tcPr>
          <w:p w14:paraId="1CF57DC7" w14:textId="77777777" w:rsidR="00BD5912" w:rsidRDefault="00AC559F">
            <w:pPr>
              <w:jc w:val="right"/>
            </w:pPr>
            <w:r>
              <w:t>CS</w:t>
            </w:r>
          </w:p>
        </w:tc>
        <w:tc>
          <w:tcPr>
            <w:tcW w:w="0" w:type="auto"/>
          </w:tcPr>
          <w:p w14:paraId="1CF57DC8" w14:textId="77777777" w:rsidR="00BD5912" w:rsidRDefault="00AC559F">
            <w:pPr>
              <w:jc w:val="right"/>
            </w:pPr>
            <w:r>
              <w:t>GB</w:t>
            </w:r>
          </w:p>
        </w:tc>
        <w:tc>
          <w:tcPr>
            <w:tcW w:w="0" w:type="auto"/>
          </w:tcPr>
          <w:p w14:paraId="1CF57DC9" w14:textId="77777777" w:rsidR="00BD5912" w:rsidRDefault="00AC559F">
            <w:pPr>
              <w:jc w:val="right"/>
            </w:pPr>
            <w:r>
              <w:t>JE</w:t>
            </w:r>
          </w:p>
        </w:tc>
        <w:tc>
          <w:tcPr>
            <w:tcW w:w="0" w:type="auto"/>
          </w:tcPr>
          <w:p w14:paraId="1CF57DCA" w14:textId="77777777" w:rsidR="00BD5912" w:rsidRDefault="00AC559F">
            <w:pPr>
              <w:jc w:val="right"/>
            </w:pPr>
            <w:r>
              <w:t>JG</w:t>
            </w:r>
          </w:p>
        </w:tc>
      </w:tr>
      <w:tr w:rsidR="00BD5912" w14:paraId="1CF57DD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CC" w14:textId="77777777" w:rsidR="00BD5912" w:rsidRDefault="00AC559F">
            <w:pPr>
              <w:jc w:val="right"/>
            </w:pPr>
            <w:r>
              <w:t>2019</w:t>
            </w:r>
          </w:p>
        </w:tc>
        <w:tc>
          <w:tcPr>
            <w:tcW w:w="0" w:type="auto"/>
          </w:tcPr>
          <w:p w14:paraId="1CF57DCD" w14:textId="77777777" w:rsidR="00BD5912" w:rsidRDefault="00AC559F">
            <w:r>
              <w:t>Upstream</w:t>
            </w:r>
          </w:p>
        </w:tc>
        <w:tc>
          <w:tcPr>
            <w:tcW w:w="0" w:type="auto"/>
          </w:tcPr>
          <w:p w14:paraId="1CF57DCE" w14:textId="77777777" w:rsidR="00BD5912" w:rsidRDefault="00AC559F">
            <w:pPr>
              <w:jc w:val="right"/>
            </w:pPr>
            <w:r>
              <w:t>-</w:t>
            </w:r>
          </w:p>
        </w:tc>
        <w:tc>
          <w:tcPr>
            <w:tcW w:w="0" w:type="auto"/>
          </w:tcPr>
          <w:p w14:paraId="1CF57DCF" w14:textId="77777777" w:rsidR="00BD5912" w:rsidRDefault="00AC559F">
            <w:pPr>
              <w:jc w:val="right"/>
            </w:pPr>
            <w:r>
              <w:t>38</w:t>
            </w:r>
          </w:p>
        </w:tc>
        <w:tc>
          <w:tcPr>
            <w:tcW w:w="0" w:type="auto"/>
          </w:tcPr>
          <w:p w14:paraId="1CF57DD0" w14:textId="77777777" w:rsidR="00BD5912" w:rsidRDefault="00AC559F">
            <w:pPr>
              <w:jc w:val="right"/>
            </w:pPr>
            <w:r>
              <w:t>38</w:t>
            </w:r>
          </w:p>
        </w:tc>
        <w:tc>
          <w:tcPr>
            <w:tcW w:w="0" w:type="auto"/>
          </w:tcPr>
          <w:p w14:paraId="1CF57DD1" w14:textId="77777777" w:rsidR="00BD5912" w:rsidRDefault="00AC559F">
            <w:pPr>
              <w:jc w:val="right"/>
            </w:pPr>
            <w:r>
              <w:t>-</w:t>
            </w:r>
          </w:p>
        </w:tc>
        <w:tc>
          <w:tcPr>
            <w:tcW w:w="0" w:type="auto"/>
          </w:tcPr>
          <w:p w14:paraId="1CF57DD2" w14:textId="77777777" w:rsidR="00BD5912" w:rsidRDefault="00AC559F">
            <w:pPr>
              <w:jc w:val="right"/>
            </w:pPr>
            <w:r>
              <w:t>-</w:t>
            </w:r>
          </w:p>
        </w:tc>
        <w:tc>
          <w:tcPr>
            <w:tcW w:w="0" w:type="auto"/>
          </w:tcPr>
          <w:p w14:paraId="1CF57DD3" w14:textId="77777777" w:rsidR="00BD5912" w:rsidRDefault="00AC559F">
            <w:pPr>
              <w:jc w:val="right"/>
            </w:pPr>
            <w:r>
              <w:t>-</w:t>
            </w:r>
          </w:p>
        </w:tc>
        <w:tc>
          <w:tcPr>
            <w:tcW w:w="0" w:type="auto"/>
          </w:tcPr>
          <w:p w14:paraId="1CF57DD4" w14:textId="77777777" w:rsidR="00BD5912" w:rsidRDefault="00AC559F">
            <w:pPr>
              <w:jc w:val="right"/>
            </w:pPr>
            <w:r>
              <w:t>-</w:t>
            </w:r>
          </w:p>
        </w:tc>
        <w:tc>
          <w:tcPr>
            <w:tcW w:w="0" w:type="auto"/>
          </w:tcPr>
          <w:p w14:paraId="1CF57DD5" w14:textId="77777777" w:rsidR="00BD5912" w:rsidRDefault="00AC559F">
            <w:pPr>
              <w:jc w:val="right"/>
            </w:pPr>
            <w:r>
              <w:t>-</w:t>
            </w:r>
          </w:p>
        </w:tc>
      </w:tr>
      <w:tr w:rsidR="00BD5912" w14:paraId="1CF57DE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D7" w14:textId="77777777" w:rsidR="00BD5912" w:rsidRDefault="00AC559F">
            <w:pPr>
              <w:jc w:val="right"/>
            </w:pPr>
            <w:r>
              <w:t>2019</w:t>
            </w:r>
          </w:p>
        </w:tc>
        <w:tc>
          <w:tcPr>
            <w:tcW w:w="0" w:type="auto"/>
          </w:tcPr>
          <w:p w14:paraId="1CF57DD8" w14:textId="77777777" w:rsidR="00BD5912" w:rsidRDefault="00AC559F">
            <w:r>
              <w:t>Upstream</w:t>
            </w:r>
          </w:p>
        </w:tc>
        <w:tc>
          <w:tcPr>
            <w:tcW w:w="0" w:type="auto"/>
          </w:tcPr>
          <w:p w14:paraId="1CF57DD9" w14:textId="77777777" w:rsidR="00BD5912" w:rsidRDefault="00AC559F">
            <w:pPr>
              <w:jc w:val="right"/>
            </w:pPr>
            <w:r>
              <w:t>-</w:t>
            </w:r>
          </w:p>
        </w:tc>
        <w:tc>
          <w:tcPr>
            <w:tcW w:w="0" w:type="auto"/>
          </w:tcPr>
          <w:p w14:paraId="1CF57DDA" w14:textId="77777777" w:rsidR="00BD5912" w:rsidRDefault="00AC559F">
            <w:pPr>
              <w:jc w:val="right"/>
            </w:pPr>
            <w:r>
              <w:t>-</w:t>
            </w:r>
          </w:p>
        </w:tc>
        <w:tc>
          <w:tcPr>
            <w:tcW w:w="0" w:type="auto"/>
          </w:tcPr>
          <w:p w14:paraId="1CF57DDB" w14:textId="77777777" w:rsidR="00BD5912" w:rsidRDefault="00AC559F">
            <w:pPr>
              <w:jc w:val="right"/>
            </w:pPr>
            <w:r>
              <w:t>38</w:t>
            </w:r>
          </w:p>
        </w:tc>
        <w:tc>
          <w:tcPr>
            <w:tcW w:w="0" w:type="auto"/>
          </w:tcPr>
          <w:p w14:paraId="1CF57DDC" w14:textId="77777777" w:rsidR="00BD5912" w:rsidRDefault="00AC559F">
            <w:pPr>
              <w:jc w:val="right"/>
            </w:pPr>
            <w:r>
              <w:t>-</w:t>
            </w:r>
          </w:p>
        </w:tc>
        <w:tc>
          <w:tcPr>
            <w:tcW w:w="0" w:type="auto"/>
          </w:tcPr>
          <w:p w14:paraId="1CF57DDD" w14:textId="77777777" w:rsidR="00BD5912" w:rsidRDefault="00AC559F">
            <w:pPr>
              <w:jc w:val="right"/>
            </w:pPr>
            <w:r>
              <w:t>-</w:t>
            </w:r>
          </w:p>
        </w:tc>
        <w:tc>
          <w:tcPr>
            <w:tcW w:w="0" w:type="auto"/>
          </w:tcPr>
          <w:p w14:paraId="1CF57DDE" w14:textId="77777777" w:rsidR="00BD5912" w:rsidRDefault="00AC559F">
            <w:pPr>
              <w:jc w:val="right"/>
            </w:pPr>
            <w:r>
              <w:t>-</w:t>
            </w:r>
          </w:p>
        </w:tc>
        <w:tc>
          <w:tcPr>
            <w:tcW w:w="0" w:type="auto"/>
          </w:tcPr>
          <w:p w14:paraId="1CF57DDF" w14:textId="77777777" w:rsidR="00BD5912" w:rsidRDefault="00AC559F">
            <w:pPr>
              <w:jc w:val="right"/>
            </w:pPr>
            <w:r>
              <w:t>-</w:t>
            </w:r>
          </w:p>
        </w:tc>
        <w:tc>
          <w:tcPr>
            <w:tcW w:w="0" w:type="auto"/>
          </w:tcPr>
          <w:p w14:paraId="1CF57DE0" w14:textId="77777777" w:rsidR="00BD5912" w:rsidRDefault="00AC559F">
            <w:pPr>
              <w:jc w:val="right"/>
            </w:pPr>
            <w:r>
              <w:t>37</w:t>
            </w:r>
          </w:p>
        </w:tc>
      </w:tr>
      <w:tr w:rsidR="00BD5912" w14:paraId="1CF57DE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E2" w14:textId="77777777" w:rsidR="00BD5912" w:rsidRDefault="00AC559F">
            <w:pPr>
              <w:jc w:val="right"/>
            </w:pPr>
            <w:r>
              <w:t>2019</w:t>
            </w:r>
          </w:p>
        </w:tc>
        <w:tc>
          <w:tcPr>
            <w:tcW w:w="0" w:type="auto"/>
          </w:tcPr>
          <w:p w14:paraId="1CF57DE3" w14:textId="77777777" w:rsidR="00BD5912" w:rsidRDefault="00AC559F">
            <w:r>
              <w:t>Upstream</w:t>
            </w:r>
          </w:p>
        </w:tc>
        <w:tc>
          <w:tcPr>
            <w:tcW w:w="0" w:type="auto"/>
          </w:tcPr>
          <w:p w14:paraId="1CF57DE4" w14:textId="77777777" w:rsidR="00BD5912" w:rsidRDefault="00AC559F">
            <w:pPr>
              <w:jc w:val="right"/>
            </w:pPr>
            <w:r>
              <w:t>-</w:t>
            </w:r>
          </w:p>
        </w:tc>
        <w:tc>
          <w:tcPr>
            <w:tcW w:w="0" w:type="auto"/>
          </w:tcPr>
          <w:p w14:paraId="1CF57DE5" w14:textId="77777777" w:rsidR="00BD5912" w:rsidRDefault="00AC559F">
            <w:pPr>
              <w:jc w:val="right"/>
            </w:pPr>
            <w:r>
              <w:t>38</w:t>
            </w:r>
          </w:p>
        </w:tc>
        <w:tc>
          <w:tcPr>
            <w:tcW w:w="0" w:type="auto"/>
          </w:tcPr>
          <w:p w14:paraId="1CF57DE6" w14:textId="77777777" w:rsidR="00BD5912" w:rsidRDefault="00AC559F">
            <w:pPr>
              <w:jc w:val="right"/>
            </w:pPr>
            <w:r>
              <w:t>-</w:t>
            </w:r>
          </w:p>
        </w:tc>
        <w:tc>
          <w:tcPr>
            <w:tcW w:w="0" w:type="auto"/>
          </w:tcPr>
          <w:p w14:paraId="1CF57DE7" w14:textId="77777777" w:rsidR="00BD5912" w:rsidRDefault="00AC559F">
            <w:pPr>
              <w:jc w:val="right"/>
            </w:pPr>
            <w:r>
              <w:t>-</w:t>
            </w:r>
          </w:p>
        </w:tc>
        <w:tc>
          <w:tcPr>
            <w:tcW w:w="0" w:type="auto"/>
          </w:tcPr>
          <w:p w14:paraId="1CF57DE8" w14:textId="77777777" w:rsidR="00BD5912" w:rsidRDefault="00AC559F">
            <w:pPr>
              <w:jc w:val="right"/>
            </w:pPr>
            <w:r>
              <w:t>-</w:t>
            </w:r>
          </w:p>
        </w:tc>
        <w:tc>
          <w:tcPr>
            <w:tcW w:w="0" w:type="auto"/>
          </w:tcPr>
          <w:p w14:paraId="1CF57DE9" w14:textId="77777777" w:rsidR="00BD5912" w:rsidRDefault="00AC559F">
            <w:pPr>
              <w:jc w:val="right"/>
            </w:pPr>
            <w:r>
              <w:t>-</w:t>
            </w:r>
          </w:p>
        </w:tc>
        <w:tc>
          <w:tcPr>
            <w:tcW w:w="0" w:type="auto"/>
          </w:tcPr>
          <w:p w14:paraId="1CF57DEA" w14:textId="77777777" w:rsidR="00BD5912" w:rsidRDefault="00AC559F">
            <w:pPr>
              <w:jc w:val="right"/>
            </w:pPr>
            <w:r>
              <w:t>-</w:t>
            </w:r>
          </w:p>
        </w:tc>
        <w:tc>
          <w:tcPr>
            <w:tcW w:w="0" w:type="auto"/>
          </w:tcPr>
          <w:p w14:paraId="1CF57DEB" w14:textId="77777777" w:rsidR="00BD5912" w:rsidRDefault="00AC559F">
            <w:pPr>
              <w:jc w:val="right"/>
            </w:pPr>
            <w:r>
              <w:t>37</w:t>
            </w:r>
          </w:p>
        </w:tc>
      </w:tr>
      <w:tr w:rsidR="00BD5912" w14:paraId="1CF57DF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DED" w14:textId="77777777" w:rsidR="00BD5912" w:rsidRDefault="00AC559F">
            <w:pPr>
              <w:jc w:val="right"/>
            </w:pPr>
            <w:r>
              <w:t>2020</w:t>
            </w:r>
          </w:p>
        </w:tc>
        <w:tc>
          <w:tcPr>
            <w:tcW w:w="0" w:type="auto"/>
          </w:tcPr>
          <w:p w14:paraId="1CF57DEE" w14:textId="77777777" w:rsidR="00BD5912" w:rsidRDefault="00AC559F">
            <w:r>
              <w:t>Upstream</w:t>
            </w:r>
          </w:p>
        </w:tc>
        <w:tc>
          <w:tcPr>
            <w:tcW w:w="0" w:type="auto"/>
          </w:tcPr>
          <w:p w14:paraId="1CF57DEF" w14:textId="77777777" w:rsidR="00BD5912" w:rsidRDefault="00AC559F">
            <w:pPr>
              <w:jc w:val="right"/>
            </w:pPr>
            <w:r>
              <w:t>-</w:t>
            </w:r>
          </w:p>
        </w:tc>
        <w:tc>
          <w:tcPr>
            <w:tcW w:w="0" w:type="auto"/>
          </w:tcPr>
          <w:p w14:paraId="1CF57DF0" w14:textId="77777777" w:rsidR="00BD5912" w:rsidRDefault="00AC559F">
            <w:pPr>
              <w:jc w:val="right"/>
            </w:pPr>
            <w:r>
              <w:t>31</w:t>
            </w:r>
          </w:p>
        </w:tc>
        <w:tc>
          <w:tcPr>
            <w:tcW w:w="0" w:type="auto"/>
          </w:tcPr>
          <w:p w14:paraId="1CF57DF1" w14:textId="77777777" w:rsidR="00BD5912" w:rsidRDefault="00AC559F">
            <w:pPr>
              <w:jc w:val="right"/>
            </w:pPr>
            <w:r>
              <w:t>-</w:t>
            </w:r>
          </w:p>
        </w:tc>
        <w:tc>
          <w:tcPr>
            <w:tcW w:w="0" w:type="auto"/>
          </w:tcPr>
          <w:p w14:paraId="1CF57DF2" w14:textId="77777777" w:rsidR="00BD5912" w:rsidRDefault="00AC559F">
            <w:pPr>
              <w:jc w:val="right"/>
            </w:pPr>
            <w:r>
              <w:t>32</w:t>
            </w:r>
          </w:p>
        </w:tc>
        <w:tc>
          <w:tcPr>
            <w:tcW w:w="0" w:type="auto"/>
          </w:tcPr>
          <w:p w14:paraId="1CF57DF3" w14:textId="77777777" w:rsidR="00BD5912" w:rsidRDefault="00AC559F">
            <w:pPr>
              <w:jc w:val="right"/>
            </w:pPr>
            <w:r>
              <w:t>-</w:t>
            </w:r>
          </w:p>
        </w:tc>
        <w:tc>
          <w:tcPr>
            <w:tcW w:w="0" w:type="auto"/>
          </w:tcPr>
          <w:p w14:paraId="1CF57DF4" w14:textId="77777777" w:rsidR="00BD5912" w:rsidRDefault="00AC559F">
            <w:pPr>
              <w:jc w:val="right"/>
            </w:pPr>
            <w:r>
              <w:t>-</w:t>
            </w:r>
          </w:p>
        </w:tc>
        <w:tc>
          <w:tcPr>
            <w:tcW w:w="0" w:type="auto"/>
          </w:tcPr>
          <w:p w14:paraId="1CF57DF5" w14:textId="77777777" w:rsidR="00BD5912" w:rsidRDefault="00AC559F">
            <w:pPr>
              <w:jc w:val="right"/>
            </w:pPr>
            <w:r>
              <w:t>-</w:t>
            </w:r>
          </w:p>
        </w:tc>
        <w:tc>
          <w:tcPr>
            <w:tcW w:w="0" w:type="auto"/>
          </w:tcPr>
          <w:p w14:paraId="1CF57DF6" w14:textId="77777777" w:rsidR="00BD5912" w:rsidRDefault="00AC559F">
            <w:pPr>
              <w:jc w:val="right"/>
            </w:pPr>
            <w:r>
              <w:t>-</w:t>
            </w:r>
          </w:p>
        </w:tc>
      </w:tr>
      <w:tr w:rsidR="00BD5912" w14:paraId="1CF57E0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DF8" w14:textId="77777777" w:rsidR="00BD5912" w:rsidRDefault="00AC559F">
            <w:pPr>
              <w:jc w:val="right"/>
            </w:pPr>
            <w:r>
              <w:t>2021</w:t>
            </w:r>
          </w:p>
        </w:tc>
        <w:tc>
          <w:tcPr>
            <w:tcW w:w="0" w:type="auto"/>
          </w:tcPr>
          <w:p w14:paraId="1CF57DF9" w14:textId="77777777" w:rsidR="00BD5912" w:rsidRDefault="00AC559F">
            <w:r>
              <w:t>Upstream</w:t>
            </w:r>
          </w:p>
        </w:tc>
        <w:tc>
          <w:tcPr>
            <w:tcW w:w="0" w:type="auto"/>
          </w:tcPr>
          <w:p w14:paraId="1CF57DFA" w14:textId="77777777" w:rsidR="00BD5912" w:rsidRDefault="00AC559F">
            <w:pPr>
              <w:jc w:val="right"/>
            </w:pPr>
            <w:r>
              <w:t>-</w:t>
            </w:r>
          </w:p>
        </w:tc>
        <w:tc>
          <w:tcPr>
            <w:tcW w:w="0" w:type="auto"/>
          </w:tcPr>
          <w:p w14:paraId="1CF57DFB" w14:textId="77777777" w:rsidR="00BD5912" w:rsidRDefault="00AC559F">
            <w:pPr>
              <w:jc w:val="right"/>
            </w:pPr>
            <w:r>
              <w:t>14</w:t>
            </w:r>
          </w:p>
        </w:tc>
        <w:tc>
          <w:tcPr>
            <w:tcW w:w="0" w:type="auto"/>
          </w:tcPr>
          <w:p w14:paraId="1CF57DFC" w14:textId="77777777" w:rsidR="00BD5912" w:rsidRDefault="00AC559F">
            <w:pPr>
              <w:jc w:val="right"/>
            </w:pPr>
            <w:r>
              <w:t>-</w:t>
            </w:r>
          </w:p>
        </w:tc>
        <w:tc>
          <w:tcPr>
            <w:tcW w:w="0" w:type="auto"/>
          </w:tcPr>
          <w:p w14:paraId="1CF57DFD" w14:textId="77777777" w:rsidR="00BD5912" w:rsidRDefault="00AC559F">
            <w:pPr>
              <w:jc w:val="right"/>
            </w:pPr>
            <w:r>
              <w:t>13</w:t>
            </w:r>
          </w:p>
        </w:tc>
        <w:tc>
          <w:tcPr>
            <w:tcW w:w="0" w:type="auto"/>
          </w:tcPr>
          <w:p w14:paraId="1CF57DFE" w14:textId="77777777" w:rsidR="00BD5912" w:rsidRDefault="00AC559F">
            <w:pPr>
              <w:jc w:val="right"/>
            </w:pPr>
            <w:r>
              <w:t>-</w:t>
            </w:r>
          </w:p>
        </w:tc>
        <w:tc>
          <w:tcPr>
            <w:tcW w:w="0" w:type="auto"/>
          </w:tcPr>
          <w:p w14:paraId="1CF57DFF" w14:textId="77777777" w:rsidR="00BD5912" w:rsidRDefault="00AC559F">
            <w:pPr>
              <w:jc w:val="right"/>
            </w:pPr>
            <w:r>
              <w:t>-</w:t>
            </w:r>
          </w:p>
        </w:tc>
        <w:tc>
          <w:tcPr>
            <w:tcW w:w="0" w:type="auto"/>
          </w:tcPr>
          <w:p w14:paraId="1CF57E00" w14:textId="77777777" w:rsidR="00BD5912" w:rsidRDefault="00AC559F">
            <w:pPr>
              <w:jc w:val="right"/>
            </w:pPr>
            <w:r>
              <w:t>-</w:t>
            </w:r>
          </w:p>
        </w:tc>
        <w:tc>
          <w:tcPr>
            <w:tcW w:w="0" w:type="auto"/>
          </w:tcPr>
          <w:p w14:paraId="1CF57E01" w14:textId="77777777" w:rsidR="00BD5912" w:rsidRDefault="00AC559F">
            <w:pPr>
              <w:jc w:val="right"/>
            </w:pPr>
            <w:r>
              <w:t>-</w:t>
            </w:r>
          </w:p>
        </w:tc>
      </w:tr>
      <w:tr w:rsidR="00BD5912" w14:paraId="1CF57E0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03" w14:textId="77777777" w:rsidR="00BD5912" w:rsidRDefault="00AC559F">
            <w:pPr>
              <w:jc w:val="right"/>
            </w:pPr>
            <w:r>
              <w:t>2021</w:t>
            </w:r>
          </w:p>
        </w:tc>
        <w:tc>
          <w:tcPr>
            <w:tcW w:w="0" w:type="auto"/>
          </w:tcPr>
          <w:p w14:paraId="1CF57E04" w14:textId="77777777" w:rsidR="00BD5912" w:rsidRDefault="00AC559F">
            <w:r>
              <w:t>Upstream</w:t>
            </w:r>
          </w:p>
        </w:tc>
        <w:tc>
          <w:tcPr>
            <w:tcW w:w="0" w:type="auto"/>
          </w:tcPr>
          <w:p w14:paraId="1CF57E05" w14:textId="77777777" w:rsidR="00BD5912" w:rsidRDefault="00AC559F">
            <w:pPr>
              <w:jc w:val="right"/>
            </w:pPr>
            <w:r>
              <w:t>-</w:t>
            </w:r>
          </w:p>
        </w:tc>
        <w:tc>
          <w:tcPr>
            <w:tcW w:w="0" w:type="auto"/>
          </w:tcPr>
          <w:p w14:paraId="1CF57E06" w14:textId="77777777" w:rsidR="00BD5912" w:rsidRDefault="00AC559F">
            <w:pPr>
              <w:jc w:val="right"/>
            </w:pPr>
            <w:r>
              <w:t>26</w:t>
            </w:r>
          </w:p>
        </w:tc>
        <w:tc>
          <w:tcPr>
            <w:tcW w:w="0" w:type="auto"/>
          </w:tcPr>
          <w:p w14:paraId="1CF57E07" w14:textId="77777777" w:rsidR="00BD5912" w:rsidRDefault="00AC559F">
            <w:pPr>
              <w:jc w:val="right"/>
            </w:pPr>
            <w:r>
              <w:t>-</w:t>
            </w:r>
          </w:p>
        </w:tc>
        <w:tc>
          <w:tcPr>
            <w:tcW w:w="0" w:type="auto"/>
          </w:tcPr>
          <w:p w14:paraId="1CF57E08" w14:textId="77777777" w:rsidR="00BD5912" w:rsidRDefault="00AC559F">
            <w:pPr>
              <w:jc w:val="right"/>
            </w:pPr>
            <w:r>
              <w:t>-</w:t>
            </w:r>
          </w:p>
        </w:tc>
        <w:tc>
          <w:tcPr>
            <w:tcW w:w="0" w:type="auto"/>
          </w:tcPr>
          <w:p w14:paraId="1CF57E09" w14:textId="77777777" w:rsidR="00BD5912" w:rsidRDefault="00AC559F">
            <w:pPr>
              <w:jc w:val="right"/>
            </w:pPr>
            <w:r>
              <w:t>26</w:t>
            </w:r>
          </w:p>
        </w:tc>
        <w:tc>
          <w:tcPr>
            <w:tcW w:w="0" w:type="auto"/>
          </w:tcPr>
          <w:p w14:paraId="1CF57E0A" w14:textId="77777777" w:rsidR="00BD5912" w:rsidRDefault="00AC559F">
            <w:pPr>
              <w:jc w:val="right"/>
            </w:pPr>
            <w:r>
              <w:t>-</w:t>
            </w:r>
          </w:p>
        </w:tc>
        <w:tc>
          <w:tcPr>
            <w:tcW w:w="0" w:type="auto"/>
          </w:tcPr>
          <w:p w14:paraId="1CF57E0B" w14:textId="77777777" w:rsidR="00BD5912" w:rsidRDefault="00AC559F">
            <w:pPr>
              <w:jc w:val="right"/>
            </w:pPr>
            <w:r>
              <w:t>-</w:t>
            </w:r>
          </w:p>
        </w:tc>
        <w:tc>
          <w:tcPr>
            <w:tcW w:w="0" w:type="auto"/>
          </w:tcPr>
          <w:p w14:paraId="1CF57E0C" w14:textId="77777777" w:rsidR="00BD5912" w:rsidRDefault="00AC559F">
            <w:pPr>
              <w:jc w:val="right"/>
            </w:pPr>
            <w:r>
              <w:t>-</w:t>
            </w:r>
          </w:p>
        </w:tc>
      </w:tr>
      <w:tr w:rsidR="00BD5912" w14:paraId="1CF57E1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0E" w14:textId="77777777" w:rsidR="00BD5912" w:rsidRDefault="00AC559F">
            <w:pPr>
              <w:jc w:val="right"/>
            </w:pPr>
            <w:r>
              <w:t>2021</w:t>
            </w:r>
          </w:p>
        </w:tc>
        <w:tc>
          <w:tcPr>
            <w:tcW w:w="0" w:type="auto"/>
          </w:tcPr>
          <w:p w14:paraId="1CF57E0F" w14:textId="77777777" w:rsidR="00BD5912" w:rsidRDefault="00AC559F">
            <w:r>
              <w:t>Upstream</w:t>
            </w:r>
          </w:p>
        </w:tc>
        <w:tc>
          <w:tcPr>
            <w:tcW w:w="0" w:type="auto"/>
          </w:tcPr>
          <w:p w14:paraId="1CF57E10" w14:textId="77777777" w:rsidR="00BD5912" w:rsidRDefault="00AC559F">
            <w:pPr>
              <w:jc w:val="right"/>
            </w:pPr>
            <w:r>
              <w:t>-</w:t>
            </w:r>
          </w:p>
        </w:tc>
        <w:tc>
          <w:tcPr>
            <w:tcW w:w="0" w:type="auto"/>
          </w:tcPr>
          <w:p w14:paraId="1CF57E11" w14:textId="77777777" w:rsidR="00BD5912" w:rsidRDefault="00AC559F">
            <w:pPr>
              <w:jc w:val="right"/>
            </w:pPr>
            <w:r>
              <w:t>-</w:t>
            </w:r>
          </w:p>
        </w:tc>
        <w:tc>
          <w:tcPr>
            <w:tcW w:w="0" w:type="auto"/>
          </w:tcPr>
          <w:p w14:paraId="1CF57E12" w14:textId="77777777" w:rsidR="00BD5912" w:rsidRDefault="00AC559F">
            <w:pPr>
              <w:jc w:val="right"/>
            </w:pPr>
            <w:r>
              <w:t>-</w:t>
            </w:r>
          </w:p>
        </w:tc>
        <w:tc>
          <w:tcPr>
            <w:tcW w:w="0" w:type="auto"/>
          </w:tcPr>
          <w:p w14:paraId="1CF57E13" w14:textId="77777777" w:rsidR="00BD5912" w:rsidRDefault="00AC559F">
            <w:pPr>
              <w:jc w:val="right"/>
            </w:pPr>
            <w:r>
              <w:t>3</w:t>
            </w:r>
          </w:p>
        </w:tc>
        <w:tc>
          <w:tcPr>
            <w:tcW w:w="0" w:type="auto"/>
          </w:tcPr>
          <w:p w14:paraId="1CF57E14" w14:textId="77777777" w:rsidR="00BD5912" w:rsidRDefault="00AC559F">
            <w:pPr>
              <w:jc w:val="right"/>
            </w:pPr>
            <w:r>
              <w:t>3</w:t>
            </w:r>
          </w:p>
        </w:tc>
        <w:tc>
          <w:tcPr>
            <w:tcW w:w="0" w:type="auto"/>
          </w:tcPr>
          <w:p w14:paraId="1CF57E15" w14:textId="77777777" w:rsidR="00BD5912" w:rsidRDefault="00AC559F">
            <w:pPr>
              <w:jc w:val="right"/>
            </w:pPr>
            <w:r>
              <w:t>-</w:t>
            </w:r>
          </w:p>
        </w:tc>
        <w:tc>
          <w:tcPr>
            <w:tcW w:w="0" w:type="auto"/>
          </w:tcPr>
          <w:p w14:paraId="1CF57E16" w14:textId="77777777" w:rsidR="00BD5912" w:rsidRDefault="00AC559F">
            <w:pPr>
              <w:jc w:val="right"/>
            </w:pPr>
            <w:r>
              <w:t>-</w:t>
            </w:r>
          </w:p>
        </w:tc>
        <w:tc>
          <w:tcPr>
            <w:tcW w:w="0" w:type="auto"/>
          </w:tcPr>
          <w:p w14:paraId="1CF57E17" w14:textId="77777777" w:rsidR="00BD5912" w:rsidRDefault="00AC559F">
            <w:pPr>
              <w:jc w:val="right"/>
            </w:pPr>
            <w:r>
              <w:t>-</w:t>
            </w:r>
          </w:p>
        </w:tc>
      </w:tr>
      <w:tr w:rsidR="00BD5912" w14:paraId="1CF57E2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19" w14:textId="77777777" w:rsidR="00BD5912" w:rsidRDefault="00AC559F">
            <w:pPr>
              <w:jc w:val="right"/>
            </w:pPr>
            <w:r>
              <w:t>2022</w:t>
            </w:r>
          </w:p>
        </w:tc>
        <w:tc>
          <w:tcPr>
            <w:tcW w:w="0" w:type="auto"/>
          </w:tcPr>
          <w:p w14:paraId="1CF57E1A" w14:textId="77777777" w:rsidR="00BD5912" w:rsidRDefault="00AC559F">
            <w:r>
              <w:t>Upstream</w:t>
            </w:r>
          </w:p>
        </w:tc>
        <w:tc>
          <w:tcPr>
            <w:tcW w:w="0" w:type="auto"/>
          </w:tcPr>
          <w:p w14:paraId="1CF57E1B" w14:textId="77777777" w:rsidR="00BD5912" w:rsidRDefault="00AC559F">
            <w:pPr>
              <w:jc w:val="right"/>
            </w:pPr>
            <w:r>
              <w:t>-</w:t>
            </w:r>
          </w:p>
        </w:tc>
        <w:tc>
          <w:tcPr>
            <w:tcW w:w="0" w:type="auto"/>
          </w:tcPr>
          <w:p w14:paraId="1CF57E1C" w14:textId="77777777" w:rsidR="00BD5912" w:rsidRDefault="00AC559F">
            <w:pPr>
              <w:jc w:val="right"/>
            </w:pPr>
            <w:r>
              <w:t>47</w:t>
            </w:r>
          </w:p>
        </w:tc>
        <w:tc>
          <w:tcPr>
            <w:tcW w:w="0" w:type="auto"/>
          </w:tcPr>
          <w:p w14:paraId="1CF57E1D" w14:textId="77777777" w:rsidR="00BD5912" w:rsidRDefault="00AC559F">
            <w:pPr>
              <w:jc w:val="right"/>
            </w:pPr>
            <w:r>
              <w:t>-</w:t>
            </w:r>
          </w:p>
        </w:tc>
        <w:tc>
          <w:tcPr>
            <w:tcW w:w="0" w:type="auto"/>
          </w:tcPr>
          <w:p w14:paraId="1CF57E1E" w14:textId="77777777" w:rsidR="00BD5912" w:rsidRDefault="00AC559F">
            <w:pPr>
              <w:jc w:val="right"/>
            </w:pPr>
            <w:r>
              <w:t>-</w:t>
            </w:r>
          </w:p>
        </w:tc>
        <w:tc>
          <w:tcPr>
            <w:tcW w:w="0" w:type="auto"/>
          </w:tcPr>
          <w:p w14:paraId="1CF57E1F" w14:textId="77777777" w:rsidR="00BD5912" w:rsidRDefault="00AC559F">
            <w:pPr>
              <w:jc w:val="right"/>
            </w:pPr>
            <w:r>
              <w:t>48</w:t>
            </w:r>
          </w:p>
        </w:tc>
        <w:tc>
          <w:tcPr>
            <w:tcW w:w="0" w:type="auto"/>
          </w:tcPr>
          <w:p w14:paraId="1CF57E20" w14:textId="77777777" w:rsidR="00BD5912" w:rsidRDefault="00AC559F">
            <w:pPr>
              <w:jc w:val="right"/>
            </w:pPr>
            <w:r>
              <w:t>-</w:t>
            </w:r>
          </w:p>
        </w:tc>
        <w:tc>
          <w:tcPr>
            <w:tcW w:w="0" w:type="auto"/>
          </w:tcPr>
          <w:p w14:paraId="1CF57E21" w14:textId="77777777" w:rsidR="00BD5912" w:rsidRDefault="00AC559F">
            <w:pPr>
              <w:jc w:val="right"/>
            </w:pPr>
            <w:r>
              <w:t>-</w:t>
            </w:r>
          </w:p>
        </w:tc>
        <w:tc>
          <w:tcPr>
            <w:tcW w:w="0" w:type="auto"/>
          </w:tcPr>
          <w:p w14:paraId="1CF57E22" w14:textId="77777777" w:rsidR="00BD5912" w:rsidRDefault="00AC559F">
            <w:pPr>
              <w:jc w:val="right"/>
            </w:pPr>
            <w:r>
              <w:t>-</w:t>
            </w:r>
          </w:p>
        </w:tc>
      </w:tr>
      <w:tr w:rsidR="00BD5912" w14:paraId="1CF57E2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24" w14:textId="77777777" w:rsidR="00BD5912" w:rsidRDefault="00AC559F">
            <w:pPr>
              <w:jc w:val="right"/>
            </w:pPr>
            <w:r>
              <w:t>2022</w:t>
            </w:r>
          </w:p>
        </w:tc>
        <w:tc>
          <w:tcPr>
            <w:tcW w:w="0" w:type="auto"/>
          </w:tcPr>
          <w:p w14:paraId="1CF57E25" w14:textId="77777777" w:rsidR="00BD5912" w:rsidRDefault="00AC559F">
            <w:r>
              <w:t>Upstream</w:t>
            </w:r>
          </w:p>
        </w:tc>
        <w:tc>
          <w:tcPr>
            <w:tcW w:w="0" w:type="auto"/>
          </w:tcPr>
          <w:p w14:paraId="1CF57E26" w14:textId="77777777" w:rsidR="00BD5912" w:rsidRDefault="00AC559F">
            <w:pPr>
              <w:jc w:val="right"/>
            </w:pPr>
            <w:r>
              <w:t>-</w:t>
            </w:r>
          </w:p>
        </w:tc>
        <w:tc>
          <w:tcPr>
            <w:tcW w:w="0" w:type="auto"/>
          </w:tcPr>
          <w:p w14:paraId="1CF57E27" w14:textId="77777777" w:rsidR="00BD5912" w:rsidRDefault="00AC559F">
            <w:pPr>
              <w:jc w:val="right"/>
            </w:pPr>
            <w:r>
              <w:t>54</w:t>
            </w:r>
          </w:p>
        </w:tc>
        <w:tc>
          <w:tcPr>
            <w:tcW w:w="0" w:type="auto"/>
          </w:tcPr>
          <w:p w14:paraId="1CF57E28" w14:textId="77777777" w:rsidR="00BD5912" w:rsidRDefault="00AC559F">
            <w:pPr>
              <w:jc w:val="right"/>
            </w:pPr>
            <w:r>
              <w:t>-</w:t>
            </w:r>
          </w:p>
        </w:tc>
        <w:tc>
          <w:tcPr>
            <w:tcW w:w="0" w:type="auto"/>
          </w:tcPr>
          <w:p w14:paraId="1CF57E29" w14:textId="77777777" w:rsidR="00BD5912" w:rsidRDefault="00AC559F">
            <w:pPr>
              <w:jc w:val="right"/>
            </w:pPr>
            <w:r>
              <w:t>-</w:t>
            </w:r>
          </w:p>
        </w:tc>
        <w:tc>
          <w:tcPr>
            <w:tcW w:w="0" w:type="auto"/>
          </w:tcPr>
          <w:p w14:paraId="1CF57E2A" w14:textId="77777777" w:rsidR="00BD5912" w:rsidRDefault="00AC559F">
            <w:pPr>
              <w:jc w:val="right"/>
            </w:pPr>
            <w:r>
              <w:t>-</w:t>
            </w:r>
          </w:p>
        </w:tc>
        <w:tc>
          <w:tcPr>
            <w:tcW w:w="0" w:type="auto"/>
          </w:tcPr>
          <w:p w14:paraId="1CF57E2B" w14:textId="77777777" w:rsidR="00BD5912" w:rsidRDefault="00AC559F">
            <w:pPr>
              <w:jc w:val="right"/>
            </w:pPr>
            <w:r>
              <w:t>40</w:t>
            </w:r>
          </w:p>
        </w:tc>
        <w:tc>
          <w:tcPr>
            <w:tcW w:w="0" w:type="auto"/>
          </w:tcPr>
          <w:p w14:paraId="1CF57E2C" w14:textId="77777777" w:rsidR="00BD5912" w:rsidRDefault="00AC559F">
            <w:pPr>
              <w:jc w:val="right"/>
            </w:pPr>
            <w:r>
              <w:t>-</w:t>
            </w:r>
          </w:p>
        </w:tc>
        <w:tc>
          <w:tcPr>
            <w:tcW w:w="0" w:type="auto"/>
          </w:tcPr>
          <w:p w14:paraId="1CF57E2D" w14:textId="77777777" w:rsidR="00BD5912" w:rsidRDefault="00AC559F">
            <w:pPr>
              <w:jc w:val="right"/>
            </w:pPr>
            <w:r>
              <w:t>-</w:t>
            </w:r>
          </w:p>
        </w:tc>
      </w:tr>
      <w:tr w:rsidR="00BD5912" w14:paraId="1CF57E3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2F" w14:textId="77777777" w:rsidR="00BD5912" w:rsidRDefault="00AC559F">
            <w:pPr>
              <w:jc w:val="right"/>
            </w:pPr>
            <w:r>
              <w:t>2022</w:t>
            </w:r>
          </w:p>
        </w:tc>
        <w:tc>
          <w:tcPr>
            <w:tcW w:w="0" w:type="auto"/>
          </w:tcPr>
          <w:p w14:paraId="1CF57E30" w14:textId="77777777" w:rsidR="00BD5912" w:rsidRDefault="00AC559F">
            <w:r>
              <w:t>Upstream</w:t>
            </w:r>
          </w:p>
        </w:tc>
        <w:tc>
          <w:tcPr>
            <w:tcW w:w="0" w:type="auto"/>
          </w:tcPr>
          <w:p w14:paraId="1CF57E31" w14:textId="77777777" w:rsidR="00BD5912" w:rsidRDefault="00AC559F">
            <w:pPr>
              <w:jc w:val="right"/>
            </w:pPr>
            <w:r>
              <w:t>-</w:t>
            </w:r>
          </w:p>
        </w:tc>
        <w:tc>
          <w:tcPr>
            <w:tcW w:w="0" w:type="auto"/>
          </w:tcPr>
          <w:p w14:paraId="1CF57E32" w14:textId="77777777" w:rsidR="00BD5912" w:rsidRDefault="00AC559F">
            <w:pPr>
              <w:jc w:val="right"/>
            </w:pPr>
            <w:r>
              <w:t>-</w:t>
            </w:r>
          </w:p>
        </w:tc>
        <w:tc>
          <w:tcPr>
            <w:tcW w:w="0" w:type="auto"/>
          </w:tcPr>
          <w:p w14:paraId="1CF57E33" w14:textId="77777777" w:rsidR="00BD5912" w:rsidRDefault="00AC559F">
            <w:pPr>
              <w:jc w:val="right"/>
            </w:pPr>
            <w:r>
              <w:t>-</w:t>
            </w:r>
          </w:p>
        </w:tc>
        <w:tc>
          <w:tcPr>
            <w:tcW w:w="0" w:type="auto"/>
          </w:tcPr>
          <w:p w14:paraId="1CF57E34" w14:textId="77777777" w:rsidR="00BD5912" w:rsidRDefault="00AC559F">
            <w:pPr>
              <w:jc w:val="right"/>
            </w:pPr>
            <w:r>
              <w:t>-</w:t>
            </w:r>
          </w:p>
        </w:tc>
        <w:tc>
          <w:tcPr>
            <w:tcW w:w="0" w:type="auto"/>
          </w:tcPr>
          <w:p w14:paraId="1CF57E35" w14:textId="77777777" w:rsidR="00BD5912" w:rsidRDefault="00AC559F">
            <w:pPr>
              <w:jc w:val="right"/>
            </w:pPr>
            <w:r>
              <w:t>46</w:t>
            </w:r>
          </w:p>
        </w:tc>
        <w:tc>
          <w:tcPr>
            <w:tcW w:w="0" w:type="auto"/>
          </w:tcPr>
          <w:p w14:paraId="1CF57E36" w14:textId="77777777" w:rsidR="00BD5912" w:rsidRDefault="00AC559F">
            <w:pPr>
              <w:jc w:val="right"/>
            </w:pPr>
            <w:r>
              <w:t>32</w:t>
            </w:r>
          </w:p>
        </w:tc>
        <w:tc>
          <w:tcPr>
            <w:tcW w:w="0" w:type="auto"/>
          </w:tcPr>
          <w:p w14:paraId="1CF57E37" w14:textId="77777777" w:rsidR="00BD5912" w:rsidRDefault="00AC559F">
            <w:pPr>
              <w:jc w:val="right"/>
            </w:pPr>
            <w:r>
              <w:t>-</w:t>
            </w:r>
          </w:p>
        </w:tc>
        <w:tc>
          <w:tcPr>
            <w:tcW w:w="0" w:type="auto"/>
          </w:tcPr>
          <w:p w14:paraId="1CF57E38" w14:textId="77777777" w:rsidR="00BD5912" w:rsidRDefault="00AC559F">
            <w:pPr>
              <w:jc w:val="right"/>
            </w:pPr>
            <w:r>
              <w:t>-</w:t>
            </w:r>
          </w:p>
        </w:tc>
      </w:tr>
      <w:tr w:rsidR="00BD5912" w14:paraId="1CF57E4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3A" w14:textId="77777777" w:rsidR="00BD5912" w:rsidRDefault="00AC559F">
            <w:pPr>
              <w:jc w:val="right"/>
            </w:pPr>
            <w:r>
              <w:t>2023</w:t>
            </w:r>
          </w:p>
        </w:tc>
        <w:tc>
          <w:tcPr>
            <w:tcW w:w="0" w:type="auto"/>
          </w:tcPr>
          <w:p w14:paraId="1CF57E3B" w14:textId="77777777" w:rsidR="00BD5912" w:rsidRDefault="00AC559F">
            <w:r>
              <w:t>Upstream</w:t>
            </w:r>
          </w:p>
        </w:tc>
        <w:tc>
          <w:tcPr>
            <w:tcW w:w="0" w:type="auto"/>
          </w:tcPr>
          <w:p w14:paraId="1CF57E3C" w14:textId="77777777" w:rsidR="00BD5912" w:rsidRDefault="00AC559F">
            <w:pPr>
              <w:jc w:val="right"/>
            </w:pPr>
            <w:r>
              <w:t>269</w:t>
            </w:r>
          </w:p>
        </w:tc>
        <w:tc>
          <w:tcPr>
            <w:tcW w:w="0" w:type="auto"/>
          </w:tcPr>
          <w:p w14:paraId="1CF57E3D" w14:textId="77777777" w:rsidR="00BD5912" w:rsidRDefault="00AC559F">
            <w:pPr>
              <w:jc w:val="right"/>
            </w:pPr>
            <w:r>
              <w:t>350</w:t>
            </w:r>
          </w:p>
        </w:tc>
        <w:tc>
          <w:tcPr>
            <w:tcW w:w="0" w:type="auto"/>
          </w:tcPr>
          <w:p w14:paraId="1CF57E3E" w14:textId="77777777" w:rsidR="00BD5912" w:rsidRDefault="00AC559F">
            <w:pPr>
              <w:jc w:val="right"/>
            </w:pPr>
            <w:r>
              <w:t>-</w:t>
            </w:r>
          </w:p>
        </w:tc>
        <w:tc>
          <w:tcPr>
            <w:tcW w:w="0" w:type="auto"/>
          </w:tcPr>
          <w:p w14:paraId="1CF57E3F" w14:textId="77777777" w:rsidR="00BD5912" w:rsidRDefault="00AC559F">
            <w:pPr>
              <w:jc w:val="right"/>
            </w:pPr>
            <w:r>
              <w:t>-</w:t>
            </w:r>
          </w:p>
        </w:tc>
        <w:tc>
          <w:tcPr>
            <w:tcW w:w="0" w:type="auto"/>
          </w:tcPr>
          <w:p w14:paraId="1CF57E40" w14:textId="77777777" w:rsidR="00BD5912" w:rsidRDefault="00AC559F">
            <w:pPr>
              <w:jc w:val="right"/>
            </w:pPr>
            <w:r>
              <w:t>-</w:t>
            </w:r>
          </w:p>
        </w:tc>
        <w:tc>
          <w:tcPr>
            <w:tcW w:w="0" w:type="auto"/>
          </w:tcPr>
          <w:p w14:paraId="1CF57E41" w14:textId="77777777" w:rsidR="00BD5912" w:rsidRDefault="00AC559F">
            <w:pPr>
              <w:jc w:val="right"/>
            </w:pPr>
            <w:r>
              <w:t>-</w:t>
            </w:r>
          </w:p>
        </w:tc>
        <w:tc>
          <w:tcPr>
            <w:tcW w:w="0" w:type="auto"/>
          </w:tcPr>
          <w:p w14:paraId="1CF57E42" w14:textId="77777777" w:rsidR="00BD5912" w:rsidRDefault="00AC559F">
            <w:pPr>
              <w:jc w:val="right"/>
            </w:pPr>
            <w:r>
              <w:t>-</w:t>
            </w:r>
          </w:p>
        </w:tc>
        <w:tc>
          <w:tcPr>
            <w:tcW w:w="0" w:type="auto"/>
          </w:tcPr>
          <w:p w14:paraId="1CF57E43" w14:textId="77777777" w:rsidR="00BD5912" w:rsidRDefault="00AC559F">
            <w:pPr>
              <w:jc w:val="right"/>
            </w:pPr>
            <w:r>
              <w:t>-</w:t>
            </w:r>
          </w:p>
        </w:tc>
      </w:tr>
      <w:tr w:rsidR="00BD5912" w14:paraId="1CF57E4F"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45" w14:textId="77777777" w:rsidR="00BD5912" w:rsidRDefault="00AC559F">
            <w:pPr>
              <w:jc w:val="right"/>
            </w:pPr>
            <w:r>
              <w:t>2023</w:t>
            </w:r>
          </w:p>
        </w:tc>
        <w:tc>
          <w:tcPr>
            <w:tcW w:w="0" w:type="auto"/>
          </w:tcPr>
          <w:p w14:paraId="1CF57E46" w14:textId="77777777" w:rsidR="00BD5912" w:rsidRDefault="00AC559F">
            <w:r>
              <w:t>Upstream</w:t>
            </w:r>
          </w:p>
        </w:tc>
        <w:tc>
          <w:tcPr>
            <w:tcW w:w="0" w:type="auto"/>
          </w:tcPr>
          <w:p w14:paraId="1CF57E47" w14:textId="77777777" w:rsidR="00BD5912" w:rsidRDefault="00AC559F">
            <w:pPr>
              <w:jc w:val="right"/>
            </w:pPr>
            <w:r>
              <w:t>-</w:t>
            </w:r>
          </w:p>
        </w:tc>
        <w:tc>
          <w:tcPr>
            <w:tcW w:w="0" w:type="auto"/>
          </w:tcPr>
          <w:p w14:paraId="1CF57E48" w14:textId="77777777" w:rsidR="00BD5912" w:rsidRDefault="00AC559F">
            <w:pPr>
              <w:jc w:val="right"/>
            </w:pPr>
            <w:r>
              <w:t>348</w:t>
            </w:r>
          </w:p>
        </w:tc>
        <w:tc>
          <w:tcPr>
            <w:tcW w:w="0" w:type="auto"/>
          </w:tcPr>
          <w:p w14:paraId="1CF57E49" w14:textId="77777777" w:rsidR="00BD5912" w:rsidRDefault="00AC559F">
            <w:pPr>
              <w:jc w:val="right"/>
            </w:pPr>
            <w:r>
              <w:t>-</w:t>
            </w:r>
          </w:p>
        </w:tc>
        <w:tc>
          <w:tcPr>
            <w:tcW w:w="0" w:type="auto"/>
          </w:tcPr>
          <w:p w14:paraId="1CF57E4A" w14:textId="77777777" w:rsidR="00BD5912" w:rsidRDefault="00AC559F">
            <w:pPr>
              <w:jc w:val="right"/>
            </w:pPr>
            <w:r>
              <w:t>-</w:t>
            </w:r>
          </w:p>
        </w:tc>
        <w:tc>
          <w:tcPr>
            <w:tcW w:w="0" w:type="auto"/>
          </w:tcPr>
          <w:p w14:paraId="1CF57E4B" w14:textId="77777777" w:rsidR="00BD5912" w:rsidRDefault="00AC559F">
            <w:pPr>
              <w:jc w:val="right"/>
            </w:pPr>
            <w:r>
              <w:t>-</w:t>
            </w:r>
          </w:p>
        </w:tc>
        <w:tc>
          <w:tcPr>
            <w:tcW w:w="0" w:type="auto"/>
          </w:tcPr>
          <w:p w14:paraId="1CF57E4C" w14:textId="77777777" w:rsidR="00BD5912" w:rsidRDefault="00AC559F">
            <w:pPr>
              <w:jc w:val="right"/>
            </w:pPr>
            <w:r>
              <w:t>-</w:t>
            </w:r>
          </w:p>
        </w:tc>
        <w:tc>
          <w:tcPr>
            <w:tcW w:w="0" w:type="auto"/>
          </w:tcPr>
          <w:p w14:paraId="1CF57E4D" w14:textId="77777777" w:rsidR="00BD5912" w:rsidRDefault="00AC559F">
            <w:pPr>
              <w:jc w:val="right"/>
            </w:pPr>
            <w:r>
              <w:t>358</w:t>
            </w:r>
          </w:p>
        </w:tc>
        <w:tc>
          <w:tcPr>
            <w:tcW w:w="0" w:type="auto"/>
          </w:tcPr>
          <w:p w14:paraId="1CF57E4E" w14:textId="77777777" w:rsidR="00BD5912" w:rsidRDefault="00AC559F">
            <w:pPr>
              <w:jc w:val="right"/>
            </w:pPr>
            <w:r>
              <w:t>-</w:t>
            </w:r>
          </w:p>
        </w:tc>
      </w:tr>
      <w:tr w:rsidR="00BD5912" w14:paraId="1CF57E5A"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50" w14:textId="77777777" w:rsidR="00BD5912" w:rsidRDefault="00AC559F">
            <w:pPr>
              <w:jc w:val="right"/>
            </w:pPr>
            <w:r>
              <w:t>2023</w:t>
            </w:r>
          </w:p>
        </w:tc>
        <w:tc>
          <w:tcPr>
            <w:tcW w:w="0" w:type="auto"/>
          </w:tcPr>
          <w:p w14:paraId="1CF57E51" w14:textId="77777777" w:rsidR="00BD5912" w:rsidRDefault="00AC559F">
            <w:r>
              <w:t>Upstream</w:t>
            </w:r>
          </w:p>
        </w:tc>
        <w:tc>
          <w:tcPr>
            <w:tcW w:w="0" w:type="auto"/>
          </w:tcPr>
          <w:p w14:paraId="1CF57E52" w14:textId="77777777" w:rsidR="00BD5912" w:rsidRDefault="00AC559F">
            <w:pPr>
              <w:jc w:val="right"/>
            </w:pPr>
            <w:r>
              <w:t>266</w:t>
            </w:r>
          </w:p>
        </w:tc>
        <w:tc>
          <w:tcPr>
            <w:tcW w:w="0" w:type="auto"/>
          </w:tcPr>
          <w:p w14:paraId="1CF57E53" w14:textId="77777777" w:rsidR="00BD5912" w:rsidRDefault="00AC559F">
            <w:pPr>
              <w:jc w:val="right"/>
            </w:pPr>
            <w:r>
              <w:t>-</w:t>
            </w:r>
          </w:p>
        </w:tc>
        <w:tc>
          <w:tcPr>
            <w:tcW w:w="0" w:type="auto"/>
          </w:tcPr>
          <w:p w14:paraId="1CF57E54" w14:textId="77777777" w:rsidR="00BD5912" w:rsidRDefault="00AC559F">
            <w:pPr>
              <w:jc w:val="right"/>
            </w:pPr>
            <w:r>
              <w:t>-</w:t>
            </w:r>
          </w:p>
        </w:tc>
        <w:tc>
          <w:tcPr>
            <w:tcW w:w="0" w:type="auto"/>
          </w:tcPr>
          <w:p w14:paraId="1CF57E55" w14:textId="77777777" w:rsidR="00BD5912" w:rsidRDefault="00AC559F">
            <w:pPr>
              <w:jc w:val="right"/>
            </w:pPr>
            <w:r>
              <w:t>-</w:t>
            </w:r>
          </w:p>
        </w:tc>
        <w:tc>
          <w:tcPr>
            <w:tcW w:w="0" w:type="auto"/>
          </w:tcPr>
          <w:p w14:paraId="1CF57E56" w14:textId="77777777" w:rsidR="00BD5912" w:rsidRDefault="00AC559F">
            <w:pPr>
              <w:jc w:val="right"/>
            </w:pPr>
            <w:r>
              <w:t>-</w:t>
            </w:r>
          </w:p>
        </w:tc>
        <w:tc>
          <w:tcPr>
            <w:tcW w:w="0" w:type="auto"/>
          </w:tcPr>
          <w:p w14:paraId="1CF57E57" w14:textId="77777777" w:rsidR="00BD5912" w:rsidRDefault="00AC559F">
            <w:pPr>
              <w:jc w:val="right"/>
            </w:pPr>
            <w:r>
              <w:t>-</w:t>
            </w:r>
          </w:p>
        </w:tc>
        <w:tc>
          <w:tcPr>
            <w:tcW w:w="0" w:type="auto"/>
          </w:tcPr>
          <w:p w14:paraId="1CF57E58" w14:textId="77777777" w:rsidR="00BD5912" w:rsidRDefault="00AC559F">
            <w:pPr>
              <w:jc w:val="right"/>
            </w:pPr>
            <w:r>
              <w:t>358</w:t>
            </w:r>
          </w:p>
        </w:tc>
        <w:tc>
          <w:tcPr>
            <w:tcW w:w="0" w:type="auto"/>
          </w:tcPr>
          <w:p w14:paraId="1CF57E59" w14:textId="77777777" w:rsidR="00BD5912" w:rsidRDefault="00AC559F">
            <w:pPr>
              <w:jc w:val="right"/>
            </w:pPr>
            <w:r>
              <w:t>-</w:t>
            </w:r>
          </w:p>
        </w:tc>
      </w:tr>
      <w:tr w:rsidR="00BD5912" w14:paraId="1CF57E65"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5B" w14:textId="77777777" w:rsidR="00BD5912" w:rsidRDefault="00AC559F">
            <w:pPr>
              <w:jc w:val="right"/>
            </w:pPr>
            <w:r>
              <w:t>2019</w:t>
            </w:r>
          </w:p>
        </w:tc>
        <w:tc>
          <w:tcPr>
            <w:tcW w:w="0" w:type="auto"/>
          </w:tcPr>
          <w:p w14:paraId="1CF57E5C" w14:textId="77777777" w:rsidR="00BD5912" w:rsidRDefault="00AC559F">
            <w:r>
              <w:t>Downstream</w:t>
            </w:r>
          </w:p>
        </w:tc>
        <w:tc>
          <w:tcPr>
            <w:tcW w:w="0" w:type="auto"/>
          </w:tcPr>
          <w:p w14:paraId="1CF57E5D" w14:textId="77777777" w:rsidR="00BD5912" w:rsidRDefault="00AC559F">
            <w:pPr>
              <w:jc w:val="right"/>
            </w:pPr>
            <w:r>
              <w:t>-</w:t>
            </w:r>
          </w:p>
        </w:tc>
        <w:tc>
          <w:tcPr>
            <w:tcW w:w="0" w:type="auto"/>
          </w:tcPr>
          <w:p w14:paraId="1CF57E5E" w14:textId="77777777" w:rsidR="00BD5912" w:rsidRDefault="00AC559F">
            <w:pPr>
              <w:jc w:val="right"/>
            </w:pPr>
            <w:r>
              <w:t>6</w:t>
            </w:r>
          </w:p>
        </w:tc>
        <w:tc>
          <w:tcPr>
            <w:tcW w:w="0" w:type="auto"/>
          </w:tcPr>
          <w:p w14:paraId="1CF57E5F" w14:textId="77777777" w:rsidR="00BD5912" w:rsidRDefault="00AC559F">
            <w:pPr>
              <w:jc w:val="right"/>
            </w:pPr>
            <w:r>
              <w:t>7</w:t>
            </w:r>
          </w:p>
        </w:tc>
        <w:tc>
          <w:tcPr>
            <w:tcW w:w="0" w:type="auto"/>
          </w:tcPr>
          <w:p w14:paraId="1CF57E60" w14:textId="77777777" w:rsidR="00BD5912" w:rsidRDefault="00AC559F">
            <w:pPr>
              <w:jc w:val="right"/>
            </w:pPr>
            <w:r>
              <w:t>-</w:t>
            </w:r>
          </w:p>
        </w:tc>
        <w:tc>
          <w:tcPr>
            <w:tcW w:w="0" w:type="auto"/>
          </w:tcPr>
          <w:p w14:paraId="1CF57E61" w14:textId="77777777" w:rsidR="00BD5912" w:rsidRDefault="00AC559F">
            <w:pPr>
              <w:jc w:val="right"/>
            </w:pPr>
            <w:r>
              <w:t>-</w:t>
            </w:r>
          </w:p>
        </w:tc>
        <w:tc>
          <w:tcPr>
            <w:tcW w:w="0" w:type="auto"/>
          </w:tcPr>
          <w:p w14:paraId="1CF57E62" w14:textId="77777777" w:rsidR="00BD5912" w:rsidRDefault="00AC559F">
            <w:pPr>
              <w:jc w:val="right"/>
            </w:pPr>
            <w:r>
              <w:t>-</w:t>
            </w:r>
          </w:p>
        </w:tc>
        <w:tc>
          <w:tcPr>
            <w:tcW w:w="0" w:type="auto"/>
          </w:tcPr>
          <w:p w14:paraId="1CF57E63" w14:textId="77777777" w:rsidR="00BD5912" w:rsidRDefault="00AC559F">
            <w:pPr>
              <w:jc w:val="right"/>
            </w:pPr>
            <w:r>
              <w:t>-</w:t>
            </w:r>
          </w:p>
        </w:tc>
        <w:tc>
          <w:tcPr>
            <w:tcW w:w="0" w:type="auto"/>
          </w:tcPr>
          <w:p w14:paraId="1CF57E64" w14:textId="77777777" w:rsidR="00BD5912" w:rsidRDefault="00AC559F">
            <w:pPr>
              <w:jc w:val="right"/>
            </w:pPr>
            <w:r>
              <w:t>-</w:t>
            </w:r>
          </w:p>
        </w:tc>
      </w:tr>
      <w:tr w:rsidR="00BD5912" w14:paraId="1CF57E7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66" w14:textId="77777777" w:rsidR="00BD5912" w:rsidRDefault="00AC559F">
            <w:pPr>
              <w:jc w:val="right"/>
            </w:pPr>
            <w:r>
              <w:t>2019</w:t>
            </w:r>
          </w:p>
        </w:tc>
        <w:tc>
          <w:tcPr>
            <w:tcW w:w="0" w:type="auto"/>
          </w:tcPr>
          <w:p w14:paraId="1CF57E67" w14:textId="77777777" w:rsidR="00BD5912" w:rsidRDefault="00AC559F">
            <w:r>
              <w:t>Downstream</w:t>
            </w:r>
          </w:p>
        </w:tc>
        <w:tc>
          <w:tcPr>
            <w:tcW w:w="0" w:type="auto"/>
          </w:tcPr>
          <w:p w14:paraId="1CF57E68" w14:textId="77777777" w:rsidR="00BD5912" w:rsidRDefault="00AC559F">
            <w:pPr>
              <w:jc w:val="right"/>
            </w:pPr>
            <w:r>
              <w:t>-</w:t>
            </w:r>
          </w:p>
        </w:tc>
        <w:tc>
          <w:tcPr>
            <w:tcW w:w="0" w:type="auto"/>
          </w:tcPr>
          <w:p w14:paraId="1CF57E69" w14:textId="77777777" w:rsidR="00BD5912" w:rsidRDefault="00AC559F">
            <w:pPr>
              <w:jc w:val="right"/>
            </w:pPr>
            <w:r>
              <w:t>-</w:t>
            </w:r>
          </w:p>
        </w:tc>
        <w:tc>
          <w:tcPr>
            <w:tcW w:w="0" w:type="auto"/>
          </w:tcPr>
          <w:p w14:paraId="1CF57E6A" w14:textId="77777777" w:rsidR="00BD5912" w:rsidRDefault="00AC559F">
            <w:pPr>
              <w:jc w:val="right"/>
            </w:pPr>
            <w:r>
              <w:t>7</w:t>
            </w:r>
          </w:p>
        </w:tc>
        <w:tc>
          <w:tcPr>
            <w:tcW w:w="0" w:type="auto"/>
          </w:tcPr>
          <w:p w14:paraId="1CF57E6B" w14:textId="77777777" w:rsidR="00BD5912" w:rsidRDefault="00AC559F">
            <w:pPr>
              <w:jc w:val="right"/>
            </w:pPr>
            <w:r>
              <w:t>-</w:t>
            </w:r>
          </w:p>
        </w:tc>
        <w:tc>
          <w:tcPr>
            <w:tcW w:w="0" w:type="auto"/>
          </w:tcPr>
          <w:p w14:paraId="1CF57E6C" w14:textId="77777777" w:rsidR="00BD5912" w:rsidRDefault="00AC559F">
            <w:pPr>
              <w:jc w:val="right"/>
            </w:pPr>
            <w:r>
              <w:t>-</w:t>
            </w:r>
          </w:p>
        </w:tc>
        <w:tc>
          <w:tcPr>
            <w:tcW w:w="0" w:type="auto"/>
          </w:tcPr>
          <w:p w14:paraId="1CF57E6D" w14:textId="77777777" w:rsidR="00BD5912" w:rsidRDefault="00AC559F">
            <w:pPr>
              <w:jc w:val="right"/>
            </w:pPr>
            <w:r>
              <w:t>-</w:t>
            </w:r>
          </w:p>
        </w:tc>
        <w:tc>
          <w:tcPr>
            <w:tcW w:w="0" w:type="auto"/>
          </w:tcPr>
          <w:p w14:paraId="1CF57E6E" w14:textId="77777777" w:rsidR="00BD5912" w:rsidRDefault="00AC559F">
            <w:pPr>
              <w:jc w:val="right"/>
            </w:pPr>
            <w:r>
              <w:t>-</w:t>
            </w:r>
          </w:p>
        </w:tc>
        <w:tc>
          <w:tcPr>
            <w:tcW w:w="0" w:type="auto"/>
          </w:tcPr>
          <w:p w14:paraId="1CF57E6F" w14:textId="77777777" w:rsidR="00BD5912" w:rsidRDefault="00AC559F">
            <w:pPr>
              <w:jc w:val="right"/>
            </w:pPr>
            <w:r>
              <w:t>5</w:t>
            </w:r>
          </w:p>
        </w:tc>
      </w:tr>
      <w:tr w:rsidR="00BD5912" w14:paraId="1CF57E7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71" w14:textId="77777777" w:rsidR="00BD5912" w:rsidRDefault="00AC559F">
            <w:pPr>
              <w:jc w:val="right"/>
            </w:pPr>
            <w:r>
              <w:t>2019</w:t>
            </w:r>
          </w:p>
        </w:tc>
        <w:tc>
          <w:tcPr>
            <w:tcW w:w="0" w:type="auto"/>
          </w:tcPr>
          <w:p w14:paraId="1CF57E72" w14:textId="77777777" w:rsidR="00BD5912" w:rsidRDefault="00AC559F">
            <w:r>
              <w:t>Downstream</w:t>
            </w:r>
          </w:p>
        </w:tc>
        <w:tc>
          <w:tcPr>
            <w:tcW w:w="0" w:type="auto"/>
          </w:tcPr>
          <w:p w14:paraId="1CF57E73" w14:textId="77777777" w:rsidR="00BD5912" w:rsidRDefault="00AC559F">
            <w:pPr>
              <w:jc w:val="right"/>
            </w:pPr>
            <w:r>
              <w:t>-</w:t>
            </w:r>
          </w:p>
        </w:tc>
        <w:tc>
          <w:tcPr>
            <w:tcW w:w="0" w:type="auto"/>
          </w:tcPr>
          <w:p w14:paraId="1CF57E74" w14:textId="77777777" w:rsidR="00BD5912" w:rsidRDefault="00AC559F">
            <w:pPr>
              <w:jc w:val="right"/>
            </w:pPr>
            <w:r>
              <w:t>9</w:t>
            </w:r>
          </w:p>
        </w:tc>
        <w:tc>
          <w:tcPr>
            <w:tcW w:w="0" w:type="auto"/>
          </w:tcPr>
          <w:p w14:paraId="1CF57E75" w14:textId="77777777" w:rsidR="00BD5912" w:rsidRDefault="00AC559F">
            <w:pPr>
              <w:jc w:val="right"/>
            </w:pPr>
            <w:r>
              <w:t>-</w:t>
            </w:r>
          </w:p>
        </w:tc>
        <w:tc>
          <w:tcPr>
            <w:tcW w:w="0" w:type="auto"/>
          </w:tcPr>
          <w:p w14:paraId="1CF57E76" w14:textId="77777777" w:rsidR="00BD5912" w:rsidRDefault="00AC559F">
            <w:pPr>
              <w:jc w:val="right"/>
            </w:pPr>
            <w:r>
              <w:t>-</w:t>
            </w:r>
          </w:p>
        </w:tc>
        <w:tc>
          <w:tcPr>
            <w:tcW w:w="0" w:type="auto"/>
          </w:tcPr>
          <w:p w14:paraId="1CF57E77" w14:textId="77777777" w:rsidR="00BD5912" w:rsidRDefault="00AC559F">
            <w:pPr>
              <w:jc w:val="right"/>
            </w:pPr>
            <w:r>
              <w:t>-</w:t>
            </w:r>
          </w:p>
        </w:tc>
        <w:tc>
          <w:tcPr>
            <w:tcW w:w="0" w:type="auto"/>
          </w:tcPr>
          <w:p w14:paraId="1CF57E78" w14:textId="77777777" w:rsidR="00BD5912" w:rsidRDefault="00AC559F">
            <w:pPr>
              <w:jc w:val="right"/>
            </w:pPr>
            <w:r>
              <w:t>-</w:t>
            </w:r>
          </w:p>
        </w:tc>
        <w:tc>
          <w:tcPr>
            <w:tcW w:w="0" w:type="auto"/>
          </w:tcPr>
          <w:p w14:paraId="1CF57E79" w14:textId="77777777" w:rsidR="00BD5912" w:rsidRDefault="00AC559F">
            <w:pPr>
              <w:jc w:val="right"/>
            </w:pPr>
            <w:r>
              <w:t>-</w:t>
            </w:r>
          </w:p>
        </w:tc>
        <w:tc>
          <w:tcPr>
            <w:tcW w:w="0" w:type="auto"/>
          </w:tcPr>
          <w:p w14:paraId="1CF57E7A" w14:textId="77777777" w:rsidR="00BD5912" w:rsidRDefault="00AC559F">
            <w:pPr>
              <w:jc w:val="right"/>
            </w:pPr>
            <w:r>
              <w:t>7</w:t>
            </w:r>
          </w:p>
        </w:tc>
      </w:tr>
      <w:tr w:rsidR="00BD5912" w14:paraId="1CF57E8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7C" w14:textId="77777777" w:rsidR="00BD5912" w:rsidRDefault="00AC559F">
            <w:pPr>
              <w:jc w:val="right"/>
            </w:pPr>
            <w:r>
              <w:t>2020</w:t>
            </w:r>
          </w:p>
        </w:tc>
        <w:tc>
          <w:tcPr>
            <w:tcW w:w="0" w:type="auto"/>
          </w:tcPr>
          <w:p w14:paraId="1CF57E7D" w14:textId="77777777" w:rsidR="00BD5912" w:rsidRDefault="00AC559F">
            <w:r>
              <w:t>Downstream</w:t>
            </w:r>
          </w:p>
        </w:tc>
        <w:tc>
          <w:tcPr>
            <w:tcW w:w="0" w:type="auto"/>
          </w:tcPr>
          <w:p w14:paraId="1CF57E7E" w14:textId="77777777" w:rsidR="00BD5912" w:rsidRDefault="00AC559F">
            <w:pPr>
              <w:jc w:val="right"/>
            </w:pPr>
            <w:r>
              <w:t>-</w:t>
            </w:r>
          </w:p>
        </w:tc>
        <w:tc>
          <w:tcPr>
            <w:tcW w:w="0" w:type="auto"/>
          </w:tcPr>
          <w:p w14:paraId="1CF57E7F" w14:textId="77777777" w:rsidR="00BD5912" w:rsidRDefault="00AC559F">
            <w:pPr>
              <w:jc w:val="right"/>
            </w:pPr>
            <w:r>
              <w:t>15</w:t>
            </w:r>
          </w:p>
        </w:tc>
        <w:tc>
          <w:tcPr>
            <w:tcW w:w="0" w:type="auto"/>
          </w:tcPr>
          <w:p w14:paraId="1CF57E80" w14:textId="77777777" w:rsidR="00BD5912" w:rsidRDefault="00AC559F">
            <w:pPr>
              <w:jc w:val="right"/>
            </w:pPr>
            <w:r>
              <w:t>-</w:t>
            </w:r>
          </w:p>
        </w:tc>
        <w:tc>
          <w:tcPr>
            <w:tcW w:w="0" w:type="auto"/>
          </w:tcPr>
          <w:p w14:paraId="1CF57E81" w14:textId="77777777" w:rsidR="00BD5912" w:rsidRDefault="00AC559F">
            <w:pPr>
              <w:jc w:val="right"/>
            </w:pPr>
            <w:r>
              <w:t>12</w:t>
            </w:r>
          </w:p>
        </w:tc>
        <w:tc>
          <w:tcPr>
            <w:tcW w:w="0" w:type="auto"/>
          </w:tcPr>
          <w:p w14:paraId="1CF57E82" w14:textId="77777777" w:rsidR="00BD5912" w:rsidRDefault="00AC559F">
            <w:pPr>
              <w:jc w:val="right"/>
            </w:pPr>
            <w:r>
              <w:t>-</w:t>
            </w:r>
          </w:p>
        </w:tc>
        <w:tc>
          <w:tcPr>
            <w:tcW w:w="0" w:type="auto"/>
          </w:tcPr>
          <w:p w14:paraId="1CF57E83" w14:textId="77777777" w:rsidR="00BD5912" w:rsidRDefault="00AC559F">
            <w:pPr>
              <w:jc w:val="right"/>
            </w:pPr>
            <w:r>
              <w:t>-</w:t>
            </w:r>
          </w:p>
        </w:tc>
        <w:tc>
          <w:tcPr>
            <w:tcW w:w="0" w:type="auto"/>
          </w:tcPr>
          <w:p w14:paraId="1CF57E84" w14:textId="77777777" w:rsidR="00BD5912" w:rsidRDefault="00AC559F">
            <w:pPr>
              <w:jc w:val="right"/>
            </w:pPr>
            <w:r>
              <w:t>-</w:t>
            </w:r>
          </w:p>
        </w:tc>
        <w:tc>
          <w:tcPr>
            <w:tcW w:w="0" w:type="auto"/>
          </w:tcPr>
          <w:p w14:paraId="1CF57E85" w14:textId="77777777" w:rsidR="00BD5912" w:rsidRDefault="00AC559F">
            <w:pPr>
              <w:jc w:val="right"/>
            </w:pPr>
            <w:r>
              <w:t>-</w:t>
            </w:r>
          </w:p>
        </w:tc>
      </w:tr>
      <w:tr w:rsidR="00BD5912" w14:paraId="1CF57E9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87" w14:textId="77777777" w:rsidR="00BD5912" w:rsidRDefault="00AC559F">
            <w:pPr>
              <w:jc w:val="right"/>
            </w:pPr>
            <w:r>
              <w:t>2021</w:t>
            </w:r>
          </w:p>
        </w:tc>
        <w:tc>
          <w:tcPr>
            <w:tcW w:w="0" w:type="auto"/>
          </w:tcPr>
          <w:p w14:paraId="1CF57E88" w14:textId="77777777" w:rsidR="00BD5912" w:rsidRDefault="00AC559F">
            <w:r>
              <w:t>Downstream</w:t>
            </w:r>
          </w:p>
        </w:tc>
        <w:tc>
          <w:tcPr>
            <w:tcW w:w="0" w:type="auto"/>
          </w:tcPr>
          <w:p w14:paraId="1CF57E89" w14:textId="77777777" w:rsidR="00BD5912" w:rsidRDefault="00AC559F">
            <w:pPr>
              <w:jc w:val="right"/>
            </w:pPr>
            <w:r>
              <w:t>-</w:t>
            </w:r>
          </w:p>
        </w:tc>
        <w:tc>
          <w:tcPr>
            <w:tcW w:w="0" w:type="auto"/>
          </w:tcPr>
          <w:p w14:paraId="1CF57E8A" w14:textId="77777777" w:rsidR="00BD5912" w:rsidRDefault="00AC559F">
            <w:pPr>
              <w:jc w:val="right"/>
            </w:pPr>
            <w:r>
              <w:t>19</w:t>
            </w:r>
          </w:p>
        </w:tc>
        <w:tc>
          <w:tcPr>
            <w:tcW w:w="0" w:type="auto"/>
          </w:tcPr>
          <w:p w14:paraId="1CF57E8B" w14:textId="77777777" w:rsidR="00BD5912" w:rsidRDefault="00AC559F">
            <w:pPr>
              <w:jc w:val="right"/>
            </w:pPr>
            <w:r>
              <w:t>-</w:t>
            </w:r>
          </w:p>
        </w:tc>
        <w:tc>
          <w:tcPr>
            <w:tcW w:w="0" w:type="auto"/>
          </w:tcPr>
          <w:p w14:paraId="1CF57E8C" w14:textId="77777777" w:rsidR="00BD5912" w:rsidRDefault="00AC559F">
            <w:pPr>
              <w:jc w:val="right"/>
            </w:pPr>
            <w:r>
              <w:t>19</w:t>
            </w:r>
          </w:p>
        </w:tc>
        <w:tc>
          <w:tcPr>
            <w:tcW w:w="0" w:type="auto"/>
          </w:tcPr>
          <w:p w14:paraId="1CF57E8D" w14:textId="77777777" w:rsidR="00BD5912" w:rsidRDefault="00AC559F">
            <w:pPr>
              <w:jc w:val="right"/>
            </w:pPr>
            <w:r>
              <w:t>-</w:t>
            </w:r>
          </w:p>
        </w:tc>
        <w:tc>
          <w:tcPr>
            <w:tcW w:w="0" w:type="auto"/>
          </w:tcPr>
          <w:p w14:paraId="1CF57E8E" w14:textId="77777777" w:rsidR="00BD5912" w:rsidRDefault="00AC559F">
            <w:pPr>
              <w:jc w:val="right"/>
            </w:pPr>
            <w:r>
              <w:t>-</w:t>
            </w:r>
          </w:p>
        </w:tc>
        <w:tc>
          <w:tcPr>
            <w:tcW w:w="0" w:type="auto"/>
          </w:tcPr>
          <w:p w14:paraId="1CF57E8F" w14:textId="77777777" w:rsidR="00BD5912" w:rsidRDefault="00AC559F">
            <w:pPr>
              <w:jc w:val="right"/>
            </w:pPr>
            <w:r>
              <w:t>-</w:t>
            </w:r>
          </w:p>
        </w:tc>
        <w:tc>
          <w:tcPr>
            <w:tcW w:w="0" w:type="auto"/>
          </w:tcPr>
          <w:p w14:paraId="1CF57E90" w14:textId="77777777" w:rsidR="00BD5912" w:rsidRDefault="00AC559F">
            <w:pPr>
              <w:jc w:val="right"/>
            </w:pPr>
            <w:r>
              <w:t>-</w:t>
            </w:r>
          </w:p>
        </w:tc>
      </w:tr>
      <w:tr w:rsidR="00BD5912" w14:paraId="1CF57E9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92" w14:textId="77777777" w:rsidR="00BD5912" w:rsidRDefault="00AC559F">
            <w:pPr>
              <w:jc w:val="right"/>
            </w:pPr>
            <w:r>
              <w:t>2021</w:t>
            </w:r>
          </w:p>
        </w:tc>
        <w:tc>
          <w:tcPr>
            <w:tcW w:w="0" w:type="auto"/>
          </w:tcPr>
          <w:p w14:paraId="1CF57E93" w14:textId="77777777" w:rsidR="00BD5912" w:rsidRDefault="00AC559F">
            <w:r>
              <w:t>Downstream</w:t>
            </w:r>
          </w:p>
        </w:tc>
        <w:tc>
          <w:tcPr>
            <w:tcW w:w="0" w:type="auto"/>
          </w:tcPr>
          <w:p w14:paraId="1CF57E94" w14:textId="77777777" w:rsidR="00BD5912" w:rsidRDefault="00AC559F">
            <w:pPr>
              <w:jc w:val="right"/>
            </w:pPr>
            <w:r>
              <w:t>-</w:t>
            </w:r>
          </w:p>
        </w:tc>
        <w:tc>
          <w:tcPr>
            <w:tcW w:w="0" w:type="auto"/>
          </w:tcPr>
          <w:p w14:paraId="1CF57E95" w14:textId="77777777" w:rsidR="00BD5912" w:rsidRDefault="00AC559F">
            <w:pPr>
              <w:jc w:val="right"/>
            </w:pPr>
            <w:r>
              <w:t>24</w:t>
            </w:r>
          </w:p>
        </w:tc>
        <w:tc>
          <w:tcPr>
            <w:tcW w:w="0" w:type="auto"/>
          </w:tcPr>
          <w:p w14:paraId="1CF57E96" w14:textId="77777777" w:rsidR="00BD5912" w:rsidRDefault="00AC559F">
            <w:pPr>
              <w:jc w:val="right"/>
            </w:pPr>
            <w:r>
              <w:t>-</w:t>
            </w:r>
          </w:p>
        </w:tc>
        <w:tc>
          <w:tcPr>
            <w:tcW w:w="0" w:type="auto"/>
          </w:tcPr>
          <w:p w14:paraId="1CF57E97" w14:textId="77777777" w:rsidR="00BD5912" w:rsidRDefault="00AC559F">
            <w:pPr>
              <w:jc w:val="right"/>
            </w:pPr>
            <w:r>
              <w:t>-</w:t>
            </w:r>
          </w:p>
        </w:tc>
        <w:tc>
          <w:tcPr>
            <w:tcW w:w="0" w:type="auto"/>
          </w:tcPr>
          <w:p w14:paraId="1CF57E98" w14:textId="77777777" w:rsidR="00BD5912" w:rsidRDefault="00AC559F">
            <w:pPr>
              <w:jc w:val="right"/>
            </w:pPr>
            <w:r>
              <w:t>20</w:t>
            </w:r>
          </w:p>
        </w:tc>
        <w:tc>
          <w:tcPr>
            <w:tcW w:w="0" w:type="auto"/>
          </w:tcPr>
          <w:p w14:paraId="1CF57E99" w14:textId="77777777" w:rsidR="00BD5912" w:rsidRDefault="00AC559F">
            <w:pPr>
              <w:jc w:val="right"/>
            </w:pPr>
            <w:r>
              <w:t>-</w:t>
            </w:r>
          </w:p>
        </w:tc>
        <w:tc>
          <w:tcPr>
            <w:tcW w:w="0" w:type="auto"/>
          </w:tcPr>
          <w:p w14:paraId="1CF57E9A" w14:textId="77777777" w:rsidR="00BD5912" w:rsidRDefault="00AC559F">
            <w:pPr>
              <w:jc w:val="right"/>
            </w:pPr>
            <w:r>
              <w:t>-</w:t>
            </w:r>
          </w:p>
        </w:tc>
        <w:tc>
          <w:tcPr>
            <w:tcW w:w="0" w:type="auto"/>
          </w:tcPr>
          <w:p w14:paraId="1CF57E9B" w14:textId="77777777" w:rsidR="00BD5912" w:rsidRDefault="00AC559F">
            <w:pPr>
              <w:jc w:val="right"/>
            </w:pPr>
            <w:r>
              <w:t>-</w:t>
            </w:r>
          </w:p>
        </w:tc>
      </w:tr>
      <w:tr w:rsidR="00BD5912" w14:paraId="1CF57EA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9D" w14:textId="77777777" w:rsidR="00BD5912" w:rsidRDefault="00AC559F">
            <w:pPr>
              <w:jc w:val="right"/>
            </w:pPr>
            <w:r>
              <w:t>2021</w:t>
            </w:r>
          </w:p>
        </w:tc>
        <w:tc>
          <w:tcPr>
            <w:tcW w:w="0" w:type="auto"/>
          </w:tcPr>
          <w:p w14:paraId="1CF57E9E" w14:textId="77777777" w:rsidR="00BD5912" w:rsidRDefault="00AC559F">
            <w:r>
              <w:t>Downstream</w:t>
            </w:r>
          </w:p>
        </w:tc>
        <w:tc>
          <w:tcPr>
            <w:tcW w:w="0" w:type="auto"/>
          </w:tcPr>
          <w:p w14:paraId="1CF57E9F" w14:textId="77777777" w:rsidR="00BD5912" w:rsidRDefault="00AC559F">
            <w:pPr>
              <w:jc w:val="right"/>
            </w:pPr>
            <w:r>
              <w:t>-</w:t>
            </w:r>
          </w:p>
        </w:tc>
        <w:tc>
          <w:tcPr>
            <w:tcW w:w="0" w:type="auto"/>
          </w:tcPr>
          <w:p w14:paraId="1CF57EA0" w14:textId="77777777" w:rsidR="00BD5912" w:rsidRDefault="00AC559F">
            <w:pPr>
              <w:jc w:val="right"/>
            </w:pPr>
            <w:r>
              <w:t>-</w:t>
            </w:r>
          </w:p>
        </w:tc>
        <w:tc>
          <w:tcPr>
            <w:tcW w:w="0" w:type="auto"/>
          </w:tcPr>
          <w:p w14:paraId="1CF57EA1" w14:textId="77777777" w:rsidR="00BD5912" w:rsidRDefault="00AC559F">
            <w:pPr>
              <w:jc w:val="right"/>
            </w:pPr>
            <w:r>
              <w:t>-</w:t>
            </w:r>
          </w:p>
        </w:tc>
        <w:tc>
          <w:tcPr>
            <w:tcW w:w="0" w:type="auto"/>
          </w:tcPr>
          <w:p w14:paraId="1CF57EA2" w14:textId="77777777" w:rsidR="00BD5912" w:rsidRDefault="00AC559F">
            <w:pPr>
              <w:jc w:val="right"/>
            </w:pPr>
            <w:r>
              <w:t>6</w:t>
            </w:r>
          </w:p>
        </w:tc>
        <w:tc>
          <w:tcPr>
            <w:tcW w:w="0" w:type="auto"/>
          </w:tcPr>
          <w:p w14:paraId="1CF57EA3" w14:textId="77777777" w:rsidR="00BD5912" w:rsidRDefault="00AC559F">
            <w:pPr>
              <w:jc w:val="right"/>
            </w:pPr>
            <w:r>
              <w:t>1</w:t>
            </w:r>
          </w:p>
        </w:tc>
        <w:tc>
          <w:tcPr>
            <w:tcW w:w="0" w:type="auto"/>
          </w:tcPr>
          <w:p w14:paraId="1CF57EA4" w14:textId="77777777" w:rsidR="00BD5912" w:rsidRDefault="00AC559F">
            <w:pPr>
              <w:jc w:val="right"/>
            </w:pPr>
            <w:r>
              <w:t>-</w:t>
            </w:r>
          </w:p>
        </w:tc>
        <w:tc>
          <w:tcPr>
            <w:tcW w:w="0" w:type="auto"/>
          </w:tcPr>
          <w:p w14:paraId="1CF57EA5" w14:textId="77777777" w:rsidR="00BD5912" w:rsidRDefault="00AC559F">
            <w:pPr>
              <w:jc w:val="right"/>
            </w:pPr>
            <w:r>
              <w:t>-</w:t>
            </w:r>
          </w:p>
        </w:tc>
        <w:tc>
          <w:tcPr>
            <w:tcW w:w="0" w:type="auto"/>
          </w:tcPr>
          <w:p w14:paraId="1CF57EA6" w14:textId="77777777" w:rsidR="00BD5912" w:rsidRDefault="00AC559F">
            <w:pPr>
              <w:jc w:val="right"/>
            </w:pPr>
            <w:r>
              <w:t>-</w:t>
            </w:r>
          </w:p>
        </w:tc>
      </w:tr>
      <w:tr w:rsidR="00BD5912" w14:paraId="1CF57EB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A8" w14:textId="77777777" w:rsidR="00BD5912" w:rsidRDefault="00AC559F">
            <w:pPr>
              <w:jc w:val="right"/>
            </w:pPr>
            <w:r>
              <w:t>2022</w:t>
            </w:r>
          </w:p>
        </w:tc>
        <w:tc>
          <w:tcPr>
            <w:tcW w:w="0" w:type="auto"/>
          </w:tcPr>
          <w:p w14:paraId="1CF57EA9" w14:textId="77777777" w:rsidR="00BD5912" w:rsidRDefault="00AC559F">
            <w:r>
              <w:t>Downstream</w:t>
            </w:r>
          </w:p>
        </w:tc>
        <w:tc>
          <w:tcPr>
            <w:tcW w:w="0" w:type="auto"/>
          </w:tcPr>
          <w:p w14:paraId="1CF57EAA" w14:textId="77777777" w:rsidR="00BD5912" w:rsidRDefault="00AC559F">
            <w:pPr>
              <w:jc w:val="right"/>
            </w:pPr>
            <w:r>
              <w:t>-</w:t>
            </w:r>
          </w:p>
        </w:tc>
        <w:tc>
          <w:tcPr>
            <w:tcW w:w="0" w:type="auto"/>
          </w:tcPr>
          <w:p w14:paraId="1CF57EAB" w14:textId="77777777" w:rsidR="00BD5912" w:rsidRDefault="00AC559F">
            <w:pPr>
              <w:jc w:val="right"/>
            </w:pPr>
            <w:r>
              <w:t>20</w:t>
            </w:r>
          </w:p>
        </w:tc>
        <w:tc>
          <w:tcPr>
            <w:tcW w:w="0" w:type="auto"/>
          </w:tcPr>
          <w:p w14:paraId="1CF57EAC" w14:textId="77777777" w:rsidR="00BD5912" w:rsidRDefault="00AC559F">
            <w:pPr>
              <w:jc w:val="right"/>
            </w:pPr>
            <w:r>
              <w:t>-</w:t>
            </w:r>
          </w:p>
        </w:tc>
        <w:tc>
          <w:tcPr>
            <w:tcW w:w="0" w:type="auto"/>
          </w:tcPr>
          <w:p w14:paraId="1CF57EAD" w14:textId="77777777" w:rsidR="00BD5912" w:rsidRDefault="00AC559F">
            <w:pPr>
              <w:jc w:val="right"/>
            </w:pPr>
            <w:r>
              <w:t>-</w:t>
            </w:r>
          </w:p>
        </w:tc>
        <w:tc>
          <w:tcPr>
            <w:tcW w:w="0" w:type="auto"/>
          </w:tcPr>
          <w:p w14:paraId="1CF57EAE" w14:textId="77777777" w:rsidR="00BD5912" w:rsidRDefault="00AC559F">
            <w:pPr>
              <w:jc w:val="right"/>
            </w:pPr>
            <w:r>
              <w:t>12</w:t>
            </w:r>
          </w:p>
        </w:tc>
        <w:tc>
          <w:tcPr>
            <w:tcW w:w="0" w:type="auto"/>
          </w:tcPr>
          <w:p w14:paraId="1CF57EAF" w14:textId="77777777" w:rsidR="00BD5912" w:rsidRDefault="00AC559F">
            <w:pPr>
              <w:jc w:val="right"/>
            </w:pPr>
            <w:r>
              <w:t>-</w:t>
            </w:r>
          </w:p>
        </w:tc>
        <w:tc>
          <w:tcPr>
            <w:tcW w:w="0" w:type="auto"/>
          </w:tcPr>
          <w:p w14:paraId="1CF57EB0" w14:textId="77777777" w:rsidR="00BD5912" w:rsidRDefault="00AC559F">
            <w:pPr>
              <w:jc w:val="right"/>
            </w:pPr>
            <w:r>
              <w:t>-</w:t>
            </w:r>
          </w:p>
        </w:tc>
        <w:tc>
          <w:tcPr>
            <w:tcW w:w="0" w:type="auto"/>
          </w:tcPr>
          <w:p w14:paraId="1CF57EB1" w14:textId="77777777" w:rsidR="00BD5912" w:rsidRDefault="00AC559F">
            <w:pPr>
              <w:jc w:val="right"/>
            </w:pPr>
            <w:r>
              <w:t>-</w:t>
            </w:r>
          </w:p>
        </w:tc>
      </w:tr>
      <w:tr w:rsidR="00BD5912" w14:paraId="1CF57EB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B3" w14:textId="77777777" w:rsidR="00BD5912" w:rsidRDefault="00AC559F">
            <w:pPr>
              <w:jc w:val="right"/>
            </w:pPr>
            <w:r>
              <w:t>2022</w:t>
            </w:r>
          </w:p>
        </w:tc>
        <w:tc>
          <w:tcPr>
            <w:tcW w:w="0" w:type="auto"/>
          </w:tcPr>
          <w:p w14:paraId="1CF57EB4" w14:textId="77777777" w:rsidR="00BD5912" w:rsidRDefault="00AC559F">
            <w:r>
              <w:t>Downstream</w:t>
            </w:r>
          </w:p>
        </w:tc>
        <w:tc>
          <w:tcPr>
            <w:tcW w:w="0" w:type="auto"/>
          </w:tcPr>
          <w:p w14:paraId="1CF57EB5" w14:textId="77777777" w:rsidR="00BD5912" w:rsidRDefault="00AC559F">
            <w:pPr>
              <w:jc w:val="right"/>
            </w:pPr>
            <w:r>
              <w:t>-</w:t>
            </w:r>
          </w:p>
        </w:tc>
        <w:tc>
          <w:tcPr>
            <w:tcW w:w="0" w:type="auto"/>
          </w:tcPr>
          <w:p w14:paraId="1CF57EB6" w14:textId="77777777" w:rsidR="00BD5912" w:rsidRDefault="00AC559F">
            <w:pPr>
              <w:jc w:val="right"/>
            </w:pPr>
            <w:r>
              <w:t>24</w:t>
            </w:r>
          </w:p>
        </w:tc>
        <w:tc>
          <w:tcPr>
            <w:tcW w:w="0" w:type="auto"/>
          </w:tcPr>
          <w:p w14:paraId="1CF57EB7" w14:textId="77777777" w:rsidR="00BD5912" w:rsidRDefault="00AC559F">
            <w:pPr>
              <w:jc w:val="right"/>
            </w:pPr>
            <w:r>
              <w:t>-</w:t>
            </w:r>
          </w:p>
        </w:tc>
        <w:tc>
          <w:tcPr>
            <w:tcW w:w="0" w:type="auto"/>
          </w:tcPr>
          <w:p w14:paraId="1CF57EB8" w14:textId="77777777" w:rsidR="00BD5912" w:rsidRDefault="00AC559F">
            <w:pPr>
              <w:jc w:val="right"/>
            </w:pPr>
            <w:r>
              <w:t>-</w:t>
            </w:r>
          </w:p>
        </w:tc>
        <w:tc>
          <w:tcPr>
            <w:tcW w:w="0" w:type="auto"/>
          </w:tcPr>
          <w:p w14:paraId="1CF57EB9" w14:textId="77777777" w:rsidR="00BD5912" w:rsidRDefault="00AC559F">
            <w:pPr>
              <w:jc w:val="right"/>
            </w:pPr>
            <w:r>
              <w:t>-</w:t>
            </w:r>
          </w:p>
        </w:tc>
        <w:tc>
          <w:tcPr>
            <w:tcW w:w="0" w:type="auto"/>
          </w:tcPr>
          <w:p w14:paraId="1CF57EBA" w14:textId="77777777" w:rsidR="00BD5912" w:rsidRDefault="00AC559F">
            <w:pPr>
              <w:jc w:val="right"/>
            </w:pPr>
            <w:r>
              <w:t>13</w:t>
            </w:r>
          </w:p>
        </w:tc>
        <w:tc>
          <w:tcPr>
            <w:tcW w:w="0" w:type="auto"/>
          </w:tcPr>
          <w:p w14:paraId="1CF57EBB" w14:textId="77777777" w:rsidR="00BD5912" w:rsidRDefault="00AC559F">
            <w:pPr>
              <w:jc w:val="right"/>
            </w:pPr>
            <w:r>
              <w:t>-</w:t>
            </w:r>
          </w:p>
        </w:tc>
        <w:tc>
          <w:tcPr>
            <w:tcW w:w="0" w:type="auto"/>
          </w:tcPr>
          <w:p w14:paraId="1CF57EBC" w14:textId="77777777" w:rsidR="00BD5912" w:rsidRDefault="00AC559F">
            <w:pPr>
              <w:jc w:val="right"/>
            </w:pPr>
            <w:r>
              <w:t>-</w:t>
            </w:r>
          </w:p>
        </w:tc>
      </w:tr>
      <w:tr w:rsidR="00BD5912" w14:paraId="1CF57EC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BE" w14:textId="77777777" w:rsidR="00BD5912" w:rsidRDefault="00AC559F">
            <w:pPr>
              <w:jc w:val="right"/>
            </w:pPr>
            <w:r>
              <w:t>2022</w:t>
            </w:r>
          </w:p>
        </w:tc>
        <w:tc>
          <w:tcPr>
            <w:tcW w:w="0" w:type="auto"/>
          </w:tcPr>
          <w:p w14:paraId="1CF57EBF" w14:textId="77777777" w:rsidR="00BD5912" w:rsidRDefault="00AC559F">
            <w:r>
              <w:t>Downstream</w:t>
            </w:r>
          </w:p>
        </w:tc>
        <w:tc>
          <w:tcPr>
            <w:tcW w:w="0" w:type="auto"/>
          </w:tcPr>
          <w:p w14:paraId="1CF57EC0" w14:textId="77777777" w:rsidR="00BD5912" w:rsidRDefault="00AC559F">
            <w:pPr>
              <w:jc w:val="right"/>
            </w:pPr>
            <w:r>
              <w:t>-</w:t>
            </w:r>
          </w:p>
        </w:tc>
        <w:tc>
          <w:tcPr>
            <w:tcW w:w="0" w:type="auto"/>
          </w:tcPr>
          <w:p w14:paraId="1CF57EC1" w14:textId="77777777" w:rsidR="00BD5912" w:rsidRDefault="00AC559F">
            <w:pPr>
              <w:jc w:val="right"/>
            </w:pPr>
            <w:r>
              <w:t>-</w:t>
            </w:r>
          </w:p>
        </w:tc>
        <w:tc>
          <w:tcPr>
            <w:tcW w:w="0" w:type="auto"/>
          </w:tcPr>
          <w:p w14:paraId="1CF57EC2" w14:textId="77777777" w:rsidR="00BD5912" w:rsidRDefault="00AC559F">
            <w:pPr>
              <w:jc w:val="right"/>
            </w:pPr>
            <w:r>
              <w:t>-</w:t>
            </w:r>
          </w:p>
        </w:tc>
        <w:tc>
          <w:tcPr>
            <w:tcW w:w="0" w:type="auto"/>
          </w:tcPr>
          <w:p w14:paraId="1CF57EC3" w14:textId="77777777" w:rsidR="00BD5912" w:rsidRDefault="00AC559F">
            <w:pPr>
              <w:jc w:val="right"/>
            </w:pPr>
            <w:r>
              <w:t>-</w:t>
            </w:r>
          </w:p>
        </w:tc>
        <w:tc>
          <w:tcPr>
            <w:tcW w:w="0" w:type="auto"/>
          </w:tcPr>
          <w:p w14:paraId="1CF57EC4" w14:textId="77777777" w:rsidR="00BD5912" w:rsidRDefault="00AC559F">
            <w:pPr>
              <w:jc w:val="right"/>
            </w:pPr>
            <w:r>
              <w:t>9</w:t>
            </w:r>
          </w:p>
        </w:tc>
        <w:tc>
          <w:tcPr>
            <w:tcW w:w="0" w:type="auto"/>
          </w:tcPr>
          <w:p w14:paraId="1CF57EC5" w14:textId="77777777" w:rsidR="00BD5912" w:rsidRDefault="00AC559F">
            <w:pPr>
              <w:jc w:val="right"/>
            </w:pPr>
            <w:r>
              <w:t>6</w:t>
            </w:r>
          </w:p>
        </w:tc>
        <w:tc>
          <w:tcPr>
            <w:tcW w:w="0" w:type="auto"/>
          </w:tcPr>
          <w:p w14:paraId="1CF57EC6" w14:textId="77777777" w:rsidR="00BD5912" w:rsidRDefault="00AC559F">
            <w:pPr>
              <w:jc w:val="right"/>
            </w:pPr>
            <w:r>
              <w:t>-</w:t>
            </w:r>
          </w:p>
        </w:tc>
        <w:tc>
          <w:tcPr>
            <w:tcW w:w="0" w:type="auto"/>
          </w:tcPr>
          <w:p w14:paraId="1CF57EC7" w14:textId="77777777" w:rsidR="00BD5912" w:rsidRDefault="00AC559F">
            <w:pPr>
              <w:jc w:val="right"/>
            </w:pPr>
            <w:r>
              <w:t>-</w:t>
            </w:r>
          </w:p>
        </w:tc>
      </w:tr>
      <w:tr w:rsidR="00BD5912" w14:paraId="1CF57ED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C9" w14:textId="77777777" w:rsidR="00BD5912" w:rsidRDefault="00AC559F">
            <w:pPr>
              <w:jc w:val="right"/>
            </w:pPr>
            <w:r>
              <w:t>2023</w:t>
            </w:r>
          </w:p>
        </w:tc>
        <w:tc>
          <w:tcPr>
            <w:tcW w:w="0" w:type="auto"/>
          </w:tcPr>
          <w:p w14:paraId="1CF57ECA" w14:textId="77777777" w:rsidR="00BD5912" w:rsidRDefault="00AC559F">
            <w:r>
              <w:t>Downstream</w:t>
            </w:r>
          </w:p>
        </w:tc>
        <w:tc>
          <w:tcPr>
            <w:tcW w:w="0" w:type="auto"/>
          </w:tcPr>
          <w:p w14:paraId="1CF57ECB" w14:textId="77777777" w:rsidR="00BD5912" w:rsidRDefault="00AC559F">
            <w:pPr>
              <w:jc w:val="right"/>
            </w:pPr>
            <w:r>
              <w:t>205</w:t>
            </w:r>
          </w:p>
        </w:tc>
        <w:tc>
          <w:tcPr>
            <w:tcW w:w="0" w:type="auto"/>
          </w:tcPr>
          <w:p w14:paraId="1CF57ECC" w14:textId="77777777" w:rsidR="00BD5912" w:rsidRDefault="00AC559F">
            <w:pPr>
              <w:jc w:val="right"/>
            </w:pPr>
            <w:r>
              <w:t>211</w:t>
            </w:r>
          </w:p>
        </w:tc>
        <w:tc>
          <w:tcPr>
            <w:tcW w:w="0" w:type="auto"/>
          </w:tcPr>
          <w:p w14:paraId="1CF57ECD" w14:textId="77777777" w:rsidR="00BD5912" w:rsidRDefault="00AC559F">
            <w:pPr>
              <w:jc w:val="right"/>
            </w:pPr>
            <w:r>
              <w:t>-</w:t>
            </w:r>
          </w:p>
        </w:tc>
        <w:tc>
          <w:tcPr>
            <w:tcW w:w="0" w:type="auto"/>
          </w:tcPr>
          <w:p w14:paraId="1CF57ECE" w14:textId="77777777" w:rsidR="00BD5912" w:rsidRDefault="00AC559F">
            <w:pPr>
              <w:jc w:val="right"/>
            </w:pPr>
            <w:r>
              <w:t>-</w:t>
            </w:r>
          </w:p>
        </w:tc>
        <w:tc>
          <w:tcPr>
            <w:tcW w:w="0" w:type="auto"/>
          </w:tcPr>
          <w:p w14:paraId="1CF57ECF" w14:textId="77777777" w:rsidR="00BD5912" w:rsidRDefault="00AC559F">
            <w:pPr>
              <w:jc w:val="right"/>
            </w:pPr>
            <w:r>
              <w:t>-</w:t>
            </w:r>
          </w:p>
        </w:tc>
        <w:tc>
          <w:tcPr>
            <w:tcW w:w="0" w:type="auto"/>
          </w:tcPr>
          <w:p w14:paraId="1CF57ED0" w14:textId="77777777" w:rsidR="00BD5912" w:rsidRDefault="00AC559F">
            <w:pPr>
              <w:jc w:val="right"/>
            </w:pPr>
            <w:r>
              <w:t>-</w:t>
            </w:r>
          </w:p>
        </w:tc>
        <w:tc>
          <w:tcPr>
            <w:tcW w:w="0" w:type="auto"/>
          </w:tcPr>
          <w:p w14:paraId="1CF57ED1" w14:textId="77777777" w:rsidR="00BD5912" w:rsidRDefault="00AC559F">
            <w:pPr>
              <w:jc w:val="right"/>
            </w:pPr>
            <w:r>
              <w:t>-</w:t>
            </w:r>
          </w:p>
        </w:tc>
        <w:tc>
          <w:tcPr>
            <w:tcW w:w="0" w:type="auto"/>
          </w:tcPr>
          <w:p w14:paraId="1CF57ED2" w14:textId="77777777" w:rsidR="00BD5912" w:rsidRDefault="00AC559F">
            <w:pPr>
              <w:jc w:val="right"/>
            </w:pPr>
            <w:r>
              <w:t>-</w:t>
            </w:r>
          </w:p>
        </w:tc>
      </w:tr>
      <w:tr w:rsidR="00BD5912" w14:paraId="1CF57ED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D4" w14:textId="77777777" w:rsidR="00BD5912" w:rsidRDefault="00AC559F">
            <w:pPr>
              <w:jc w:val="right"/>
            </w:pPr>
            <w:r>
              <w:lastRenderedPageBreak/>
              <w:t>2023</w:t>
            </w:r>
          </w:p>
        </w:tc>
        <w:tc>
          <w:tcPr>
            <w:tcW w:w="0" w:type="auto"/>
          </w:tcPr>
          <w:p w14:paraId="1CF57ED5" w14:textId="77777777" w:rsidR="00BD5912" w:rsidRDefault="00AC559F">
            <w:r>
              <w:t>Downstream</w:t>
            </w:r>
          </w:p>
        </w:tc>
        <w:tc>
          <w:tcPr>
            <w:tcW w:w="0" w:type="auto"/>
          </w:tcPr>
          <w:p w14:paraId="1CF57ED6" w14:textId="77777777" w:rsidR="00BD5912" w:rsidRDefault="00AC559F">
            <w:pPr>
              <w:jc w:val="right"/>
            </w:pPr>
            <w:r>
              <w:t>-</w:t>
            </w:r>
          </w:p>
        </w:tc>
        <w:tc>
          <w:tcPr>
            <w:tcW w:w="0" w:type="auto"/>
          </w:tcPr>
          <w:p w14:paraId="1CF57ED7" w14:textId="77777777" w:rsidR="00BD5912" w:rsidRDefault="00AC559F">
            <w:pPr>
              <w:jc w:val="right"/>
            </w:pPr>
            <w:r>
              <w:t>211</w:t>
            </w:r>
          </w:p>
        </w:tc>
        <w:tc>
          <w:tcPr>
            <w:tcW w:w="0" w:type="auto"/>
          </w:tcPr>
          <w:p w14:paraId="1CF57ED8" w14:textId="77777777" w:rsidR="00BD5912" w:rsidRDefault="00AC559F">
            <w:pPr>
              <w:jc w:val="right"/>
            </w:pPr>
            <w:r>
              <w:t>-</w:t>
            </w:r>
          </w:p>
        </w:tc>
        <w:tc>
          <w:tcPr>
            <w:tcW w:w="0" w:type="auto"/>
          </w:tcPr>
          <w:p w14:paraId="1CF57ED9" w14:textId="77777777" w:rsidR="00BD5912" w:rsidRDefault="00AC559F">
            <w:pPr>
              <w:jc w:val="right"/>
            </w:pPr>
            <w:r>
              <w:t>-</w:t>
            </w:r>
          </w:p>
        </w:tc>
        <w:tc>
          <w:tcPr>
            <w:tcW w:w="0" w:type="auto"/>
          </w:tcPr>
          <w:p w14:paraId="1CF57EDA" w14:textId="77777777" w:rsidR="00BD5912" w:rsidRDefault="00AC559F">
            <w:pPr>
              <w:jc w:val="right"/>
            </w:pPr>
            <w:r>
              <w:t>-</w:t>
            </w:r>
          </w:p>
        </w:tc>
        <w:tc>
          <w:tcPr>
            <w:tcW w:w="0" w:type="auto"/>
          </w:tcPr>
          <w:p w14:paraId="1CF57EDB" w14:textId="77777777" w:rsidR="00BD5912" w:rsidRDefault="00AC559F">
            <w:pPr>
              <w:jc w:val="right"/>
            </w:pPr>
            <w:r>
              <w:t>-</w:t>
            </w:r>
          </w:p>
        </w:tc>
        <w:tc>
          <w:tcPr>
            <w:tcW w:w="0" w:type="auto"/>
          </w:tcPr>
          <w:p w14:paraId="1CF57EDC" w14:textId="77777777" w:rsidR="00BD5912" w:rsidRDefault="00AC559F">
            <w:pPr>
              <w:jc w:val="right"/>
            </w:pPr>
            <w:r>
              <w:t>179</w:t>
            </w:r>
          </w:p>
        </w:tc>
        <w:tc>
          <w:tcPr>
            <w:tcW w:w="0" w:type="auto"/>
          </w:tcPr>
          <w:p w14:paraId="1CF57EDD" w14:textId="77777777" w:rsidR="00BD5912" w:rsidRDefault="00AC559F">
            <w:pPr>
              <w:jc w:val="right"/>
            </w:pPr>
            <w:r>
              <w:t>-</w:t>
            </w:r>
          </w:p>
        </w:tc>
      </w:tr>
      <w:tr w:rsidR="00BD5912" w14:paraId="1CF57EE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DF" w14:textId="77777777" w:rsidR="00BD5912" w:rsidRDefault="00AC559F">
            <w:pPr>
              <w:jc w:val="right"/>
            </w:pPr>
            <w:r>
              <w:t>2023</w:t>
            </w:r>
          </w:p>
        </w:tc>
        <w:tc>
          <w:tcPr>
            <w:tcW w:w="0" w:type="auto"/>
          </w:tcPr>
          <w:p w14:paraId="1CF57EE0" w14:textId="77777777" w:rsidR="00BD5912" w:rsidRDefault="00AC559F">
            <w:r>
              <w:t>Downstream</w:t>
            </w:r>
          </w:p>
        </w:tc>
        <w:tc>
          <w:tcPr>
            <w:tcW w:w="0" w:type="auto"/>
          </w:tcPr>
          <w:p w14:paraId="1CF57EE1" w14:textId="77777777" w:rsidR="00BD5912" w:rsidRDefault="00AC559F">
            <w:pPr>
              <w:jc w:val="right"/>
            </w:pPr>
            <w:r>
              <w:t>206</w:t>
            </w:r>
          </w:p>
        </w:tc>
        <w:tc>
          <w:tcPr>
            <w:tcW w:w="0" w:type="auto"/>
          </w:tcPr>
          <w:p w14:paraId="1CF57EE2" w14:textId="77777777" w:rsidR="00BD5912" w:rsidRDefault="00AC559F">
            <w:pPr>
              <w:jc w:val="right"/>
            </w:pPr>
            <w:r>
              <w:t>-</w:t>
            </w:r>
          </w:p>
        </w:tc>
        <w:tc>
          <w:tcPr>
            <w:tcW w:w="0" w:type="auto"/>
          </w:tcPr>
          <w:p w14:paraId="1CF57EE3" w14:textId="77777777" w:rsidR="00BD5912" w:rsidRDefault="00AC559F">
            <w:pPr>
              <w:jc w:val="right"/>
            </w:pPr>
            <w:r>
              <w:t>-</w:t>
            </w:r>
          </w:p>
        </w:tc>
        <w:tc>
          <w:tcPr>
            <w:tcW w:w="0" w:type="auto"/>
          </w:tcPr>
          <w:p w14:paraId="1CF57EE4" w14:textId="77777777" w:rsidR="00BD5912" w:rsidRDefault="00AC559F">
            <w:pPr>
              <w:jc w:val="right"/>
            </w:pPr>
            <w:r>
              <w:t>-</w:t>
            </w:r>
          </w:p>
        </w:tc>
        <w:tc>
          <w:tcPr>
            <w:tcW w:w="0" w:type="auto"/>
          </w:tcPr>
          <w:p w14:paraId="1CF57EE5" w14:textId="77777777" w:rsidR="00BD5912" w:rsidRDefault="00AC559F">
            <w:pPr>
              <w:jc w:val="right"/>
            </w:pPr>
            <w:r>
              <w:t>-</w:t>
            </w:r>
          </w:p>
        </w:tc>
        <w:tc>
          <w:tcPr>
            <w:tcW w:w="0" w:type="auto"/>
          </w:tcPr>
          <w:p w14:paraId="1CF57EE6" w14:textId="77777777" w:rsidR="00BD5912" w:rsidRDefault="00AC559F">
            <w:pPr>
              <w:jc w:val="right"/>
            </w:pPr>
            <w:r>
              <w:t>-</w:t>
            </w:r>
          </w:p>
        </w:tc>
        <w:tc>
          <w:tcPr>
            <w:tcW w:w="0" w:type="auto"/>
          </w:tcPr>
          <w:p w14:paraId="1CF57EE7" w14:textId="77777777" w:rsidR="00BD5912" w:rsidRDefault="00AC559F">
            <w:pPr>
              <w:jc w:val="right"/>
            </w:pPr>
            <w:r>
              <w:t>180</w:t>
            </w:r>
          </w:p>
        </w:tc>
        <w:tc>
          <w:tcPr>
            <w:tcW w:w="0" w:type="auto"/>
          </w:tcPr>
          <w:p w14:paraId="1CF57EE8" w14:textId="77777777" w:rsidR="00BD5912" w:rsidRDefault="00AC559F">
            <w:pPr>
              <w:jc w:val="right"/>
            </w:pPr>
            <w:r>
              <w:t>-</w:t>
            </w:r>
          </w:p>
        </w:tc>
      </w:tr>
    </w:tbl>
    <w:p w14:paraId="1F8D0376" w14:textId="77777777" w:rsidR="006B7713" w:rsidRDefault="006B7713"/>
    <w:p w14:paraId="1CF57EEA" w14:textId="5C4A0ACB" w:rsidR="00BD5912" w:rsidRDefault="00AC559F">
      <w:r>
        <w:t xml:space="preserve">The correlation coefficient between each pair of observers, by direction, is </w:t>
      </w:r>
      <w:proofErr w:type="gramStart"/>
      <w:r>
        <w:t>show</w:t>
      </w:r>
      <w:proofErr w:type="gramEnd"/>
      <w:r>
        <w:t xml:space="preserve"> in Table 4.2. Except for observer GB, correlations for upstream moving fish were all greater than 0.95, while the correlation coefficients for downstream moving fish ranged from -0.25 to 0.96. Several of the weakest correlations corresponded with lower numbers of observed fish.</w:t>
      </w:r>
    </w:p>
    <w:p w14:paraId="1CF57EEB" w14:textId="77777777" w:rsidR="00BD5912" w:rsidRDefault="00AC559F">
      <w:bookmarkStart w:id="95" w:name="tab:obs-corr"/>
      <w:bookmarkEnd w:id="95"/>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BD5912" w14:paraId="1CF57EF3"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EEC" w14:textId="77777777" w:rsidR="00BD5912" w:rsidRDefault="00AC559F">
            <w:r>
              <w:t>Direction</w:t>
            </w:r>
          </w:p>
        </w:tc>
        <w:tc>
          <w:tcPr>
            <w:tcW w:w="0" w:type="auto"/>
          </w:tcPr>
          <w:p w14:paraId="1CF57EED" w14:textId="77777777" w:rsidR="00BD5912" w:rsidRDefault="00AC559F">
            <w:proofErr w:type="spellStart"/>
            <w:r>
              <w:t>Obs</w:t>
            </w:r>
            <w:proofErr w:type="spellEnd"/>
            <w:r>
              <w:t xml:space="preserve"> 1</w:t>
            </w:r>
          </w:p>
        </w:tc>
        <w:tc>
          <w:tcPr>
            <w:tcW w:w="0" w:type="auto"/>
          </w:tcPr>
          <w:p w14:paraId="1CF57EEE" w14:textId="77777777" w:rsidR="00BD5912" w:rsidRDefault="00AC559F">
            <w:proofErr w:type="spellStart"/>
            <w:r>
              <w:t>Obs</w:t>
            </w:r>
            <w:proofErr w:type="spellEnd"/>
            <w:r>
              <w:t xml:space="preserve"> 2</w:t>
            </w:r>
          </w:p>
        </w:tc>
        <w:tc>
          <w:tcPr>
            <w:tcW w:w="0" w:type="auto"/>
          </w:tcPr>
          <w:p w14:paraId="1CF57EEF" w14:textId="77777777" w:rsidR="00BD5912" w:rsidRDefault="00AC559F">
            <w:pPr>
              <w:jc w:val="right"/>
            </w:pPr>
            <w:r>
              <w:t>N Days</w:t>
            </w:r>
          </w:p>
        </w:tc>
        <w:tc>
          <w:tcPr>
            <w:tcW w:w="0" w:type="auto"/>
          </w:tcPr>
          <w:p w14:paraId="1CF57EF0" w14:textId="77777777" w:rsidR="00BD5912" w:rsidRDefault="00AC559F">
            <w:pPr>
              <w:jc w:val="right"/>
            </w:pPr>
            <w:proofErr w:type="spellStart"/>
            <w:r>
              <w:t>Obs</w:t>
            </w:r>
            <w:proofErr w:type="spellEnd"/>
            <w:r>
              <w:t xml:space="preserve"> 1 Fish</w:t>
            </w:r>
          </w:p>
        </w:tc>
        <w:tc>
          <w:tcPr>
            <w:tcW w:w="0" w:type="auto"/>
          </w:tcPr>
          <w:p w14:paraId="1CF57EF1" w14:textId="77777777" w:rsidR="00BD5912" w:rsidRDefault="00AC559F">
            <w:pPr>
              <w:jc w:val="right"/>
            </w:pPr>
            <w:proofErr w:type="spellStart"/>
            <w:r>
              <w:t>Obs</w:t>
            </w:r>
            <w:proofErr w:type="spellEnd"/>
            <w:r>
              <w:t xml:space="preserve"> 2 Fish</w:t>
            </w:r>
          </w:p>
        </w:tc>
        <w:tc>
          <w:tcPr>
            <w:tcW w:w="0" w:type="auto"/>
          </w:tcPr>
          <w:p w14:paraId="1CF57EF2" w14:textId="77777777" w:rsidR="00BD5912" w:rsidRDefault="00AC559F">
            <w:pPr>
              <w:jc w:val="right"/>
            </w:pPr>
            <w:r>
              <w:t>r</w:t>
            </w:r>
          </w:p>
        </w:tc>
      </w:tr>
      <w:tr w:rsidR="00BD5912" w14:paraId="1CF57EF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EF4" w14:textId="77777777" w:rsidR="00BD5912" w:rsidRDefault="00AC559F">
            <w:r>
              <w:t>Upstream</w:t>
            </w:r>
          </w:p>
        </w:tc>
        <w:tc>
          <w:tcPr>
            <w:tcW w:w="0" w:type="auto"/>
          </w:tcPr>
          <w:p w14:paraId="1CF57EF5" w14:textId="77777777" w:rsidR="00BD5912" w:rsidRDefault="00AC559F">
            <w:r>
              <w:t>AS</w:t>
            </w:r>
          </w:p>
        </w:tc>
        <w:tc>
          <w:tcPr>
            <w:tcW w:w="0" w:type="auto"/>
          </w:tcPr>
          <w:p w14:paraId="1CF57EF6" w14:textId="77777777" w:rsidR="00BD5912" w:rsidRDefault="00AC559F">
            <w:r>
              <w:t>JG</w:t>
            </w:r>
          </w:p>
        </w:tc>
        <w:tc>
          <w:tcPr>
            <w:tcW w:w="0" w:type="auto"/>
          </w:tcPr>
          <w:p w14:paraId="1CF57EF7" w14:textId="77777777" w:rsidR="00BD5912" w:rsidRDefault="00AC559F">
            <w:pPr>
              <w:jc w:val="right"/>
            </w:pPr>
            <w:r>
              <w:t>5</w:t>
            </w:r>
          </w:p>
        </w:tc>
        <w:tc>
          <w:tcPr>
            <w:tcW w:w="0" w:type="auto"/>
          </w:tcPr>
          <w:p w14:paraId="1CF57EF8" w14:textId="77777777" w:rsidR="00BD5912" w:rsidRDefault="00AC559F">
            <w:pPr>
              <w:jc w:val="right"/>
            </w:pPr>
            <w:r>
              <w:t>38</w:t>
            </w:r>
          </w:p>
        </w:tc>
        <w:tc>
          <w:tcPr>
            <w:tcW w:w="0" w:type="auto"/>
          </w:tcPr>
          <w:p w14:paraId="1CF57EF9" w14:textId="77777777" w:rsidR="00BD5912" w:rsidRDefault="00AC559F">
            <w:pPr>
              <w:jc w:val="right"/>
            </w:pPr>
            <w:r>
              <w:t>37</w:t>
            </w:r>
          </w:p>
        </w:tc>
        <w:tc>
          <w:tcPr>
            <w:tcW w:w="0" w:type="auto"/>
          </w:tcPr>
          <w:p w14:paraId="1CF57EFA" w14:textId="77777777" w:rsidR="00BD5912" w:rsidRDefault="00AC559F">
            <w:pPr>
              <w:jc w:val="right"/>
            </w:pPr>
            <w:r>
              <w:t>0.998</w:t>
            </w:r>
          </w:p>
        </w:tc>
      </w:tr>
      <w:tr w:rsidR="00BD5912" w14:paraId="1CF57F0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EFC" w14:textId="77777777" w:rsidR="00BD5912" w:rsidRDefault="00AC559F">
            <w:r>
              <w:t>Upstream</w:t>
            </w:r>
          </w:p>
        </w:tc>
        <w:tc>
          <w:tcPr>
            <w:tcW w:w="0" w:type="auto"/>
          </w:tcPr>
          <w:p w14:paraId="1CF57EFD" w14:textId="77777777" w:rsidR="00BD5912" w:rsidRDefault="00AC559F">
            <w:r>
              <w:t>BC</w:t>
            </w:r>
          </w:p>
        </w:tc>
        <w:tc>
          <w:tcPr>
            <w:tcW w:w="0" w:type="auto"/>
          </w:tcPr>
          <w:p w14:paraId="1CF57EFE" w14:textId="77777777" w:rsidR="00BD5912" w:rsidRDefault="00AC559F">
            <w:r>
              <w:t>JG</w:t>
            </w:r>
          </w:p>
        </w:tc>
        <w:tc>
          <w:tcPr>
            <w:tcW w:w="0" w:type="auto"/>
          </w:tcPr>
          <w:p w14:paraId="1CF57EFF" w14:textId="77777777" w:rsidR="00BD5912" w:rsidRDefault="00AC559F">
            <w:pPr>
              <w:jc w:val="right"/>
            </w:pPr>
            <w:r>
              <w:t>5</w:t>
            </w:r>
          </w:p>
        </w:tc>
        <w:tc>
          <w:tcPr>
            <w:tcW w:w="0" w:type="auto"/>
          </w:tcPr>
          <w:p w14:paraId="1CF57F00" w14:textId="77777777" w:rsidR="00BD5912" w:rsidRDefault="00AC559F">
            <w:pPr>
              <w:jc w:val="right"/>
            </w:pPr>
            <w:r>
              <w:t>38</w:t>
            </w:r>
          </w:p>
        </w:tc>
        <w:tc>
          <w:tcPr>
            <w:tcW w:w="0" w:type="auto"/>
          </w:tcPr>
          <w:p w14:paraId="1CF57F01" w14:textId="77777777" w:rsidR="00BD5912" w:rsidRDefault="00AC559F">
            <w:pPr>
              <w:jc w:val="right"/>
            </w:pPr>
            <w:r>
              <w:t>37</w:t>
            </w:r>
          </w:p>
        </w:tc>
        <w:tc>
          <w:tcPr>
            <w:tcW w:w="0" w:type="auto"/>
          </w:tcPr>
          <w:p w14:paraId="1CF57F02" w14:textId="77777777" w:rsidR="00BD5912" w:rsidRDefault="00AC559F">
            <w:pPr>
              <w:jc w:val="right"/>
            </w:pPr>
            <w:r>
              <w:t>0.995</w:t>
            </w:r>
          </w:p>
        </w:tc>
      </w:tr>
      <w:tr w:rsidR="00BD5912" w14:paraId="1CF57F0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04" w14:textId="77777777" w:rsidR="00BD5912" w:rsidRDefault="00AC559F">
            <w:r>
              <w:t>Upstream</w:t>
            </w:r>
          </w:p>
        </w:tc>
        <w:tc>
          <w:tcPr>
            <w:tcW w:w="0" w:type="auto"/>
          </w:tcPr>
          <w:p w14:paraId="1CF57F05" w14:textId="77777777" w:rsidR="00BD5912" w:rsidRDefault="00AC559F">
            <w:r>
              <w:t>AS</w:t>
            </w:r>
          </w:p>
        </w:tc>
        <w:tc>
          <w:tcPr>
            <w:tcW w:w="0" w:type="auto"/>
          </w:tcPr>
          <w:p w14:paraId="1CF57F06" w14:textId="77777777" w:rsidR="00BD5912" w:rsidRDefault="00AC559F">
            <w:r>
              <w:t>JE</w:t>
            </w:r>
          </w:p>
        </w:tc>
        <w:tc>
          <w:tcPr>
            <w:tcW w:w="0" w:type="auto"/>
          </w:tcPr>
          <w:p w14:paraId="1CF57F07" w14:textId="77777777" w:rsidR="00BD5912" w:rsidRDefault="00AC559F">
            <w:pPr>
              <w:jc w:val="right"/>
            </w:pPr>
            <w:r>
              <w:t>9</w:t>
            </w:r>
          </w:p>
        </w:tc>
        <w:tc>
          <w:tcPr>
            <w:tcW w:w="0" w:type="auto"/>
          </w:tcPr>
          <w:p w14:paraId="1CF57F08" w14:textId="77777777" w:rsidR="00BD5912" w:rsidRDefault="00AC559F">
            <w:pPr>
              <w:jc w:val="right"/>
            </w:pPr>
            <w:r>
              <w:t>348</w:t>
            </w:r>
          </w:p>
        </w:tc>
        <w:tc>
          <w:tcPr>
            <w:tcW w:w="0" w:type="auto"/>
          </w:tcPr>
          <w:p w14:paraId="1CF57F09" w14:textId="77777777" w:rsidR="00BD5912" w:rsidRDefault="00AC559F">
            <w:pPr>
              <w:jc w:val="right"/>
            </w:pPr>
            <w:r>
              <w:t>358</w:t>
            </w:r>
          </w:p>
        </w:tc>
        <w:tc>
          <w:tcPr>
            <w:tcW w:w="0" w:type="auto"/>
          </w:tcPr>
          <w:p w14:paraId="1CF57F0A" w14:textId="77777777" w:rsidR="00BD5912" w:rsidRDefault="00AC559F">
            <w:pPr>
              <w:jc w:val="right"/>
            </w:pPr>
            <w:r>
              <w:t>0.995</w:t>
            </w:r>
          </w:p>
        </w:tc>
      </w:tr>
      <w:tr w:rsidR="00BD5912" w14:paraId="1CF57F1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0C" w14:textId="77777777" w:rsidR="00BD5912" w:rsidRDefault="00AC559F">
            <w:r>
              <w:t>Upstream</w:t>
            </w:r>
          </w:p>
        </w:tc>
        <w:tc>
          <w:tcPr>
            <w:tcW w:w="0" w:type="auto"/>
          </w:tcPr>
          <w:p w14:paraId="1CF57F0D" w14:textId="77777777" w:rsidR="00BD5912" w:rsidRDefault="00AC559F">
            <w:r>
              <w:t>AS</w:t>
            </w:r>
          </w:p>
        </w:tc>
        <w:tc>
          <w:tcPr>
            <w:tcW w:w="0" w:type="auto"/>
          </w:tcPr>
          <w:p w14:paraId="1CF57F0E" w14:textId="77777777" w:rsidR="00BD5912" w:rsidRDefault="00AC559F">
            <w:r>
              <w:t>BC</w:t>
            </w:r>
          </w:p>
        </w:tc>
        <w:tc>
          <w:tcPr>
            <w:tcW w:w="0" w:type="auto"/>
          </w:tcPr>
          <w:p w14:paraId="1CF57F0F" w14:textId="77777777" w:rsidR="00BD5912" w:rsidRDefault="00AC559F">
            <w:pPr>
              <w:jc w:val="right"/>
            </w:pPr>
            <w:r>
              <w:t>5</w:t>
            </w:r>
          </w:p>
        </w:tc>
        <w:tc>
          <w:tcPr>
            <w:tcW w:w="0" w:type="auto"/>
          </w:tcPr>
          <w:p w14:paraId="1CF57F10" w14:textId="77777777" w:rsidR="00BD5912" w:rsidRDefault="00AC559F">
            <w:pPr>
              <w:jc w:val="right"/>
            </w:pPr>
            <w:r>
              <w:t>38</w:t>
            </w:r>
          </w:p>
        </w:tc>
        <w:tc>
          <w:tcPr>
            <w:tcW w:w="0" w:type="auto"/>
          </w:tcPr>
          <w:p w14:paraId="1CF57F11" w14:textId="77777777" w:rsidR="00BD5912" w:rsidRDefault="00AC559F">
            <w:pPr>
              <w:jc w:val="right"/>
            </w:pPr>
            <w:r>
              <w:t>38</w:t>
            </w:r>
          </w:p>
        </w:tc>
        <w:tc>
          <w:tcPr>
            <w:tcW w:w="0" w:type="auto"/>
          </w:tcPr>
          <w:p w14:paraId="1CF57F12" w14:textId="77777777" w:rsidR="00BD5912" w:rsidRDefault="00AC559F">
            <w:pPr>
              <w:jc w:val="right"/>
            </w:pPr>
            <w:r>
              <w:t>0.991</w:t>
            </w:r>
          </w:p>
        </w:tc>
      </w:tr>
      <w:tr w:rsidR="00BD5912" w14:paraId="1CF57F1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14" w14:textId="77777777" w:rsidR="00BD5912" w:rsidRDefault="00AC559F">
            <w:r>
              <w:t>Upstream</w:t>
            </w:r>
          </w:p>
        </w:tc>
        <w:tc>
          <w:tcPr>
            <w:tcW w:w="0" w:type="auto"/>
          </w:tcPr>
          <w:p w14:paraId="1CF57F15" w14:textId="77777777" w:rsidR="00BD5912" w:rsidRDefault="00AC559F">
            <w:r>
              <w:t>AS</w:t>
            </w:r>
          </w:p>
        </w:tc>
        <w:tc>
          <w:tcPr>
            <w:tcW w:w="0" w:type="auto"/>
          </w:tcPr>
          <w:p w14:paraId="1CF57F16" w14:textId="77777777" w:rsidR="00BD5912" w:rsidRDefault="00AC559F">
            <w:r>
              <w:t>BT</w:t>
            </w:r>
          </w:p>
        </w:tc>
        <w:tc>
          <w:tcPr>
            <w:tcW w:w="0" w:type="auto"/>
          </w:tcPr>
          <w:p w14:paraId="1CF57F17" w14:textId="77777777" w:rsidR="00BD5912" w:rsidRDefault="00AC559F">
            <w:pPr>
              <w:jc w:val="right"/>
            </w:pPr>
            <w:r>
              <w:t>11</w:t>
            </w:r>
          </w:p>
        </w:tc>
        <w:tc>
          <w:tcPr>
            <w:tcW w:w="0" w:type="auto"/>
          </w:tcPr>
          <w:p w14:paraId="1CF57F18" w14:textId="77777777" w:rsidR="00BD5912" w:rsidRDefault="00AC559F">
            <w:pPr>
              <w:jc w:val="right"/>
            </w:pPr>
            <w:r>
              <w:t>45</w:t>
            </w:r>
          </w:p>
        </w:tc>
        <w:tc>
          <w:tcPr>
            <w:tcW w:w="0" w:type="auto"/>
          </w:tcPr>
          <w:p w14:paraId="1CF57F19" w14:textId="77777777" w:rsidR="00BD5912" w:rsidRDefault="00AC559F">
            <w:pPr>
              <w:jc w:val="right"/>
            </w:pPr>
            <w:r>
              <w:t>45</w:t>
            </w:r>
          </w:p>
        </w:tc>
        <w:tc>
          <w:tcPr>
            <w:tcW w:w="0" w:type="auto"/>
          </w:tcPr>
          <w:p w14:paraId="1CF57F1A" w14:textId="77777777" w:rsidR="00BD5912" w:rsidRDefault="00AC559F">
            <w:pPr>
              <w:jc w:val="right"/>
            </w:pPr>
            <w:r>
              <w:t>0.976</w:t>
            </w:r>
          </w:p>
        </w:tc>
      </w:tr>
      <w:tr w:rsidR="00BD5912" w14:paraId="1CF57F2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1C" w14:textId="77777777" w:rsidR="00BD5912" w:rsidRDefault="00AC559F">
            <w:r>
              <w:t>Upstream</w:t>
            </w:r>
          </w:p>
        </w:tc>
        <w:tc>
          <w:tcPr>
            <w:tcW w:w="0" w:type="auto"/>
          </w:tcPr>
          <w:p w14:paraId="1CF57F1D" w14:textId="77777777" w:rsidR="00BD5912" w:rsidRDefault="00AC559F">
            <w:r>
              <w:t>AS</w:t>
            </w:r>
          </w:p>
        </w:tc>
        <w:tc>
          <w:tcPr>
            <w:tcW w:w="0" w:type="auto"/>
          </w:tcPr>
          <w:p w14:paraId="1CF57F1E" w14:textId="77777777" w:rsidR="00BD5912" w:rsidRDefault="00AC559F">
            <w:r>
              <w:t>AB</w:t>
            </w:r>
          </w:p>
        </w:tc>
        <w:tc>
          <w:tcPr>
            <w:tcW w:w="0" w:type="auto"/>
          </w:tcPr>
          <w:p w14:paraId="1CF57F1F" w14:textId="77777777" w:rsidR="00BD5912" w:rsidRDefault="00AC559F">
            <w:pPr>
              <w:jc w:val="right"/>
            </w:pPr>
            <w:r>
              <w:t>10</w:t>
            </w:r>
          </w:p>
        </w:tc>
        <w:tc>
          <w:tcPr>
            <w:tcW w:w="0" w:type="auto"/>
          </w:tcPr>
          <w:p w14:paraId="1CF57F20" w14:textId="77777777" w:rsidR="00BD5912" w:rsidRDefault="00AC559F">
            <w:pPr>
              <w:jc w:val="right"/>
            </w:pPr>
            <w:r>
              <w:t>350</w:t>
            </w:r>
          </w:p>
        </w:tc>
        <w:tc>
          <w:tcPr>
            <w:tcW w:w="0" w:type="auto"/>
          </w:tcPr>
          <w:p w14:paraId="1CF57F21" w14:textId="77777777" w:rsidR="00BD5912" w:rsidRDefault="00AC559F">
            <w:pPr>
              <w:jc w:val="right"/>
            </w:pPr>
            <w:r>
              <w:t>269</w:t>
            </w:r>
          </w:p>
        </w:tc>
        <w:tc>
          <w:tcPr>
            <w:tcW w:w="0" w:type="auto"/>
          </w:tcPr>
          <w:p w14:paraId="1CF57F22" w14:textId="77777777" w:rsidR="00BD5912" w:rsidRDefault="00AC559F">
            <w:pPr>
              <w:jc w:val="right"/>
            </w:pPr>
            <w:r>
              <w:t>0.968</w:t>
            </w:r>
          </w:p>
        </w:tc>
      </w:tr>
      <w:tr w:rsidR="00BD5912" w14:paraId="1CF57F2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24" w14:textId="77777777" w:rsidR="00BD5912" w:rsidRDefault="00AC559F">
            <w:r>
              <w:t>Upstream</w:t>
            </w:r>
          </w:p>
        </w:tc>
        <w:tc>
          <w:tcPr>
            <w:tcW w:w="0" w:type="auto"/>
          </w:tcPr>
          <w:p w14:paraId="1CF57F25" w14:textId="77777777" w:rsidR="00BD5912" w:rsidRDefault="00AC559F">
            <w:r>
              <w:t>AB</w:t>
            </w:r>
          </w:p>
        </w:tc>
        <w:tc>
          <w:tcPr>
            <w:tcW w:w="0" w:type="auto"/>
          </w:tcPr>
          <w:p w14:paraId="1CF57F26" w14:textId="77777777" w:rsidR="00BD5912" w:rsidRDefault="00AC559F">
            <w:r>
              <w:t>JE</w:t>
            </w:r>
          </w:p>
        </w:tc>
        <w:tc>
          <w:tcPr>
            <w:tcW w:w="0" w:type="auto"/>
          </w:tcPr>
          <w:p w14:paraId="1CF57F27" w14:textId="77777777" w:rsidR="00BD5912" w:rsidRDefault="00AC559F">
            <w:pPr>
              <w:jc w:val="right"/>
            </w:pPr>
            <w:r>
              <w:t>9</w:t>
            </w:r>
          </w:p>
        </w:tc>
        <w:tc>
          <w:tcPr>
            <w:tcW w:w="0" w:type="auto"/>
          </w:tcPr>
          <w:p w14:paraId="1CF57F28" w14:textId="77777777" w:rsidR="00BD5912" w:rsidRDefault="00AC559F">
            <w:pPr>
              <w:jc w:val="right"/>
            </w:pPr>
            <w:r>
              <w:t>266</w:t>
            </w:r>
          </w:p>
        </w:tc>
        <w:tc>
          <w:tcPr>
            <w:tcW w:w="0" w:type="auto"/>
          </w:tcPr>
          <w:p w14:paraId="1CF57F29" w14:textId="77777777" w:rsidR="00BD5912" w:rsidRDefault="00AC559F">
            <w:pPr>
              <w:jc w:val="right"/>
            </w:pPr>
            <w:r>
              <w:t>358</w:t>
            </w:r>
          </w:p>
        </w:tc>
        <w:tc>
          <w:tcPr>
            <w:tcW w:w="0" w:type="auto"/>
          </w:tcPr>
          <w:p w14:paraId="1CF57F2A" w14:textId="77777777" w:rsidR="00BD5912" w:rsidRDefault="00AC559F">
            <w:pPr>
              <w:jc w:val="right"/>
            </w:pPr>
            <w:r>
              <w:t>0.956</w:t>
            </w:r>
          </w:p>
        </w:tc>
      </w:tr>
      <w:tr w:rsidR="00BD5912" w14:paraId="1CF57F3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2C" w14:textId="77777777" w:rsidR="00BD5912" w:rsidRDefault="00AC559F">
            <w:r>
              <w:t>Upstream</w:t>
            </w:r>
          </w:p>
        </w:tc>
        <w:tc>
          <w:tcPr>
            <w:tcW w:w="0" w:type="auto"/>
          </w:tcPr>
          <w:p w14:paraId="1CF57F2D" w14:textId="77777777" w:rsidR="00BD5912" w:rsidRDefault="00AC559F">
            <w:r>
              <w:t>AS</w:t>
            </w:r>
          </w:p>
        </w:tc>
        <w:tc>
          <w:tcPr>
            <w:tcW w:w="0" w:type="auto"/>
          </w:tcPr>
          <w:p w14:paraId="1CF57F2E" w14:textId="77777777" w:rsidR="00BD5912" w:rsidRDefault="00AC559F">
            <w:r>
              <w:t>CS</w:t>
            </w:r>
          </w:p>
        </w:tc>
        <w:tc>
          <w:tcPr>
            <w:tcW w:w="0" w:type="auto"/>
          </w:tcPr>
          <w:p w14:paraId="1CF57F2F" w14:textId="77777777" w:rsidR="00BD5912" w:rsidRDefault="00AC559F">
            <w:pPr>
              <w:jc w:val="right"/>
            </w:pPr>
            <w:r>
              <w:t>15</w:t>
            </w:r>
          </w:p>
        </w:tc>
        <w:tc>
          <w:tcPr>
            <w:tcW w:w="0" w:type="auto"/>
          </w:tcPr>
          <w:p w14:paraId="1CF57F30" w14:textId="77777777" w:rsidR="00BD5912" w:rsidRDefault="00AC559F">
            <w:pPr>
              <w:jc w:val="right"/>
            </w:pPr>
            <w:r>
              <w:t>73</w:t>
            </w:r>
          </w:p>
        </w:tc>
        <w:tc>
          <w:tcPr>
            <w:tcW w:w="0" w:type="auto"/>
          </w:tcPr>
          <w:p w14:paraId="1CF57F31" w14:textId="77777777" w:rsidR="00BD5912" w:rsidRDefault="00AC559F">
            <w:pPr>
              <w:jc w:val="right"/>
            </w:pPr>
            <w:r>
              <w:t>74</w:t>
            </w:r>
          </w:p>
        </w:tc>
        <w:tc>
          <w:tcPr>
            <w:tcW w:w="0" w:type="auto"/>
          </w:tcPr>
          <w:p w14:paraId="1CF57F32" w14:textId="77777777" w:rsidR="00BD5912" w:rsidRDefault="00AC559F">
            <w:pPr>
              <w:jc w:val="right"/>
            </w:pPr>
            <w:r>
              <w:t>0.951</w:t>
            </w:r>
          </w:p>
        </w:tc>
      </w:tr>
      <w:tr w:rsidR="00BD5912" w14:paraId="1CF57F3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34" w14:textId="77777777" w:rsidR="00BD5912" w:rsidRDefault="00AC559F">
            <w:r>
              <w:t>Upstream</w:t>
            </w:r>
          </w:p>
        </w:tc>
        <w:tc>
          <w:tcPr>
            <w:tcW w:w="0" w:type="auto"/>
          </w:tcPr>
          <w:p w14:paraId="1CF57F35" w14:textId="77777777" w:rsidR="00BD5912" w:rsidRDefault="00AC559F">
            <w:r>
              <w:t>CS</w:t>
            </w:r>
          </w:p>
        </w:tc>
        <w:tc>
          <w:tcPr>
            <w:tcW w:w="0" w:type="auto"/>
          </w:tcPr>
          <w:p w14:paraId="1CF57F36" w14:textId="77777777" w:rsidR="00BD5912" w:rsidRDefault="00AC559F">
            <w:r>
              <w:t>GB</w:t>
            </w:r>
          </w:p>
        </w:tc>
        <w:tc>
          <w:tcPr>
            <w:tcW w:w="0" w:type="auto"/>
          </w:tcPr>
          <w:p w14:paraId="1CF57F37" w14:textId="77777777" w:rsidR="00BD5912" w:rsidRDefault="00AC559F">
            <w:pPr>
              <w:jc w:val="right"/>
            </w:pPr>
            <w:r>
              <w:t>8</w:t>
            </w:r>
          </w:p>
        </w:tc>
        <w:tc>
          <w:tcPr>
            <w:tcW w:w="0" w:type="auto"/>
          </w:tcPr>
          <w:p w14:paraId="1CF57F38" w14:textId="77777777" w:rsidR="00BD5912" w:rsidRDefault="00AC559F">
            <w:pPr>
              <w:jc w:val="right"/>
            </w:pPr>
            <w:r>
              <w:t>46</w:t>
            </w:r>
          </w:p>
        </w:tc>
        <w:tc>
          <w:tcPr>
            <w:tcW w:w="0" w:type="auto"/>
          </w:tcPr>
          <w:p w14:paraId="1CF57F39" w14:textId="77777777" w:rsidR="00BD5912" w:rsidRDefault="00AC559F">
            <w:pPr>
              <w:jc w:val="right"/>
            </w:pPr>
            <w:r>
              <w:t>42</w:t>
            </w:r>
          </w:p>
        </w:tc>
        <w:tc>
          <w:tcPr>
            <w:tcW w:w="0" w:type="auto"/>
          </w:tcPr>
          <w:p w14:paraId="1CF57F3A" w14:textId="77777777" w:rsidR="00BD5912" w:rsidRDefault="00AC559F">
            <w:pPr>
              <w:jc w:val="right"/>
            </w:pPr>
            <w:r>
              <w:t>0.495</w:t>
            </w:r>
          </w:p>
        </w:tc>
      </w:tr>
      <w:tr w:rsidR="00BD5912" w14:paraId="1CF57F4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3C" w14:textId="77777777" w:rsidR="00BD5912" w:rsidRDefault="00AC559F">
            <w:r>
              <w:t>Upstream</w:t>
            </w:r>
          </w:p>
        </w:tc>
        <w:tc>
          <w:tcPr>
            <w:tcW w:w="0" w:type="auto"/>
          </w:tcPr>
          <w:p w14:paraId="1CF57F3D" w14:textId="77777777" w:rsidR="00BD5912" w:rsidRDefault="00AC559F">
            <w:r>
              <w:t>AS</w:t>
            </w:r>
          </w:p>
        </w:tc>
        <w:tc>
          <w:tcPr>
            <w:tcW w:w="0" w:type="auto"/>
          </w:tcPr>
          <w:p w14:paraId="1CF57F3E" w14:textId="77777777" w:rsidR="00BD5912" w:rsidRDefault="00AC559F">
            <w:r>
              <w:t>GB</w:t>
            </w:r>
          </w:p>
        </w:tc>
        <w:tc>
          <w:tcPr>
            <w:tcW w:w="0" w:type="auto"/>
          </w:tcPr>
          <w:p w14:paraId="1CF57F3F" w14:textId="77777777" w:rsidR="00BD5912" w:rsidRDefault="00AC559F">
            <w:pPr>
              <w:jc w:val="right"/>
            </w:pPr>
            <w:r>
              <w:t>10</w:t>
            </w:r>
          </w:p>
        </w:tc>
        <w:tc>
          <w:tcPr>
            <w:tcW w:w="0" w:type="auto"/>
          </w:tcPr>
          <w:p w14:paraId="1CF57F40" w14:textId="77777777" w:rsidR="00BD5912" w:rsidRDefault="00AC559F">
            <w:pPr>
              <w:jc w:val="right"/>
            </w:pPr>
            <w:r>
              <w:t>54</w:t>
            </w:r>
          </w:p>
        </w:tc>
        <w:tc>
          <w:tcPr>
            <w:tcW w:w="0" w:type="auto"/>
          </w:tcPr>
          <w:p w14:paraId="1CF57F41" w14:textId="77777777" w:rsidR="00BD5912" w:rsidRDefault="00AC559F">
            <w:pPr>
              <w:jc w:val="right"/>
            </w:pPr>
            <w:r>
              <w:t>42</w:t>
            </w:r>
          </w:p>
        </w:tc>
        <w:tc>
          <w:tcPr>
            <w:tcW w:w="0" w:type="auto"/>
          </w:tcPr>
          <w:p w14:paraId="1CF57F42" w14:textId="77777777" w:rsidR="00BD5912" w:rsidRDefault="00AC559F">
            <w:pPr>
              <w:jc w:val="right"/>
            </w:pPr>
            <w:r>
              <w:t>0.404</w:t>
            </w:r>
          </w:p>
        </w:tc>
      </w:tr>
      <w:tr w:rsidR="00BD5912" w14:paraId="1CF57F4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44" w14:textId="77777777" w:rsidR="00BD5912" w:rsidRDefault="00AC559F">
            <w:r>
              <w:t>Downstream</w:t>
            </w:r>
          </w:p>
        </w:tc>
        <w:tc>
          <w:tcPr>
            <w:tcW w:w="0" w:type="auto"/>
          </w:tcPr>
          <w:p w14:paraId="1CF57F45" w14:textId="77777777" w:rsidR="00BD5912" w:rsidRDefault="00AC559F">
            <w:r>
              <w:t>AS</w:t>
            </w:r>
          </w:p>
        </w:tc>
        <w:tc>
          <w:tcPr>
            <w:tcW w:w="0" w:type="auto"/>
          </w:tcPr>
          <w:p w14:paraId="1CF57F46" w14:textId="77777777" w:rsidR="00BD5912" w:rsidRDefault="00AC559F">
            <w:r>
              <w:t>AB</w:t>
            </w:r>
          </w:p>
        </w:tc>
        <w:tc>
          <w:tcPr>
            <w:tcW w:w="0" w:type="auto"/>
          </w:tcPr>
          <w:p w14:paraId="1CF57F47" w14:textId="77777777" w:rsidR="00BD5912" w:rsidRDefault="00AC559F">
            <w:pPr>
              <w:jc w:val="right"/>
            </w:pPr>
            <w:r>
              <w:t>10</w:t>
            </w:r>
          </w:p>
        </w:tc>
        <w:tc>
          <w:tcPr>
            <w:tcW w:w="0" w:type="auto"/>
          </w:tcPr>
          <w:p w14:paraId="1CF57F48" w14:textId="77777777" w:rsidR="00BD5912" w:rsidRDefault="00AC559F">
            <w:pPr>
              <w:jc w:val="right"/>
            </w:pPr>
            <w:r>
              <w:t>211</w:t>
            </w:r>
          </w:p>
        </w:tc>
        <w:tc>
          <w:tcPr>
            <w:tcW w:w="0" w:type="auto"/>
          </w:tcPr>
          <w:p w14:paraId="1CF57F49" w14:textId="77777777" w:rsidR="00BD5912" w:rsidRDefault="00AC559F">
            <w:pPr>
              <w:jc w:val="right"/>
            </w:pPr>
            <w:r>
              <w:t>208</w:t>
            </w:r>
          </w:p>
        </w:tc>
        <w:tc>
          <w:tcPr>
            <w:tcW w:w="0" w:type="auto"/>
          </w:tcPr>
          <w:p w14:paraId="1CF57F4A" w14:textId="77777777" w:rsidR="00BD5912" w:rsidRDefault="00AC559F">
            <w:pPr>
              <w:jc w:val="right"/>
            </w:pPr>
            <w:r>
              <w:t>0.963</w:t>
            </w:r>
          </w:p>
        </w:tc>
      </w:tr>
      <w:tr w:rsidR="00BD5912" w14:paraId="1CF57F5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4C" w14:textId="77777777" w:rsidR="00BD5912" w:rsidRDefault="00AC559F">
            <w:r>
              <w:t>Downstream</w:t>
            </w:r>
          </w:p>
        </w:tc>
        <w:tc>
          <w:tcPr>
            <w:tcW w:w="0" w:type="auto"/>
          </w:tcPr>
          <w:p w14:paraId="1CF57F4D" w14:textId="77777777" w:rsidR="00BD5912" w:rsidRDefault="00AC559F">
            <w:r>
              <w:t>AS</w:t>
            </w:r>
          </w:p>
        </w:tc>
        <w:tc>
          <w:tcPr>
            <w:tcW w:w="0" w:type="auto"/>
          </w:tcPr>
          <w:p w14:paraId="1CF57F4E" w14:textId="77777777" w:rsidR="00BD5912" w:rsidRDefault="00AC559F">
            <w:r>
              <w:t>JE</w:t>
            </w:r>
          </w:p>
        </w:tc>
        <w:tc>
          <w:tcPr>
            <w:tcW w:w="0" w:type="auto"/>
          </w:tcPr>
          <w:p w14:paraId="1CF57F4F" w14:textId="77777777" w:rsidR="00BD5912" w:rsidRDefault="00AC559F">
            <w:pPr>
              <w:jc w:val="right"/>
            </w:pPr>
            <w:r>
              <w:t>10</w:t>
            </w:r>
          </w:p>
        </w:tc>
        <w:tc>
          <w:tcPr>
            <w:tcW w:w="0" w:type="auto"/>
          </w:tcPr>
          <w:p w14:paraId="1CF57F50" w14:textId="77777777" w:rsidR="00BD5912" w:rsidRDefault="00AC559F">
            <w:pPr>
              <w:jc w:val="right"/>
            </w:pPr>
            <w:r>
              <w:t>211</w:t>
            </w:r>
          </w:p>
        </w:tc>
        <w:tc>
          <w:tcPr>
            <w:tcW w:w="0" w:type="auto"/>
          </w:tcPr>
          <w:p w14:paraId="1CF57F51" w14:textId="77777777" w:rsidR="00BD5912" w:rsidRDefault="00AC559F">
            <w:pPr>
              <w:jc w:val="right"/>
            </w:pPr>
            <w:r>
              <w:t>180</w:t>
            </w:r>
          </w:p>
        </w:tc>
        <w:tc>
          <w:tcPr>
            <w:tcW w:w="0" w:type="auto"/>
          </w:tcPr>
          <w:p w14:paraId="1CF57F52" w14:textId="77777777" w:rsidR="00BD5912" w:rsidRDefault="00AC559F">
            <w:pPr>
              <w:jc w:val="right"/>
            </w:pPr>
            <w:r>
              <w:t>0.883</w:t>
            </w:r>
          </w:p>
        </w:tc>
      </w:tr>
      <w:tr w:rsidR="00BD5912" w14:paraId="1CF57F5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54" w14:textId="77777777" w:rsidR="00BD5912" w:rsidRDefault="00AC559F">
            <w:r>
              <w:t>Downstream</w:t>
            </w:r>
          </w:p>
        </w:tc>
        <w:tc>
          <w:tcPr>
            <w:tcW w:w="0" w:type="auto"/>
          </w:tcPr>
          <w:p w14:paraId="1CF57F55" w14:textId="77777777" w:rsidR="00BD5912" w:rsidRDefault="00AC559F">
            <w:r>
              <w:t>AB</w:t>
            </w:r>
          </w:p>
        </w:tc>
        <w:tc>
          <w:tcPr>
            <w:tcW w:w="0" w:type="auto"/>
          </w:tcPr>
          <w:p w14:paraId="1CF57F56" w14:textId="77777777" w:rsidR="00BD5912" w:rsidRDefault="00AC559F">
            <w:r>
              <w:t>JE</w:t>
            </w:r>
          </w:p>
        </w:tc>
        <w:tc>
          <w:tcPr>
            <w:tcW w:w="0" w:type="auto"/>
          </w:tcPr>
          <w:p w14:paraId="1CF57F57" w14:textId="77777777" w:rsidR="00BD5912" w:rsidRDefault="00AC559F">
            <w:pPr>
              <w:jc w:val="right"/>
            </w:pPr>
            <w:r>
              <w:t>11</w:t>
            </w:r>
          </w:p>
        </w:tc>
        <w:tc>
          <w:tcPr>
            <w:tcW w:w="0" w:type="auto"/>
          </w:tcPr>
          <w:p w14:paraId="1CF57F58" w14:textId="77777777" w:rsidR="00BD5912" w:rsidRDefault="00AC559F">
            <w:pPr>
              <w:jc w:val="right"/>
            </w:pPr>
            <w:r>
              <w:t>206</w:t>
            </w:r>
          </w:p>
        </w:tc>
        <w:tc>
          <w:tcPr>
            <w:tcW w:w="0" w:type="auto"/>
          </w:tcPr>
          <w:p w14:paraId="1CF57F59" w14:textId="77777777" w:rsidR="00BD5912" w:rsidRDefault="00AC559F">
            <w:pPr>
              <w:jc w:val="right"/>
            </w:pPr>
            <w:r>
              <w:t>180</w:t>
            </w:r>
          </w:p>
        </w:tc>
        <w:tc>
          <w:tcPr>
            <w:tcW w:w="0" w:type="auto"/>
          </w:tcPr>
          <w:p w14:paraId="1CF57F5A" w14:textId="77777777" w:rsidR="00BD5912" w:rsidRDefault="00AC559F">
            <w:pPr>
              <w:jc w:val="right"/>
            </w:pPr>
            <w:r>
              <w:t>0.874</w:t>
            </w:r>
          </w:p>
        </w:tc>
      </w:tr>
      <w:tr w:rsidR="00BD5912" w14:paraId="1CF57F6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5C" w14:textId="77777777" w:rsidR="00BD5912" w:rsidRDefault="00AC559F">
            <w:r>
              <w:t>Downstream</w:t>
            </w:r>
          </w:p>
        </w:tc>
        <w:tc>
          <w:tcPr>
            <w:tcW w:w="0" w:type="auto"/>
          </w:tcPr>
          <w:p w14:paraId="1CF57F5D" w14:textId="77777777" w:rsidR="00BD5912" w:rsidRDefault="00AC559F">
            <w:r>
              <w:t>AS</w:t>
            </w:r>
          </w:p>
        </w:tc>
        <w:tc>
          <w:tcPr>
            <w:tcW w:w="0" w:type="auto"/>
          </w:tcPr>
          <w:p w14:paraId="1CF57F5E" w14:textId="77777777" w:rsidR="00BD5912" w:rsidRDefault="00AC559F">
            <w:r>
              <w:t>BC</w:t>
            </w:r>
          </w:p>
        </w:tc>
        <w:tc>
          <w:tcPr>
            <w:tcW w:w="0" w:type="auto"/>
          </w:tcPr>
          <w:p w14:paraId="1CF57F5F" w14:textId="77777777" w:rsidR="00BD5912" w:rsidRDefault="00AC559F">
            <w:pPr>
              <w:jc w:val="right"/>
            </w:pPr>
            <w:r>
              <w:t>3</w:t>
            </w:r>
          </w:p>
        </w:tc>
        <w:tc>
          <w:tcPr>
            <w:tcW w:w="0" w:type="auto"/>
          </w:tcPr>
          <w:p w14:paraId="1CF57F60" w14:textId="77777777" w:rsidR="00BD5912" w:rsidRDefault="00AC559F">
            <w:pPr>
              <w:jc w:val="right"/>
            </w:pPr>
            <w:r>
              <w:t>6</w:t>
            </w:r>
          </w:p>
        </w:tc>
        <w:tc>
          <w:tcPr>
            <w:tcW w:w="0" w:type="auto"/>
          </w:tcPr>
          <w:p w14:paraId="1CF57F61" w14:textId="77777777" w:rsidR="00BD5912" w:rsidRDefault="00AC559F">
            <w:pPr>
              <w:jc w:val="right"/>
            </w:pPr>
            <w:r>
              <w:t>7</w:t>
            </w:r>
          </w:p>
        </w:tc>
        <w:tc>
          <w:tcPr>
            <w:tcW w:w="0" w:type="auto"/>
          </w:tcPr>
          <w:p w14:paraId="1CF57F62" w14:textId="77777777" w:rsidR="00BD5912" w:rsidRDefault="00AC559F">
            <w:pPr>
              <w:jc w:val="right"/>
            </w:pPr>
            <w:r>
              <w:t>0.866</w:t>
            </w:r>
          </w:p>
        </w:tc>
      </w:tr>
      <w:tr w:rsidR="00BD5912" w14:paraId="1CF57F6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64" w14:textId="77777777" w:rsidR="00BD5912" w:rsidRDefault="00AC559F">
            <w:r>
              <w:t>Downstream</w:t>
            </w:r>
          </w:p>
        </w:tc>
        <w:tc>
          <w:tcPr>
            <w:tcW w:w="0" w:type="auto"/>
          </w:tcPr>
          <w:p w14:paraId="1CF57F65" w14:textId="77777777" w:rsidR="00BD5912" w:rsidRDefault="00AC559F">
            <w:r>
              <w:t>AS</w:t>
            </w:r>
          </w:p>
        </w:tc>
        <w:tc>
          <w:tcPr>
            <w:tcW w:w="0" w:type="auto"/>
          </w:tcPr>
          <w:p w14:paraId="1CF57F66" w14:textId="77777777" w:rsidR="00BD5912" w:rsidRDefault="00AC559F">
            <w:r>
              <w:t>BT</w:t>
            </w:r>
          </w:p>
        </w:tc>
        <w:tc>
          <w:tcPr>
            <w:tcW w:w="0" w:type="auto"/>
          </w:tcPr>
          <w:p w14:paraId="1CF57F67" w14:textId="77777777" w:rsidR="00BD5912" w:rsidRDefault="00AC559F">
            <w:pPr>
              <w:jc w:val="right"/>
            </w:pPr>
            <w:r>
              <w:t>10</w:t>
            </w:r>
          </w:p>
        </w:tc>
        <w:tc>
          <w:tcPr>
            <w:tcW w:w="0" w:type="auto"/>
          </w:tcPr>
          <w:p w14:paraId="1CF57F68" w14:textId="77777777" w:rsidR="00BD5912" w:rsidRDefault="00AC559F">
            <w:pPr>
              <w:jc w:val="right"/>
            </w:pPr>
            <w:r>
              <w:t>34</w:t>
            </w:r>
          </w:p>
        </w:tc>
        <w:tc>
          <w:tcPr>
            <w:tcW w:w="0" w:type="auto"/>
          </w:tcPr>
          <w:p w14:paraId="1CF57F69" w14:textId="77777777" w:rsidR="00BD5912" w:rsidRDefault="00AC559F">
            <w:pPr>
              <w:jc w:val="right"/>
            </w:pPr>
            <w:r>
              <w:t>31</w:t>
            </w:r>
          </w:p>
        </w:tc>
        <w:tc>
          <w:tcPr>
            <w:tcW w:w="0" w:type="auto"/>
          </w:tcPr>
          <w:p w14:paraId="1CF57F6A" w14:textId="77777777" w:rsidR="00BD5912" w:rsidRDefault="00AC559F">
            <w:pPr>
              <w:jc w:val="right"/>
            </w:pPr>
            <w:r>
              <w:t>0.863</w:t>
            </w:r>
          </w:p>
        </w:tc>
      </w:tr>
      <w:tr w:rsidR="00BD5912" w14:paraId="1CF57F7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6C" w14:textId="77777777" w:rsidR="00BD5912" w:rsidRDefault="00AC559F">
            <w:r>
              <w:t>Downstream</w:t>
            </w:r>
          </w:p>
        </w:tc>
        <w:tc>
          <w:tcPr>
            <w:tcW w:w="0" w:type="auto"/>
          </w:tcPr>
          <w:p w14:paraId="1CF57F6D" w14:textId="77777777" w:rsidR="00BD5912" w:rsidRDefault="00AC559F">
            <w:r>
              <w:t>AS</w:t>
            </w:r>
          </w:p>
        </w:tc>
        <w:tc>
          <w:tcPr>
            <w:tcW w:w="0" w:type="auto"/>
          </w:tcPr>
          <w:p w14:paraId="1CF57F6E" w14:textId="77777777" w:rsidR="00BD5912" w:rsidRDefault="00AC559F">
            <w:r>
              <w:t>CS</w:t>
            </w:r>
          </w:p>
        </w:tc>
        <w:tc>
          <w:tcPr>
            <w:tcW w:w="0" w:type="auto"/>
          </w:tcPr>
          <w:p w14:paraId="1CF57F6F" w14:textId="77777777" w:rsidR="00BD5912" w:rsidRDefault="00AC559F">
            <w:pPr>
              <w:jc w:val="right"/>
            </w:pPr>
            <w:r>
              <w:t>14</w:t>
            </w:r>
          </w:p>
        </w:tc>
        <w:tc>
          <w:tcPr>
            <w:tcW w:w="0" w:type="auto"/>
          </w:tcPr>
          <w:p w14:paraId="1CF57F70" w14:textId="77777777" w:rsidR="00BD5912" w:rsidRDefault="00AC559F">
            <w:pPr>
              <w:jc w:val="right"/>
            </w:pPr>
            <w:r>
              <w:t>44</w:t>
            </w:r>
          </w:p>
        </w:tc>
        <w:tc>
          <w:tcPr>
            <w:tcW w:w="0" w:type="auto"/>
          </w:tcPr>
          <w:p w14:paraId="1CF57F71" w14:textId="77777777" w:rsidR="00BD5912" w:rsidRDefault="00AC559F">
            <w:pPr>
              <w:jc w:val="right"/>
            </w:pPr>
            <w:r>
              <w:t>33</w:t>
            </w:r>
          </w:p>
        </w:tc>
        <w:tc>
          <w:tcPr>
            <w:tcW w:w="0" w:type="auto"/>
          </w:tcPr>
          <w:p w14:paraId="1CF57F72" w14:textId="77777777" w:rsidR="00BD5912" w:rsidRDefault="00AC559F">
            <w:pPr>
              <w:jc w:val="right"/>
            </w:pPr>
            <w:r>
              <w:t>0.654</w:t>
            </w:r>
          </w:p>
        </w:tc>
      </w:tr>
      <w:tr w:rsidR="00BD5912" w14:paraId="1CF57F7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74" w14:textId="77777777" w:rsidR="00BD5912" w:rsidRDefault="00AC559F">
            <w:r>
              <w:t>Downstream</w:t>
            </w:r>
          </w:p>
        </w:tc>
        <w:tc>
          <w:tcPr>
            <w:tcW w:w="0" w:type="auto"/>
          </w:tcPr>
          <w:p w14:paraId="1CF57F75" w14:textId="77777777" w:rsidR="00BD5912" w:rsidRDefault="00AC559F">
            <w:r>
              <w:t>AS</w:t>
            </w:r>
          </w:p>
        </w:tc>
        <w:tc>
          <w:tcPr>
            <w:tcW w:w="0" w:type="auto"/>
          </w:tcPr>
          <w:p w14:paraId="1CF57F76" w14:textId="77777777" w:rsidR="00BD5912" w:rsidRDefault="00AC559F">
            <w:r>
              <w:t>GB</w:t>
            </w:r>
          </w:p>
        </w:tc>
        <w:tc>
          <w:tcPr>
            <w:tcW w:w="0" w:type="auto"/>
          </w:tcPr>
          <w:p w14:paraId="1CF57F77" w14:textId="77777777" w:rsidR="00BD5912" w:rsidRDefault="00AC559F">
            <w:pPr>
              <w:jc w:val="right"/>
            </w:pPr>
            <w:r>
              <w:t>7</w:t>
            </w:r>
          </w:p>
        </w:tc>
        <w:tc>
          <w:tcPr>
            <w:tcW w:w="0" w:type="auto"/>
          </w:tcPr>
          <w:p w14:paraId="1CF57F78" w14:textId="77777777" w:rsidR="00BD5912" w:rsidRDefault="00AC559F">
            <w:pPr>
              <w:jc w:val="right"/>
            </w:pPr>
            <w:r>
              <w:t>24</w:t>
            </w:r>
          </w:p>
        </w:tc>
        <w:tc>
          <w:tcPr>
            <w:tcW w:w="0" w:type="auto"/>
          </w:tcPr>
          <w:p w14:paraId="1CF57F79" w14:textId="77777777" w:rsidR="00BD5912" w:rsidRDefault="00AC559F">
            <w:pPr>
              <w:jc w:val="right"/>
            </w:pPr>
            <w:r>
              <w:t>13</w:t>
            </w:r>
          </w:p>
        </w:tc>
        <w:tc>
          <w:tcPr>
            <w:tcW w:w="0" w:type="auto"/>
          </w:tcPr>
          <w:p w14:paraId="1CF57F7A" w14:textId="77777777" w:rsidR="00BD5912" w:rsidRDefault="00AC559F">
            <w:pPr>
              <w:jc w:val="right"/>
            </w:pPr>
            <w:r>
              <w:t>0.541</w:t>
            </w:r>
          </w:p>
        </w:tc>
      </w:tr>
      <w:tr w:rsidR="00BD5912" w14:paraId="1CF57F8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7C" w14:textId="77777777" w:rsidR="00BD5912" w:rsidRDefault="00AC559F">
            <w:r>
              <w:t>Downstream</w:t>
            </w:r>
          </w:p>
        </w:tc>
        <w:tc>
          <w:tcPr>
            <w:tcW w:w="0" w:type="auto"/>
          </w:tcPr>
          <w:p w14:paraId="1CF57F7D" w14:textId="77777777" w:rsidR="00BD5912" w:rsidRDefault="00AC559F">
            <w:r>
              <w:t>BC</w:t>
            </w:r>
          </w:p>
        </w:tc>
        <w:tc>
          <w:tcPr>
            <w:tcW w:w="0" w:type="auto"/>
          </w:tcPr>
          <w:p w14:paraId="1CF57F7E" w14:textId="77777777" w:rsidR="00BD5912" w:rsidRDefault="00AC559F">
            <w:r>
              <w:t>JG</w:t>
            </w:r>
          </w:p>
        </w:tc>
        <w:tc>
          <w:tcPr>
            <w:tcW w:w="0" w:type="auto"/>
          </w:tcPr>
          <w:p w14:paraId="1CF57F7F" w14:textId="77777777" w:rsidR="00BD5912" w:rsidRDefault="00AC559F">
            <w:pPr>
              <w:jc w:val="right"/>
            </w:pPr>
            <w:r>
              <w:t>3</w:t>
            </w:r>
          </w:p>
        </w:tc>
        <w:tc>
          <w:tcPr>
            <w:tcW w:w="0" w:type="auto"/>
          </w:tcPr>
          <w:p w14:paraId="1CF57F80" w14:textId="77777777" w:rsidR="00BD5912" w:rsidRDefault="00AC559F">
            <w:pPr>
              <w:jc w:val="right"/>
            </w:pPr>
            <w:r>
              <w:t>7</w:t>
            </w:r>
          </w:p>
        </w:tc>
        <w:tc>
          <w:tcPr>
            <w:tcW w:w="0" w:type="auto"/>
          </w:tcPr>
          <w:p w14:paraId="1CF57F81" w14:textId="77777777" w:rsidR="00BD5912" w:rsidRDefault="00AC559F">
            <w:pPr>
              <w:jc w:val="right"/>
            </w:pPr>
            <w:r>
              <w:t>7</w:t>
            </w:r>
          </w:p>
        </w:tc>
        <w:tc>
          <w:tcPr>
            <w:tcW w:w="0" w:type="auto"/>
          </w:tcPr>
          <w:p w14:paraId="1CF57F82" w14:textId="77777777" w:rsidR="00BD5912" w:rsidRDefault="00AC559F">
            <w:pPr>
              <w:jc w:val="right"/>
            </w:pPr>
            <w:r>
              <w:t>0.500</w:t>
            </w:r>
          </w:p>
        </w:tc>
      </w:tr>
      <w:tr w:rsidR="00BD5912" w14:paraId="1CF57F8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84" w14:textId="77777777" w:rsidR="00BD5912" w:rsidRDefault="00AC559F">
            <w:r>
              <w:t>Downstream</w:t>
            </w:r>
          </w:p>
        </w:tc>
        <w:tc>
          <w:tcPr>
            <w:tcW w:w="0" w:type="auto"/>
          </w:tcPr>
          <w:p w14:paraId="1CF57F85" w14:textId="77777777" w:rsidR="00BD5912" w:rsidRDefault="00AC559F">
            <w:r>
              <w:t>AS</w:t>
            </w:r>
          </w:p>
        </w:tc>
        <w:tc>
          <w:tcPr>
            <w:tcW w:w="0" w:type="auto"/>
          </w:tcPr>
          <w:p w14:paraId="1CF57F86" w14:textId="77777777" w:rsidR="00BD5912" w:rsidRDefault="00AC559F">
            <w:r>
              <w:t>JG</w:t>
            </w:r>
          </w:p>
        </w:tc>
        <w:tc>
          <w:tcPr>
            <w:tcW w:w="0" w:type="auto"/>
          </w:tcPr>
          <w:p w14:paraId="1CF57F87" w14:textId="77777777" w:rsidR="00BD5912" w:rsidRDefault="00AC559F">
            <w:pPr>
              <w:jc w:val="right"/>
            </w:pPr>
            <w:r>
              <w:t>4</w:t>
            </w:r>
          </w:p>
        </w:tc>
        <w:tc>
          <w:tcPr>
            <w:tcW w:w="0" w:type="auto"/>
          </w:tcPr>
          <w:p w14:paraId="1CF57F88" w14:textId="77777777" w:rsidR="00BD5912" w:rsidRDefault="00AC559F">
            <w:pPr>
              <w:jc w:val="right"/>
            </w:pPr>
            <w:r>
              <w:t>9</w:t>
            </w:r>
          </w:p>
        </w:tc>
        <w:tc>
          <w:tcPr>
            <w:tcW w:w="0" w:type="auto"/>
          </w:tcPr>
          <w:p w14:paraId="1CF57F89" w14:textId="77777777" w:rsidR="00BD5912" w:rsidRDefault="00AC559F">
            <w:pPr>
              <w:jc w:val="right"/>
            </w:pPr>
            <w:r>
              <w:t>7</w:t>
            </w:r>
          </w:p>
        </w:tc>
        <w:tc>
          <w:tcPr>
            <w:tcW w:w="0" w:type="auto"/>
          </w:tcPr>
          <w:p w14:paraId="1CF57F8A" w14:textId="77777777" w:rsidR="00BD5912" w:rsidRDefault="00AC559F">
            <w:pPr>
              <w:jc w:val="right"/>
            </w:pPr>
            <w:r>
              <w:t>0.174</w:t>
            </w:r>
          </w:p>
        </w:tc>
      </w:tr>
      <w:tr w:rsidR="00BD5912" w14:paraId="1CF57F9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8C" w14:textId="77777777" w:rsidR="00BD5912" w:rsidRDefault="00AC559F">
            <w:r>
              <w:t>Downstream</w:t>
            </w:r>
          </w:p>
        </w:tc>
        <w:tc>
          <w:tcPr>
            <w:tcW w:w="0" w:type="auto"/>
          </w:tcPr>
          <w:p w14:paraId="1CF57F8D" w14:textId="77777777" w:rsidR="00BD5912" w:rsidRDefault="00AC559F">
            <w:r>
              <w:t>CS</w:t>
            </w:r>
          </w:p>
        </w:tc>
        <w:tc>
          <w:tcPr>
            <w:tcW w:w="0" w:type="auto"/>
          </w:tcPr>
          <w:p w14:paraId="1CF57F8E" w14:textId="77777777" w:rsidR="00BD5912" w:rsidRDefault="00AC559F">
            <w:r>
              <w:t>GB</w:t>
            </w:r>
          </w:p>
        </w:tc>
        <w:tc>
          <w:tcPr>
            <w:tcW w:w="0" w:type="auto"/>
          </w:tcPr>
          <w:p w14:paraId="1CF57F8F" w14:textId="77777777" w:rsidR="00BD5912" w:rsidRDefault="00AC559F">
            <w:pPr>
              <w:jc w:val="right"/>
            </w:pPr>
            <w:r>
              <w:t>5</w:t>
            </w:r>
          </w:p>
        </w:tc>
        <w:tc>
          <w:tcPr>
            <w:tcW w:w="0" w:type="auto"/>
          </w:tcPr>
          <w:p w14:paraId="1CF57F90" w14:textId="77777777" w:rsidR="00BD5912" w:rsidRDefault="00AC559F">
            <w:pPr>
              <w:jc w:val="right"/>
            </w:pPr>
            <w:r>
              <w:t>9</w:t>
            </w:r>
          </w:p>
        </w:tc>
        <w:tc>
          <w:tcPr>
            <w:tcW w:w="0" w:type="auto"/>
          </w:tcPr>
          <w:p w14:paraId="1CF57F91" w14:textId="77777777" w:rsidR="00BD5912" w:rsidRDefault="00AC559F">
            <w:pPr>
              <w:jc w:val="right"/>
            </w:pPr>
            <w:r>
              <w:t>13</w:t>
            </w:r>
          </w:p>
        </w:tc>
        <w:tc>
          <w:tcPr>
            <w:tcW w:w="0" w:type="auto"/>
          </w:tcPr>
          <w:p w14:paraId="1CF57F92" w14:textId="77777777" w:rsidR="00BD5912" w:rsidRDefault="00AC559F">
            <w:pPr>
              <w:jc w:val="right"/>
            </w:pPr>
            <w:r>
              <w:t>-0.250</w:t>
            </w:r>
          </w:p>
        </w:tc>
      </w:tr>
    </w:tbl>
    <w:p w14:paraId="751EE506" w14:textId="77777777" w:rsidR="00F132C0" w:rsidRDefault="00F132C0"/>
    <w:p w14:paraId="1CF57F94" w14:textId="1B06F62D" w:rsidR="00BD5912" w:rsidRDefault="00AC559F">
      <w:r>
        <w:lastRenderedPageBreak/>
        <w:t xml:space="preserve">For fish observed by multiple observers, the CVs of those multiple length measurements are displayed in Figure 4.1. The mean </w:t>
      </w:r>
      <w:proofErr w:type="gramStart"/>
      <w:r>
        <w:t>CV of</w:t>
      </w:r>
      <w:proofErr w:type="gramEnd"/>
      <w:r>
        <w:t xml:space="preserve"> length measurements for upstream moving fish was 0.09, while it was 0.10 for downstream moving fish. 86% of the upstream CVs were smaller than 0.15 (considered a reference point for precise measurements), while 78% of the downstream CVs met this criterion.</w:t>
      </w:r>
    </w:p>
    <w:p w14:paraId="1CF57F95" w14:textId="77777777" w:rsidR="00BD5912" w:rsidRDefault="00AC559F" w:rsidP="00957CA2">
      <w:pPr>
        <w:jc w:val="center"/>
      </w:pPr>
      <w:r>
        <w:rPr>
          <w:noProof/>
        </w:rPr>
        <w:drawing>
          <wp:inline distT="0" distB="0" distL="0" distR="0" wp14:anchorId="1CF582CF" wp14:editId="1CF582D0">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1CF57F96" w14:textId="77777777" w:rsidR="00BD5912" w:rsidRDefault="00AC559F">
      <w:bookmarkStart w:id="96" w:name="fig:cv-lgth-hist"/>
      <w:bookmarkEnd w:id="96"/>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1CF57F97" w14:textId="77777777" w:rsidR="00BD5912" w:rsidRDefault="00AC559F">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w:t>
      </w:r>
      <w:proofErr w:type="gramStart"/>
      <w:r>
        <w:t>an</w:t>
      </w:r>
      <w:proofErr w:type="gramEnd"/>
      <w:r>
        <w:t xml:space="preserve"> mean difference of nearly -12.4 cm per fish for observer BC (although that observer only measured four downstream fish).</w:t>
      </w:r>
    </w:p>
    <w:p w14:paraId="1CF57F98" w14:textId="77777777" w:rsidR="00BD5912" w:rsidRDefault="00AC559F">
      <w:r>
        <w:t xml:space="preserve">The mean absolute percent error (MAPE) ranged from 6.7 - 12.3% for upstream moving fish and from 8.9 - 18.2% for downstream moving fish. To put that on the scale of fish lengths (centimeters), the root </w:t>
      </w:r>
      <w:proofErr w:type="gramStart"/>
      <w:r>
        <w:t>mean</w:t>
      </w:r>
      <w:proofErr w:type="gramEnd"/>
      <w:r>
        <w:t xml:space="preserve"> square error (RMSE) ranged from 6.7 - 9.9 cm for upstream moving fish and 6.8 - 17 cm for downstream moving fish.</w:t>
      </w:r>
    </w:p>
    <w:p w14:paraId="1CF57F99" w14:textId="77777777" w:rsidR="00BD5912" w:rsidRDefault="00AC559F" w:rsidP="00957CA2">
      <w:pPr>
        <w:jc w:val="center"/>
      </w:pPr>
      <w:r>
        <w:rPr>
          <w:noProof/>
        </w:rPr>
        <w:lastRenderedPageBreak/>
        <w:drawing>
          <wp:inline distT="0" distB="0" distL="0" distR="0" wp14:anchorId="1CF582D1" wp14:editId="4492BE5D">
            <wp:extent cx="5504104" cy="3411415"/>
            <wp:effectExtent l="0" t="0" r="1905"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14247" cy="3417702"/>
                    </a:xfrm>
                    <a:prstGeom prst="rect">
                      <a:avLst/>
                    </a:prstGeom>
                    <a:noFill/>
                    <a:ln w="9525">
                      <a:noFill/>
                      <a:headEnd/>
                      <a:tailEnd/>
                    </a:ln>
                  </pic:spPr>
                </pic:pic>
              </a:graphicData>
            </a:graphic>
          </wp:inline>
        </w:drawing>
      </w:r>
    </w:p>
    <w:p w14:paraId="1CF57F9A" w14:textId="77777777" w:rsidR="00BD5912" w:rsidRDefault="00AC559F">
      <w:bookmarkStart w:id="97" w:name="fig:lgth-comp-fig"/>
      <w:bookmarkEnd w:id="97"/>
      <w:r>
        <w:t>Figure 4.2: Histograms and density plots showing the bias of length measurements, relative to observer AS, colored by observer and faceted by direction and year.</w:t>
      </w:r>
    </w:p>
    <w:p w14:paraId="1CF57F9B" w14:textId="77777777" w:rsidR="00BD5912" w:rsidRDefault="00AC559F">
      <w:bookmarkStart w:id="98" w:name="tab:lgth-comp-tab"/>
      <w:bookmarkEnd w:id="98"/>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BD5912" w14:paraId="1CF57FA3"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7F9C" w14:textId="77777777" w:rsidR="00BD5912" w:rsidRDefault="00AC559F">
            <w:r>
              <w:t>Direction</w:t>
            </w:r>
          </w:p>
        </w:tc>
        <w:tc>
          <w:tcPr>
            <w:tcW w:w="0" w:type="auto"/>
          </w:tcPr>
          <w:p w14:paraId="1CF57F9D" w14:textId="77777777" w:rsidR="00BD5912" w:rsidRDefault="00AC559F">
            <w:r>
              <w:t>Observer</w:t>
            </w:r>
          </w:p>
        </w:tc>
        <w:tc>
          <w:tcPr>
            <w:tcW w:w="0" w:type="auto"/>
          </w:tcPr>
          <w:p w14:paraId="1CF57F9E" w14:textId="77777777" w:rsidR="00BD5912" w:rsidRDefault="00AC559F">
            <w:pPr>
              <w:jc w:val="right"/>
            </w:pPr>
            <w:r>
              <w:t>N Fish</w:t>
            </w:r>
          </w:p>
        </w:tc>
        <w:tc>
          <w:tcPr>
            <w:tcW w:w="0" w:type="auto"/>
          </w:tcPr>
          <w:p w14:paraId="1CF57F9F" w14:textId="77777777" w:rsidR="00BD5912" w:rsidRDefault="00AC559F">
            <w:pPr>
              <w:jc w:val="right"/>
            </w:pPr>
            <w:r>
              <w:t>Mean Bias</w:t>
            </w:r>
          </w:p>
        </w:tc>
        <w:tc>
          <w:tcPr>
            <w:tcW w:w="0" w:type="auto"/>
          </w:tcPr>
          <w:p w14:paraId="1CF57FA0" w14:textId="77777777" w:rsidR="00BD5912" w:rsidRDefault="00AC559F">
            <w:pPr>
              <w:jc w:val="right"/>
            </w:pPr>
            <w:r>
              <w:t>RMSE</w:t>
            </w:r>
          </w:p>
        </w:tc>
        <w:tc>
          <w:tcPr>
            <w:tcW w:w="0" w:type="auto"/>
          </w:tcPr>
          <w:p w14:paraId="1CF57FA1" w14:textId="77777777" w:rsidR="00BD5912" w:rsidRDefault="00AC559F">
            <w:pPr>
              <w:jc w:val="right"/>
            </w:pPr>
            <w:r>
              <w:t>MAE</w:t>
            </w:r>
          </w:p>
        </w:tc>
        <w:tc>
          <w:tcPr>
            <w:tcW w:w="0" w:type="auto"/>
          </w:tcPr>
          <w:p w14:paraId="1CF57FA2" w14:textId="77777777" w:rsidR="00BD5912" w:rsidRDefault="00AC559F">
            <w:pPr>
              <w:jc w:val="right"/>
            </w:pPr>
            <w:r>
              <w:t>MAPE</w:t>
            </w:r>
          </w:p>
        </w:tc>
      </w:tr>
      <w:tr w:rsidR="00BD5912" w14:paraId="1CF57FA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A4" w14:textId="77777777" w:rsidR="00BD5912" w:rsidRDefault="00AC559F">
            <w:r>
              <w:t>Upstream</w:t>
            </w:r>
          </w:p>
        </w:tc>
        <w:tc>
          <w:tcPr>
            <w:tcW w:w="0" w:type="auto"/>
          </w:tcPr>
          <w:p w14:paraId="1CF57FA5" w14:textId="77777777" w:rsidR="00BD5912" w:rsidRDefault="00AC559F">
            <w:r>
              <w:t>JE</w:t>
            </w:r>
          </w:p>
        </w:tc>
        <w:tc>
          <w:tcPr>
            <w:tcW w:w="0" w:type="auto"/>
          </w:tcPr>
          <w:p w14:paraId="1CF57FA6" w14:textId="77777777" w:rsidR="00BD5912" w:rsidRDefault="00AC559F">
            <w:pPr>
              <w:jc w:val="right"/>
            </w:pPr>
            <w:r>
              <w:t>299</w:t>
            </w:r>
          </w:p>
        </w:tc>
        <w:tc>
          <w:tcPr>
            <w:tcW w:w="0" w:type="auto"/>
          </w:tcPr>
          <w:p w14:paraId="1CF57FA7" w14:textId="77777777" w:rsidR="00BD5912" w:rsidRDefault="00AC559F">
            <w:pPr>
              <w:jc w:val="right"/>
            </w:pPr>
            <w:r>
              <w:t>-7.4</w:t>
            </w:r>
          </w:p>
        </w:tc>
        <w:tc>
          <w:tcPr>
            <w:tcW w:w="0" w:type="auto"/>
          </w:tcPr>
          <w:p w14:paraId="1CF57FA8" w14:textId="77777777" w:rsidR="00BD5912" w:rsidRDefault="00AC559F">
            <w:pPr>
              <w:jc w:val="right"/>
            </w:pPr>
            <w:r>
              <w:t>9.9</w:t>
            </w:r>
          </w:p>
        </w:tc>
        <w:tc>
          <w:tcPr>
            <w:tcW w:w="0" w:type="auto"/>
          </w:tcPr>
          <w:p w14:paraId="1CF57FA9" w14:textId="77777777" w:rsidR="00BD5912" w:rsidRDefault="00AC559F">
            <w:pPr>
              <w:jc w:val="right"/>
            </w:pPr>
            <w:r>
              <w:t>8.1</w:t>
            </w:r>
          </w:p>
        </w:tc>
        <w:tc>
          <w:tcPr>
            <w:tcW w:w="0" w:type="auto"/>
          </w:tcPr>
          <w:p w14:paraId="1CF57FAA" w14:textId="77777777" w:rsidR="00BD5912" w:rsidRDefault="00AC559F">
            <w:pPr>
              <w:jc w:val="right"/>
            </w:pPr>
            <w:r>
              <w:t>11.3</w:t>
            </w:r>
          </w:p>
        </w:tc>
      </w:tr>
      <w:tr w:rsidR="00BD5912" w14:paraId="1CF57FB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AC" w14:textId="77777777" w:rsidR="00BD5912" w:rsidRDefault="00AC559F">
            <w:r>
              <w:t>Upstream</w:t>
            </w:r>
          </w:p>
        </w:tc>
        <w:tc>
          <w:tcPr>
            <w:tcW w:w="0" w:type="auto"/>
          </w:tcPr>
          <w:p w14:paraId="1CF57FAD" w14:textId="77777777" w:rsidR="00BD5912" w:rsidRDefault="00AC559F">
            <w:r>
              <w:t>AB</w:t>
            </w:r>
          </w:p>
        </w:tc>
        <w:tc>
          <w:tcPr>
            <w:tcW w:w="0" w:type="auto"/>
          </w:tcPr>
          <w:p w14:paraId="1CF57FAE" w14:textId="77777777" w:rsidR="00BD5912" w:rsidRDefault="00AC559F">
            <w:pPr>
              <w:jc w:val="right"/>
            </w:pPr>
            <w:r>
              <w:t>224</w:t>
            </w:r>
          </w:p>
        </w:tc>
        <w:tc>
          <w:tcPr>
            <w:tcW w:w="0" w:type="auto"/>
          </w:tcPr>
          <w:p w14:paraId="1CF57FAF" w14:textId="77777777" w:rsidR="00BD5912" w:rsidRDefault="00AC559F">
            <w:pPr>
              <w:jc w:val="right"/>
            </w:pPr>
            <w:r>
              <w:t>2.9</w:t>
            </w:r>
          </w:p>
        </w:tc>
        <w:tc>
          <w:tcPr>
            <w:tcW w:w="0" w:type="auto"/>
          </w:tcPr>
          <w:p w14:paraId="1CF57FB0" w14:textId="77777777" w:rsidR="00BD5912" w:rsidRDefault="00AC559F">
            <w:pPr>
              <w:jc w:val="right"/>
            </w:pPr>
            <w:r>
              <w:t>7.7</w:t>
            </w:r>
          </w:p>
        </w:tc>
        <w:tc>
          <w:tcPr>
            <w:tcW w:w="0" w:type="auto"/>
          </w:tcPr>
          <w:p w14:paraId="1CF57FB1" w14:textId="77777777" w:rsidR="00BD5912" w:rsidRDefault="00AC559F">
            <w:pPr>
              <w:jc w:val="right"/>
            </w:pPr>
            <w:r>
              <w:t>6.1</w:t>
            </w:r>
          </w:p>
        </w:tc>
        <w:tc>
          <w:tcPr>
            <w:tcW w:w="0" w:type="auto"/>
          </w:tcPr>
          <w:p w14:paraId="1CF57FB2" w14:textId="77777777" w:rsidR="00BD5912" w:rsidRDefault="00AC559F">
            <w:pPr>
              <w:jc w:val="right"/>
            </w:pPr>
            <w:r>
              <w:t>9.1</w:t>
            </w:r>
          </w:p>
        </w:tc>
      </w:tr>
      <w:tr w:rsidR="00BD5912" w14:paraId="1CF57FB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B4" w14:textId="77777777" w:rsidR="00BD5912" w:rsidRDefault="00AC559F">
            <w:r>
              <w:t>Upstream</w:t>
            </w:r>
          </w:p>
        </w:tc>
        <w:tc>
          <w:tcPr>
            <w:tcW w:w="0" w:type="auto"/>
          </w:tcPr>
          <w:p w14:paraId="1CF57FB5" w14:textId="77777777" w:rsidR="00BD5912" w:rsidRDefault="00AC559F">
            <w:r>
              <w:t>CS</w:t>
            </w:r>
          </w:p>
        </w:tc>
        <w:tc>
          <w:tcPr>
            <w:tcW w:w="0" w:type="auto"/>
          </w:tcPr>
          <w:p w14:paraId="1CF57FB6" w14:textId="77777777" w:rsidR="00BD5912" w:rsidRDefault="00AC559F">
            <w:pPr>
              <w:jc w:val="right"/>
            </w:pPr>
            <w:r>
              <w:t>63</w:t>
            </w:r>
          </w:p>
        </w:tc>
        <w:tc>
          <w:tcPr>
            <w:tcW w:w="0" w:type="auto"/>
          </w:tcPr>
          <w:p w14:paraId="1CF57FB7" w14:textId="77777777" w:rsidR="00BD5912" w:rsidRDefault="00AC559F">
            <w:pPr>
              <w:jc w:val="right"/>
            </w:pPr>
            <w:r>
              <w:t>-1.1</w:t>
            </w:r>
          </w:p>
        </w:tc>
        <w:tc>
          <w:tcPr>
            <w:tcW w:w="0" w:type="auto"/>
          </w:tcPr>
          <w:p w14:paraId="1CF57FB8" w14:textId="77777777" w:rsidR="00BD5912" w:rsidRDefault="00AC559F">
            <w:pPr>
              <w:jc w:val="right"/>
            </w:pPr>
            <w:r>
              <w:t>7.8</w:t>
            </w:r>
          </w:p>
        </w:tc>
        <w:tc>
          <w:tcPr>
            <w:tcW w:w="0" w:type="auto"/>
          </w:tcPr>
          <w:p w14:paraId="1CF57FB9" w14:textId="77777777" w:rsidR="00BD5912" w:rsidRDefault="00AC559F">
            <w:pPr>
              <w:jc w:val="right"/>
            </w:pPr>
            <w:r>
              <w:t>5.7</w:t>
            </w:r>
          </w:p>
        </w:tc>
        <w:tc>
          <w:tcPr>
            <w:tcW w:w="0" w:type="auto"/>
          </w:tcPr>
          <w:p w14:paraId="1CF57FBA" w14:textId="77777777" w:rsidR="00BD5912" w:rsidRDefault="00AC559F">
            <w:pPr>
              <w:jc w:val="right"/>
            </w:pPr>
            <w:r>
              <w:t>8.9</w:t>
            </w:r>
          </w:p>
        </w:tc>
      </w:tr>
      <w:tr w:rsidR="00BD5912" w14:paraId="1CF57FC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BC" w14:textId="77777777" w:rsidR="00BD5912" w:rsidRDefault="00AC559F">
            <w:r>
              <w:t>Upstream</w:t>
            </w:r>
          </w:p>
        </w:tc>
        <w:tc>
          <w:tcPr>
            <w:tcW w:w="0" w:type="auto"/>
          </w:tcPr>
          <w:p w14:paraId="1CF57FBD" w14:textId="77777777" w:rsidR="00BD5912" w:rsidRDefault="00AC559F">
            <w:r>
              <w:t>BT</w:t>
            </w:r>
          </w:p>
        </w:tc>
        <w:tc>
          <w:tcPr>
            <w:tcW w:w="0" w:type="auto"/>
          </w:tcPr>
          <w:p w14:paraId="1CF57FBE" w14:textId="77777777" w:rsidR="00BD5912" w:rsidRDefault="00AC559F">
            <w:pPr>
              <w:jc w:val="right"/>
            </w:pPr>
            <w:r>
              <w:t>41</w:t>
            </w:r>
          </w:p>
        </w:tc>
        <w:tc>
          <w:tcPr>
            <w:tcW w:w="0" w:type="auto"/>
          </w:tcPr>
          <w:p w14:paraId="1CF57FBF" w14:textId="77777777" w:rsidR="00BD5912" w:rsidRDefault="00AC559F">
            <w:pPr>
              <w:jc w:val="right"/>
            </w:pPr>
            <w:r>
              <w:t>1.5</w:t>
            </w:r>
          </w:p>
        </w:tc>
        <w:tc>
          <w:tcPr>
            <w:tcW w:w="0" w:type="auto"/>
          </w:tcPr>
          <w:p w14:paraId="1CF57FC0" w14:textId="77777777" w:rsidR="00BD5912" w:rsidRDefault="00AC559F">
            <w:pPr>
              <w:jc w:val="right"/>
            </w:pPr>
            <w:r>
              <w:t>8.3</w:t>
            </w:r>
          </w:p>
        </w:tc>
        <w:tc>
          <w:tcPr>
            <w:tcW w:w="0" w:type="auto"/>
          </w:tcPr>
          <w:p w14:paraId="1CF57FC1" w14:textId="77777777" w:rsidR="00BD5912" w:rsidRDefault="00AC559F">
            <w:pPr>
              <w:jc w:val="right"/>
            </w:pPr>
            <w:r>
              <w:t>5.7</w:t>
            </w:r>
          </w:p>
        </w:tc>
        <w:tc>
          <w:tcPr>
            <w:tcW w:w="0" w:type="auto"/>
          </w:tcPr>
          <w:p w14:paraId="1CF57FC2" w14:textId="77777777" w:rsidR="00BD5912" w:rsidRDefault="00AC559F">
            <w:pPr>
              <w:jc w:val="right"/>
            </w:pPr>
            <w:r>
              <w:t>9.1</w:t>
            </w:r>
          </w:p>
        </w:tc>
      </w:tr>
      <w:tr w:rsidR="00BD5912" w14:paraId="1CF57FC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C4" w14:textId="77777777" w:rsidR="00BD5912" w:rsidRDefault="00AC559F">
            <w:r>
              <w:t>Upstream</w:t>
            </w:r>
          </w:p>
        </w:tc>
        <w:tc>
          <w:tcPr>
            <w:tcW w:w="0" w:type="auto"/>
          </w:tcPr>
          <w:p w14:paraId="1CF57FC5" w14:textId="77777777" w:rsidR="00BD5912" w:rsidRDefault="00AC559F">
            <w:r>
              <w:t>JG</w:t>
            </w:r>
          </w:p>
        </w:tc>
        <w:tc>
          <w:tcPr>
            <w:tcW w:w="0" w:type="auto"/>
          </w:tcPr>
          <w:p w14:paraId="1CF57FC6" w14:textId="77777777" w:rsidR="00BD5912" w:rsidRDefault="00AC559F">
            <w:pPr>
              <w:jc w:val="right"/>
            </w:pPr>
            <w:r>
              <w:t>37</w:t>
            </w:r>
          </w:p>
        </w:tc>
        <w:tc>
          <w:tcPr>
            <w:tcW w:w="0" w:type="auto"/>
          </w:tcPr>
          <w:p w14:paraId="1CF57FC7" w14:textId="77777777" w:rsidR="00BD5912" w:rsidRDefault="00AC559F">
            <w:pPr>
              <w:jc w:val="right"/>
            </w:pPr>
            <w:r>
              <w:t>-6.3</w:t>
            </w:r>
          </w:p>
        </w:tc>
        <w:tc>
          <w:tcPr>
            <w:tcW w:w="0" w:type="auto"/>
          </w:tcPr>
          <w:p w14:paraId="1CF57FC8" w14:textId="77777777" w:rsidR="00BD5912" w:rsidRDefault="00AC559F">
            <w:pPr>
              <w:jc w:val="right"/>
            </w:pPr>
            <w:r>
              <w:t>8.3</w:t>
            </w:r>
          </w:p>
        </w:tc>
        <w:tc>
          <w:tcPr>
            <w:tcW w:w="0" w:type="auto"/>
          </w:tcPr>
          <w:p w14:paraId="1CF57FC9" w14:textId="77777777" w:rsidR="00BD5912" w:rsidRDefault="00AC559F">
            <w:pPr>
              <w:jc w:val="right"/>
            </w:pPr>
            <w:r>
              <w:t>6.8</w:t>
            </w:r>
          </w:p>
        </w:tc>
        <w:tc>
          <w:tcPr>
            <w:tcW w:w="0" w:type="auto"/>
          </w:tcPr>
          <w:p w14:paraId="1CF57FCA" w14:textId="77777777" w:rsidR="00BD5912" w:rsidRDefault="00AC559F">
            <w:pPr>
              <w:jc w:val="right"/>
            </w:pPr>
            <w:r>
              <w:t>9.3</w:t>
            </w:r>
          </w:p>
        </w:tc>
      </w:tr>
      <w:tr w:rsidR="00BD5912" w14:paraId="1CF57FD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CC" w14:textId="77777777" w:rsidR="00BD5912" w:rsidRDefault="00AC559F">
            <w:r>
              <w:t>Upstream</w:t>
            </w:r>
          </w:p>
        </w:tc>
        <w:tc>
          <w:tcPr>
            <w:tcW w:w="0" w:type="auto"/>
          </w:tcPr>
          <w:p w14:paraId="1CF57FCD" w14:textId="77777777" w:rsidR="00BD5912" w:rsidRDefault="00AC559F">
            <w:r>
              <w:t>BC</w:t>
            </w:r>
          </w:p>
        </w:tc>
        <w:tc>
          <w:tcPr>
            <w:tcW w:w="0" w:type="auto"/>
          </w:tcPr>
          <w:p w14:paraId="1CF57FCE" w14:textId="77777777" w:rsidR="00BD5912" w:rsidRDefault="00AC559F">
            <w:pPr>
              <w:jc w:val="right"/>
            </w:pPr>
            <w:r>
              <w:t>36</w:t>
            </w:r>
          </w:p>
        </w:tc>
        <w:tc>
          <w:tcPr>
            <w:tcW w:w="0" w:type="auto"/>
          </w:tcPr>
          <w:p w14:paraId="1CF57FCF" w14:textId="77777777" w:rsidR="00BD5912" w:rsidRDefault="00AC559F">
            <w:pPr>
              <w:jc w:val="right"/>
            </w:pPr>
            <w:r>
              <w:t>-2.3</w:t>
            </w:r>
          </w:p>
        </w:tc>
        <w:tc>
          <w:tcPr>
            <w:tcW w:w="0" w:type="auto"/>
          </w:tcPr>
          <w:p w14:paraId="1CF57FD0" w14:textId="77777777" w:rsidR="00BD5912" w:rsidRDefault="00AC559F">
            <w:pPr>
              <w:jc w:val="right"/>
            </w:pPr>
            <w:r>
              <w:t>6.7</w:t>
            </w:r>
          </w:p>
        </w:tc>
        <w:tc>
          <w:tcPr>
            <w:tcW w:w="0" w:type="auto"/>
          </w:tcPr>
          <w:p w14:paraId="1CF57FD1" w14:textId="77777777" w:rsidR="00BD5912" w:rsidRDefault="00AC559F">
            <w:pPr>
              <w:jc w:val="right"/>
            </w:pPr>
            <w:r>
              <w:t>4.9</w:t>
            </w:r>
          </w:p>
        </w:tc>
        <w:tc>
          <w:tcPr>
            <w:tcW w:w="0" w:type="auto"/>
          </w:tcPr>
          <w:p w14:paraId="1CF57FD2" w14:textId="77777777" w:rsidR="00BD5912" w:rsidRDefault="00AC559F">
            <w:pPr>
              <w:jc w:val="right"/>
            </w:pPr>
            <w:r>
              <w:t>6.7</w:t>
            </w:r>
          </w:p>
        </w:tc>
      </w:tr>
      <w:tr w:rsidR="00BD5912" w14:paraId="1CF57FD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D4" w14:textId="77777777" w:rsidR="00BD5912" w:rsidRDefault="00AC559F">
            <w:r>
              <w:t>Upstream</w:t>
            </w:r>
          </w:p>
        </w:tc>
        <w:tc>
          <w:tcPr>
            <w:tcW w:w="0" w:type="auto"/>
          </w:tcPr>
          <w:p w14:paraId="1CF57FD5" w14:textId="77777777" w:rsidR="00BD5912" w:rsidRDefault="00AC559F">
            <w:r>
              <w:t>GB</w:t>
            </w:r>
          </w:p>
        </w:tc>
        <w:tc>
          <w:tcPr>
            <w:tcW w:w="0" w:type="auto"/>
          </w:tcPr>
          <w:p w14:paraId="1CF57FD6" w14:textId="77777777" w:rsidR="00BD5912" w:rsidRDefault="00AC559F">
            <w:pPr>
              <w:jc w:val="right"/>
            </w:pPr>
            <w:r>
              <w:t>29</w:t>
            </w:r>
          </w:p>
        </w:tc>
        <w:tc>
          <w:tcPr>
            <w:tcW w:w="0" w:type="auto"/>
          </w:tcPr>
          <w:p w14:paraId="1CF57FD7" w14:textId="77777777" w:rsidR="00BD5912" w:rsidRDefault="00AC559F">
            <w:pPr>
              <w:jc w:val="right"/>
            </w:pPr>
            <w:r>
              <w:t>1.9</w:t>
            </w:r>
          </w:p>
        </w:tc>
        <w:tc>
          <w:tcPr>
            <w:tcW w:w="0" w:type="auto"/>
          </w:tcPr>
          <w:p w14:paraId="1CF57FD8" w14:textId="77777777" w:rsidR="00BD5912" w:rsidRDefault="00AC559F">
            <w:pPr>
              <w:jc w:val="right"/>
            </w:pPr>
            <w:r>
              <w:t>9.6</w:t>
            </w:r>
          </w:p>
        </w:tc>
        <w:tc>
          <w:tcPr>
            <w:tcW w:w="0" w:type="auto"/>
          </w:tcPr>
          <w:p w14:paraId="1CF57FD9" w14:textId="77777777" w:rsidR="00BD5912" w:rsidRDefault="00AC559F">
            <w:pPr>
              <w:jc w:val="right"/>
            </w:pPr>
            <w:r>
              <w:t>7.4</w:t>
            </w:r>
          </w:p>
        </w:tc>
        <w:tc>
          <w:tcPr>
            <w:tcW w:w="0" w:type="auto"/>
          </w:tcPr>
          <w:p w14:paraId="1CF57FDA" w14:textId="77777777" w:rsidR="00BD5912" w:rsidRDefault="00AC559F">
            <w:pPr>
              <w:jc w:val="right"/>
            </w:pPr>
            <w:r>
              <w:t>12.3</w:t>
            </w:r>
          </w:p>
        </w:tc>
      </w:tr>
      <w:tr w:rsidR="00BD5912" w14:paraId="1CF57FE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DC" w14:textId="77777777" w:rsidR="00BD5912" w:rsidRDefault="00AC559F">
            <w:r>
              <w:t>Downstream</w:t>
            </w:r>
          </w:p>
        </w:tc>
        <w:tc>
          <w:tcPr>
            <w:tcW w:w="0" w:type="auto"/>
          </w:tcPr>
          <w:p w14:paraId="1CF57FDD" w14:textId="77777777" w:rsidR="00BD5912" w:rsidRDefault="00AC559F">
            <w:r>
              <w:t>JE</w:t>
            </w:r>
          </w:p>
        </w:tc>
        <w:tc>
          <w:tcPr>
            <w:tcW w:w="0" w:type="auto"/>
          </w:tcPr>
          <w:p w14:paraId="1CF57FDE" w14:textId="77777777" w:rsidR="00BD5912" w:rsidRDefault="00AC559F">
            <w:pPr>
              <w:jc w:val="right"/>
            </w:pPr>
            <w:r>
              <w:t>128</w:t>
            </w:r>
          </w:p>
        </w:tc>
        <w:tc>
          <w:tcPr>
            <w:tcW w:w="0" w:type="auto"/>
          </w:tcPr>
          <w:p w14:paraId="1CF57FDF" w14:textId="77777777" w:rsidR="00BD5912" w:rsidRDefault="00AC559F">
            <w:pPr>
              <w:jc w:val="right"/>
            </w:pPr>
            <w:r>
              <w:t>-9.8</w:t>
            </w:r>
          </w:p>
        </w:tc>
        <w:tc>
          <w:tcPr>
            <w:tcW w:w="0" w:type="auto"/>
          </w:tcPr>
          <w:p w14:paraId="1CF57FE0" w14:textId="77777777" w:rsidR="00BD5912" w:rsidRDefault="00AC559F">
            <w:pPr>
              <w:jc w:val="right"/>
            </w:pPr>
            <w:r>
              <w:t>13.2</w:t>
            </w:r>
          </w:p>
        </w:tc>
        <w:tc>
          <w:tcPr>
            <w:tcW w:w="0" w:type="auto"/>
          </w:tcPr>
          <w:p w14:paraId="1CF57FE1" w14:textId="77777777" w:rsidR="00BD5912" w:rsidRDefault="00AC559F">
            <w:pPr>
              <w:jc w:val="right"/>
            </w:pPr>
            <w:r>
              <w:t>10.9</w:t>
            </w:r>
          </w:p>
        </w:tc>
        <w:tc>
          <w:tcPr>
            <w:tcW w:w="0" w:type="auto"/>
          </w:tcPr>
          <w:p w14:paraId="1CF57FE2" w14:textId="77777777" w:rsidR="00BD5912" w:rsidRDefault="00AC559F">
            <w:pPr>
              <w:jc w:val="right"/>
            </w:pPr>
            <w:r>
              <w:t>14.6</w:t>
            </w:r>
          </w:p>
        </w:tc>
      </w:tr>
      <w:tr w:rsidR="00BD5912" w14:paraId="1CF57FE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E4" w14:textId="77777777" w:rsidR="00BD5912" w:rsidRDefault="00AC559F">
            <w:r>
              <w:t>Downstream</w:t>
            </w:r>
          </w:p>
        </w:tc>
        <w:tc>
          <w:tcPr>
            <w:tcW w:w="0" w:type="auto"/>
          </w:tcPr>
          <w:p w14:paraId="1CF57FE5" w14:textId="77777777" w:rsidR="00BD5912" w:rsidRDefault="00AC559F">
            <w:r>
              <w:t>AB</w:t>
            </w:r>
          </w:p>
        </w:tc>
        <w:tc>
          <w:tcPr>
            <w:tcW w:w="0" w:type="auto"/>
          </w:tcPr>
          <w:p w14:paraId="1CF57FE6" w14:textId="77777777" w:rsidR="00BD5912" w:rsidRDefault="00AC559F">
            <w:pPr>
              <w:jc w:val="right"/>
            </w:pPr>
            <w:r>
              <w:t>122</w:t>
            </w:r>
          </w:p>
        </w:tc>
        <w:tc>
          <w:tcPr>
            <w:tcW w:w="0" w:type="auto"/>
          </w:tcPr>
          <w:p w14:paraId="1CF57FE7" w14:textId="77777777" w:rsidR="00BD5912" w:rsidRDefault="00AC559F">
            <w:pPr>
              <w:jc w:val="right"/>
            </w:pPr>
            <w:r>
              <w:t>1.2</w:t>
            </w:r>
          </w:p>
        </w:tc>
        <w:tc>
          <w:tcPr>
            <w:tcW w:w="0" w:type="auto"/>
          </w:tcPr>
          <w:p w14:paraId="1CF57FE8" w14:textId="77777777" w:rsidR="00BD5912" w:rsidRDefault="00AC559F">
            <w:pPr>
              <w:jc w:val="right"/>
            </w:pPr>
            <w:r>
              <w:t>8.7</w:t>
            </w:r>
          </w:p>
        </w:tc>
        <w:tc>
          <w:tcPr>
            <w:tcW w:w="0" w:type="auto"/>
          </w:tcPr>
          <w:p w14:paraId="1CF57FE9" w14:textId="77777777" w:rsidR="00BD5912" w:rsidRDefault="00AC559F">
            <w:pPr>
              <w:jc w:val="right"/>
            </w:pPr>
            <w:r>
              <w:t>6.6</w:t>
            </w:r>
          </w:p>
        </w:tc>
        <w:tc>
          <w:tcPr>
            <w:tcW w:w="0" w:type="auto"/>
          </w:tcPr>
          <w:p w14:paraId="1CF57FEA" w14:textId="77777777" w:rsidR="00BD5912" w:rsidRDefault="00AC559F">
            <w:pPr>
              <w:jc w:val="right"/>
            </w:pPr>
            <w:r>
              <w:t>9.5</w:t>
            </w:r>
          </w:p>
        </w:tc>
      </w:tr>
      <w:tr w:rsidR="00BD5912" w14:paraId="1CF57FF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EC" w14:textId="77777777" w:rsidR="00BD5912" w:rsidRDefault="00AC559F">
            <w:r>
              <w:t>Downstream</w:t>
            </w:r>
          </w:p>
        </w:tc>
        <w:tc>
          <w:tcPr>
            <w:tcW w:w="0" w:type="auto"/>
          </w:tcPr>
          <w:p w14:paraId="1CF57FED" w14:textId="77777777" w:rsidR="00BD5912" w:rsidRDefault="00AC559F">
            <w:r>
              <w:t>BT</w:t>
            </w:r>
          </w:p>
        </w:tc>
        <w:tc>
          <w:tcPr>
            <w:tcW w:w="0" w:type="auto"/>
          </w:tcPr>
          <w:p w14:paraId="1CF57FEE" w14:textId="77777777" w:rsidR="00BD5912" w:rsidRDefault="00AC559F">
            <w:pPr>
              <w:jc w:val="right"/>
            </w:pPr>
            <w:r>
              <w:t>24</w:t>
            </w:r>
          </w:p>
        </w:tc>
        <w:tc>
          <w:tcPr>
            <w:tcW w:w="0" w:type="auto"/>
          </w:tcPr>
          <w:p w14:paraId="1CF57FEF" w14:textId="77777777" w:rsidR="00BD5912" w:rsidRDefault="00AC559F">
            <w:pPr>
              <w:jc w:val="right"/>
            </w:pPr>
            <w:r>
              <w:t>1.5</w:t>
            </w:r>
          </w:p>
        </w:tc>
        <w:tc>
          <w:tcPr>
            <w:tcW w:w="0" w:type="auto"/>
          </w:tcPr>
          <w:p w14:paraId="1CF57FF0" w14:textId="77777777" w:rsidR="00BD5912" w:rsidRDefault="00AC559F">
            <w:pPr>
              <w:jc w:val="right"/>
            </w:pPr>
            <w:r>
              <w:t>9.7</w:t>
            </w:r>
          </w:p>
        </w:tc>
        <w:tc>
          <w:tcPr>
            <w:tcW w:w="0" w:type="auto"/>
          </w:tcPr>
          <w:p w14:paraId="1CF57FF1" w14:textId="77777777" w:rsidR="00BD5912" w:rsidRDefault="00AC559F">
            <w:pPr>
              <w:jc w:val="right"/>
            </w:pPr>
            <w:r>
              <w:t>7.4</w:t>
            </w:r>
          </w:p>
        </w:tc>
        <w:tc>
          <w:tcPr>
            <w:tcW w:w="0" w:type="auto"/>
          </w:tcPr>
          <w:p w14:paraId="1CF57FF2" w14:textId="77777777" w:rsidR="00BD5912" w:rsidRDefault="00AC559F">
            <w:pPr>
              <w:jc w:val="right"/>
            </w:pPr>
            <w:r>
              <w:t>12.6</w:t>
            </w:r>
          </w:p>
        </w:tc>
      </w:tr>
      <w:tr w:rsidR="00BD5912" w14:paraId="1CF57FF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7FF4" w14:textId="77777777" w:rsidR="00BD5912" w:rsidRDefault="00AC559F">
            <w:r>
              <w:t>Downstream</w:t>
            </w:r>
          </w:p>
        </w:tc>
        <w:tc>
          <w:tcPr>
            <w:tcW w:w="0" w:type="auto"/>
          </w:tcPr>
          <w:p w14:paraId="1CF57FF5" w14:textId="77777777" w:rsidR="00BD5912" w:rsidRDefault="00AC559F">
            <w:r>
              <w:t>CS</w:t>
            </w:r>
          </w:p>
        </w:tc>
        <w:tc>
          <w:tcPr>
            <w:tcW w:w="0" w:type="auto"/>
          </w:tcPr>
          <w:p w14:paraId="1CF57FF6" w14:textId="77777777" w:rsidR="00BD5912" w:rsidRDefault="00AC559F">
            <w:pPr>
              <w:jc w:val="right"/>
            </w:pPr>
            <w:r>
              <w:t>23</w:t>
            </w:r>
          </w:p>
        </w:tc>
        <w:tc>
          <w:tcPr>
            <w:tcW w:w="0" w:type="auto"/>
          </w:tcPr>
          <w:p w14:paraId="1CF57FF7" w14:textId="77777777" w:rsidR="00BD5912" w:rsidRDefault="00AC559F">
            <w:pPr>
              <w:jc w:val="right"/>
            </w:pPr>
            <w:r>
              <w:t>-4.4</w:t>
            </w:r>
          </w:p>
        </w:tc>
        <w:tc>
          <w:tcPr>
            <w:tcW w:w="0" w:type="auto"/>
          </w:tcPr>
          <w:p w14:paraId="1CF57FF8" w14:textId="77777777" w:rsidR="00BD5912" w:rsidRDefault="00AC559F">
            <w:pPr>
              <w:jc w:val="right"/>
            </w:pPr>
            <w:r>
              <w:t>6.8</w:t>
            </w:r>
          </w:p>
        </w:tc>
        <w:tc>
          <w:tcPr>
            <w:tcW w:w="0" w:type="auto"/>
          </w:tcPr>
          <w:p w14:paraId="1CF57FF9" w14:textId="77777777" w:rsidR="00BD5912" w:rsidRDefault="00AC559F">
            <w:pPr>
              <w:jc w:val="right"/>
            </w:pPr>
            <w:r>
              <w:t>6.0</w:t>
            </w:r>
          </w:p>
        </w:tc>
        <w:tc>
          <w:tcPr>
            <w:tcW w:w="0" w:type="auto"/>
          </w:tcPr>
          <w:p w14:paraId="1CF57FFA" w14:textId="77777777" w:rsidR="00BD5912" w:rsidRDefault="00AC559F">
            <w:pPr>
              <w:jc w:val="right"/>
            </w:pPr>
            <w:r>
              <w:t>8.9</w:t>
            </w:r>
          </w:p>
        </w:tc>
      </w:tr>
      <w:tr w:rsidR="00BD5912" w14:paraId="1CF5800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7FFC" w14:textId="77777777" w:rsidR="00BD5912" w:rsidRDefault="00AC559F">
            <w:r>
              <w:t>Downstream</w:t>
            </w:r>
          </w:p>
        </w:tc>
        <w:tc>
          <w:tcPr>
            <w:tcW w:w="0" w:type="auto"/>
          </w:tcPr>
          <w:p w14:paraId="1CF57FFD" w14:textId="77777777" w:rsidR="00BD5912" w:rsidRDefault="00AC559F">
            <w:r>
              <w:t>GB</w:t>
            </w:r>
          </w:p>
        </w:tc>
        <w:tc>
          <w:tcPr>
            <w:tcW w:w="0" w:type="auto"/>
          </w:tcPr>
          <w:p w14:paraId="1CF57FFE" w14:textId="77777777" w:rsidR="00BD5912" w:rsidRDefault="00AC559F">
            <w:pPr>
              <w:jc w:val="right"/>
            </w:pPr>
            <w:r>
              <w:t>7</w:t>
            </w:r>
          </w:p>
        </w:tc>
        <w:tc>
          <w:tcPr>
            <w:tcW w:w="0" w:type="auto"/>
          </w:tcPr>
          <w:p w14:paraId="1CF57FFF" w14:textId="77777777" w:rsidR="00BD5912" w:rsidRDefault="00AC559F">
            <w:pPr>
              <w:jc w:val="right"/>
            </w:pPr>
            <w:r>
              <w:t>-2.0</w:t>
            </w:r>
          </w:p>
        </w:tc>
        <w:tc>
          <w:tcPr>
            <w:tcW w:w="0" w:type="auto"/>
          </w:tcPr>
          <w:p w14:paraId="1CF58000" w14:textId="77777777" w:rsidR="00BD5912" w:rsidRDefault="00AC559F">
            <w:pPr>
              <w:jc w:val="right"/>
            </w:pPr>
            <w:r>
              <w:t>15.1</w:t>
            </w:r>
          </w:p>
        </w:tc>
        <w:tc>
          <w:tcPr>
            <w:tcW w:w="0" w:type="auto"/>
          </w:tcPr>
          <w:p w14:paraId="1CF58001" w14:textId="77777777" w:rsidR="00BD5912" w:rsidRDefault="00AC559F">
            <w:pPr>
              <w:jc w:val="right"/>
            </w:pPr>
            <w:r>
              <w:t>12.4</w:t>
            </w:r>
          </w:p>
        </w:tc>
        <w:tc>
          <w:tcPr>
            <w:tcW w:w="0" w:type="auto"/>
          </w:tcPr>
          <w:p w14:paraId="1CF58002" w14:textId="77777777" w:rsidR="00BD5912" w:rsidRDefault="00AC559F">
            <w:pPr>
              <w:jc w:val="right"/>
            </w:pPr>
            <w:r>
              <w:t>18.2</w:t>
            </w:r>
          </w:p>
        </w:tc>
      </w:tr>
      <w:tr w:rsidR="00BD5912" w14:paraId="1CF5800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04" w14:textId="77777777" w:rsidR="00BD5912" w:rsidRDefault="00AC559F">
            <w:r>
              <w:t>Downstream</w:t>
            </w:r>
          </w:p>
        </w:tc>
        <w:tc>
          <w:tcPr>
            <w:tcW w:w="0" w:type="auto"/>
          </w:tcPr>
          <w:p w14:paraId="1CF58005" w14:textId="77777777" w:rsidR="00BD5912" w:rsidRDefault="00AC559F">
            <w:r>
              <w:t>JG</w:t>
            </w:r>
          </w:p>
        </w:tc>
        <w:tc>
          <w:tcPr>
            <w:tcW w:w="0" w:type="auto"/>
          </w:tcPr>
          <w:p w14:paraId="1CF58006" w14:textId="77777777" w:rsidR="00BD5912" w:rsidRDefault="00AC559F">
            <w:pPr>
              <w:jc w:val="right"/>
            </w:pPr>
            <w:r>
              <w:t>5</w:t>
            </w:r>
          </w:p>
        </w:tc>
        <w:tc>
          <w:tcPr>
            <w:tcW w:w="0" w:type="auto"/>
          </w:tcPr>
          <w:p w14:paraId="1CF58007" w14:textId="77777777" w:rsidR="00BD5912" w:rsidRDefault="00AC559F">
            <w:pPr>
              <w:jc w:val="right"/>
            </w:pPr>
            <w:r>
              <w:t>-7.4</w:t>
            </w:r>
          </w:p>
        </w:tc>
        <w:tc>
          <w:tcPr>
            <w:tcW w:w="0" w:type="auto"/>
          </w:tcPr>
          <w:p w14:paraId="1CF58008" w14:textId="77777777" w:rsidR="00BD5912" w:rsidRDefault="00AC559F">
            <w:pPr>
              <w:jc w:val="right"/>
            </w:pPr>
            <w:r>
              <w:t>12.1</w:t>
            </w:r>
          </w:p>
        </w:tc>
        <w:tc>
          <w:tcPr>
            <w:tcW w:w="0" w:type="auto"/>
          </w:tcPr>
          <w:p w14:paraId="1CF58009" w14:textId="77777777" w:rsidR="00BD5912" w:rsidRDefault="00AC559F">
            <w:pPr>
              <w:jc w:val="right"/>
            </w:pPr>
            <w:r>
              <w:t>10.7</w:t>
            </w:r>
          </w:p>
        </w:tc>
        <w:tc>
          <w:tcPr>
            <w:tcW w:w="0" w:type="auto"/>
          </w:tcPr>
          <w:p w14:paraId="1CF5800A" w14:textId="77777777" w:rsidR="00BD5912" w:rsidRDefault="00AC559F">
            <w:pPr>
              <w:jc w:val="right"/>
            </w:pPr>
            <w:r>
              <w:t>13.0</w:t>
            </w:r>
          </w:p>
        </w:tc>
      </w:tr>
      <w:tr w:rsidR="00BD5912" w14:paraId="1CF5801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0C" w14:textId="77777777" w:rsidR="00BD5912" w:rsidRDefault="00AC559F">
            <w:r>
              <w:t>Downstream</w:t>
            </w:r>
          </w:p>
        </w:tc>
        <w:tc>
          <w:tcPr>
            <w:tcW w:w="0" w:type="auto"/>
          </w:tcPr>
          <w:p w14:paraId="1CF5800D" w14:textId="77777777" w:rsidR="00BD5912" w:rsidRDefault="00AC559F">
            <w:r>
              <w:t>BC</w:t>
            </w:r>
          </w:p>
        </w:tc>
        <w:tc>
          <w:tcPr>
            <w:tcW w:w="0" w:type="auto"/>
          </w:tcPr>
          <w:p w14:paraId="1CF5800E" w14:textId="77777777" w:rsidR="00BD5912" w:rsidRDefault="00AC559F">
            <w:pPr>
              <w:jc w:val="right"/>
            </w:pPr>
            <w:r>
              <w:t>4</w:t>
            </w:r>
          </w:p>
        </w:tc>
        <w:tc>
          <w:tcPr>
            <w:tcW w:w="0" w:type="auto"/>
          </w:tcPr>
          <w:p w14:paraId="1CF5800F" w14:textId="77777777" w:rsidR="00BD5912" w:rsidRDefault="00AC559F">
            <w:pPr>
              <w:jc w:val="right"/>
            </w:pPr>
            <w:r>
              <w:t>-12.4</w:t>
            </w:r>
          </w:p>
        </w:tc>
        <w:tc>
          <w:tcPr>
            <w:tcW w:w="0" w:type="auto"/>
          </w:tcPr>
          <w:p w14:paraId="1CF58010" w14:textId="77777777" w:rsidR="00BD5912" w:rsidRDefault="00AC559F">
            <w:pPr>
              <w:jc w:val="right"/>
            </w:pPr>
            <w:r>
              <w:t>17.0</w:t>
            </w:r>
          </w:p>
        </w:tc>
        <w:tc>
          <w:tcPr>
            <w:tcW w:w="0" w:type="auto"/>
          </w:tcPr>
          <w:p w14:paraId="1CF58011" w14:textId="77777777" w:rsidR="00BD5912" w:rsidRDefault="00AC559F">
            <w:pPr>
              <w:jc w:val="right"/>
            </w:pPr>
            <w:r>
              <w:t>13.0</w:t>
            </w:r>
          </w:p>
        </w:tc>
        <w:tc>
          <w:tcPr>
            <w:tcW w:w="0" w:type="auto"/>
          </w:tcPr>
          <w:p w14:paraId="1CF58012" w14:textId="77777777" w:rsidR="00BD5912" w:rsidRDefault="00AC559F">
            <w:pPr>
              <w:jc w:val="right"/>
            </w:pPr>
            <w:r>
              <w:t>14.5</w:t>
            </w:r>
          </w:p>
        </w:tc>
      </w:tr>
    </w:tbl>
    <w:p w14:paraId="1CF58014" w14:textId="77777777" w:rsidR="00BD5912" w:rsidRDefault="00AC559F">
      <w:pPr>
        <w:pStyle w:val="Heading2"/>
      </w:pPr>
      <w:bookmarkStart w:id="99" w:name="_Toc171677880"/>
      <w:bookmarkStart w:id="100" w:name="species-composition"/>
      <w:bookmarkEnd w:id="93"/>
      <w:r>
        <w:lastRenderedPageBreak/>
        <w:t>4.2</w:t>
      </w:r>
      <w:r>
        <w:tab/>
        <w:t>Species Composition</w:t>
      </w:r>
      <w:bookmarkEnd w:id="99"/>
    </w:p>
    <w:p w14:paraId="1CF58015" w14:textId="1CB1602E" w:rsidR="00BD5912" w:rsidRDefault="00AC559F">
      <w:r>
        <w:t xml:space="preserve">Thirty-eight species composition sampling events were conducted between early February and late June across 2021, 2022 and 2023. Steelhead and bull trout were the primary species encountered during sampling. The majority of captured steelhead were </w:t>
      </w:r>
      <w:proofErr w:type="gramStart"/>
      <w:r>
        <w:t>natural-origin</w:t>
      </w:r>
      <w:proofErr w:type="gramEnd"/>
      <w:r>
        <w:t xml:space="preserve">. Two hatchery-origin steelhead were captured in early April 2021, three hatchery-origin steelhead were captured in mid-March of 2022, and four hatchery-origin steelhead were captured in 2023: one in early February, one in early March, and two in late April (Table 4.4). </w:t>
      </w:r>
      <w:ins w:id="101" w:author="Craig, Bethany E (DFW)" w:date="2024-07-19T11:43:00Z" w16du:dateUtc="2024-07-19T18:43:00Z">
        <w:r w:rsidR="00EC2C1F">
          <w:t xml:space="preserve">All hatchery-origin </w:t>
        </w:r>
        <w:proofErr w:type="gramStart"/>
        <w:r w:rsidR="00EC2C1F">
          <w:t>steelhead</w:t>
        </w:r>
        <w:proofErr w:type="gramEnd"/>
        <w:r w:rsidR="00EC2C1F">
          <w:t xml:space="preserve"> were encountered after the last observed </w:t>
        </w:r>
        <w:r w:rsidR="00335FD8">
          <w:t xml:space="preserve">steelhead entered the Dungeness Hatchery </w:t>
        </w:r>
      </w:ins>
      <w:ins w:id="102" w:author="Craig, Bethany E (DFW)" w:date="2024-07-19T11:45:00Z" w16du:dateUtc="2024-07-19T18:45:00Z">
        <w:r w:rsidR="004E701A">
          <w:t xml:space="preserve">each </w:t>
        </w:r>
      </w:ins>
      <w:ins w:id="103" w:author="Craig, Bethany E (DFW)" w:date="2024-07-19T11:46:00Z" w16du:dateUtc="2024-07-19T18:46:00Z">
        <w:r w:rsidR="004E701A">
          <w:t xml:space="preserve">year </w:t>
        </w:r>
      </w:ins>
      <w:ins w:id="104" w:author="Craig, Bethany E (DFW)" w:date="2024-07-19T11:43:00Z" w16du:dateUtc="2024-07-19T18:43:00Z">
        <w:r w:rsidR="00335FD8">
          <w:t xml:space="preserve">(WDFW, </w:t>
        </w:r>
      </w:ins>
      <w:proofErr w:type="spellStart"/>
      <w:ins w:id="105" w:author="Craig, Bethany E (DFW)" w:date="2024-07-19T11:45:00Z" w16du:dateUtc="2024-07-19T18:45:00Z">
        <w:r w:rsidR="00D63165">
          <w:t>FishBooks</w:t>
        </w:r>
        <w:proofErr w:type="spellEnd"/>
        <w:r w:rsidR="00D63165">
          <w:t xml:space="preserve"> Hatchery Database)</w:t>
        </w:r>
        <w:r w:rsidR="004E701A">
          <w:t xml:space="preserve">, and are </w:t>
        </w:r>
      </w:ins>
      <w:ins w:id="106" w:author="Craig, Bethany E (DFW)" w:date="2024-07-19T11:46:00Z" w16du:dateUtc="2024-07-19T18:46:00Z">
        <w:r w:rsidR="004E701A">
          <w:t>included here in our estimates of escapement</w:t>
        </w:r>
      </w:ins>
      <w:ins w:id="107" w:author="Craig, Bethany E (DFW)" w:date="2024-07-19T11:45:00Z" w16du:dateUtc="2024-07-19T18:45:00Z">
        <w:r w:rsidR="004E701A">
          <w:t xml:space="preserve">. </w:t>
        </w:r>
      </w:ins>
      <w:r>
        <w:t xml:space="preserve">Steelhead </w:t>
      </w:r>
      <w:proofErr w:type="spellStart"/>
      <w:r>
        <w:t>kelts</w:t>
      </w:r>
      <w:proofErr w:type="spellEnd"/>
      <w:r>
        <w:t xml:space="preserve"> were encountered starting in June 2021, May 2022, and mid-April 2023 (Table 4.4). From the species composition netting, there are 166 fish to use in this model. The lengths of these fish can be seen in Figure 4.3.</w:t>
      </w:r>
    </w:p>
    <w:p w14:paraId="1CF58016" w14:textId="77777777" w:rsidR="00BD5912" w:rsidRDefault="00AC559F">
      <w:bookmarkStart w:id="108" w:name="tab:spp-cnts-date"/>
      <w:bookmarkEnd w:id="108"/>
      <w:r>
        <w:t xml:space="preserve">Table 4.4: Counts of species encountered during species composition sampling in the lower Dungeness River in 2021 - 2023, with steelhead differentiated by mark status (marked (AD) or unmarked (UM)) and </w:t>
      </w:r>
      <w:proofErr w:type="spellStart"/>
      <w:r>
        <w:t>kelt</w:t>
      </w:r>
      <w:proofErr w:type="spellEnd"/>
      <w:r>
        <w:t xml:space="preserve"> status.</w:t>
      </w:r>
    </w:p>
    <w:tbl>
      <w:tblPr>
        <w:tblStyle w:val="Table-WDFW"/>
        <w:tblW w:w="0" w:type="auto"/>
        <w:jc w:val="center"/>
        <w:tblLook w:val="0020" w:firstRow="1" w:lastRow="0" w:firstColumn="0" w:lastColumn="0" w:noHBand="0" w:noVBand="0"/>
        <w:tblCaption w:val="Table 4.4: Counts of species encountered during species composition sampling in the lower Dungeness River in 2021 - 2023, with steelhead differentiated by mark status (marked (AD) or unmarked (UM)) and kelt status."/>
      </w:tblPr>
      <w:tblGrid>
        <w:gridCol w:w="714"/>
        <w:gridCol w:w="908"/>
        <w:gridCol w:w="802"/>
        <w:gridCol w:w="1189"/>
        <w:gridCol w:w="1214"/>
        <w:gridCol w:w="1214"/>
        <w:gridCol w:w="1324"/>
        <w:gridCol w:w="1285"/>
      </w:tblGrid>
      <w:tr w:rsidR="00BD5912" w14:paraId="1CF5801F"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017" w14:textId="77777777" w:rsidR="00BD5912" w:rsidRDefault="00AC559F">
            <w:pPr>
              <w:jc w:val="center"/>
            </w:pPr>
            <w:r>
              <w:t>Year</w:t>
            </w:r>
          </w:p>
        </w:tc>
        <w:tc>
          <w:tcPr>
            <w:tcW w:w="0" w:type="auto"/>
          </w:tcPr>
          <w:p w14:paraId="1CF58018" w14:textId="77777777" w:rsidR="00BD5912" w:rsidRDefault="00AC559F">
            <w:pPr>
              <w:jc w:val="center"/>
            </w:pPr>
            <w:r>
              <w:t>Date</w:t>
            </w:r>
          </w:p>
        </w:tc>
        <w:tc>
          <w:tcPr>
            <w:tcW w:w="802" w:type="dxa"/>
          </w:tcPr>
          <w:p w14:paraId="1CF58019" w14:textId="77777777" w:rsidR="00BD5912" w:rsidRDefault="00AC559F">
            <w:pPr>
              <w:jc w:val="center"/>
            </w:pPr>
            <w:r>
              <w:t>Bull Trout</w:t>
            </w:r>
          </w:p>
        </w:tc>
        <w:tc>
          <w:tcPr>
            <w:tcW w:w="0" w:type="auto"/>
          </w:tcPr>
          <w:p w14:paraId="1CF5801A" w14:textId="77777777" w:rsidR="00BD5912" w:rsidRDefault="00AC559F">
            <w:pPr>
              <w:jc w:val="center"/>
            </w:pPr>
            <w:r>
              <w:t>Cutthroat</w:t>
            </w:r>
          </w:p>
        </w:tc>
        <w:tc>
          <w:tcPr>
            <w:tcW w:w="1214" w:type="dxa"/>
          </w:tcPr>
          <w:p w14:paraId="1CF5801B" w14:textId="77777777" w:rsidR="00BD5912" w:rsidRDefault="00AC559F">
            <w:pPr>
              <w:jc w:val="center"/>
            </w:pPr>
            <w:r>
              <w:t>Steelhead (UM)</w:t>
            </w:r>
          </w:p>
        </w:tc>
        <w:tc>
          <w:tcPr>
            <w:tcW w:w="1214" w:type="dxa"/>
          </w:tcPr>
          <w:p w14:paraId="1CF5801C" w14:textId="77777777" w:rsidR="00BD5912" w:rsidRDefault="00AC559F">
            <w:pPr>
              <w:jc w:val="center"/>
            </w:pPr>
            <w:r>
              <w:t>Steelhead (AD)</w:t>
            </w:r>
          </w:p>
        </w:tc>
        <w:tc>
          <w:tcPr>
            <w:tcW w:w="1324" w:type="dxa"/>
          </w:tcPr>
          <w:p w14:paraId="1CF5801D" w14:textId="77777777" w:rsidR="00BD5912" w:rsidRDefault="00AC559F">
            <w:pPr>
              <w:jc w:val="center"/>
            </w:pPr>
            <w:r>
              <w:t>Steelhead Kelt (UM)</w:t>
            </w:r>
          </w:p>
        </w:tc>
        <w:tc>
          <w:tcPr>
            <w:tcW w:w="1285" w:type="dxa"/>
          </w:tcPr>
          <w:p w14:paraId="1CF5801E" w14:textId="77777777" w:rsidR="00BD5912" w:rsidRDefault="00AC559F">
            <w:pPr>
              <w:jc w:val="center"/>
            </w:pPr>
            <w:r>
              <w:t>Steelhead Kelt (AD)</w:t>
            </w:r>
          </w:p>
        </w:tc>
      </w:tr>
      <w:tr w:rsidR="00BD5912" w14:paraId="1CF5802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20" w14:textId="77777777" w:rsidR="00BD5912" w:rsidRDefault="00AC559F">
            <w:pPr>
              <w:jc w:val="center"/>
            </w:pPr>
            <w:r>
              <w:t>2021</w:t>
            </w:r>
          </w:p>
        </w:tc>
        <w:tc>
          <w:tcPr>
            <w:tcW w:w="0" w:type="auto"/>
          </w:tcPr>
          <w:p w14:paraId="1CF58021" w14:textId="77777777" w:rsidR="00BD5912" w:rsidRDefault="00AC559F">
            <w:pPr>
              <w:jc w:val="center"/>
            </w:pPr>
            <w:r>
              <w:t>Feb 03</w:t>
            </w:r>
          </w:p>
        </w:tc>
        <w:tc>
          <w:tcPr>
            <w:tcW w:w="802" w:type="dxa"/>
          </w:tcPr>
          <w:p w14:paraId="1CF58022" w14:textId="77777777" w:rsidR="00BD5912" w:rsidRDefault="00AC559F">
            <w:pPr>
              <w:jc w:val="center"/>
            </w:pPr>
            <w:r>
              <w:t>3</w:t>
            </w:r>
          </w:p>
        </w:tc>
        <w:tc>
          <w:tcPr>
            <w:tcW w:w="0" w:type="auto"/>
          </w:tcPr>
          <w:p w14:paraId="1CF58023" w14:textId="77777777" w:rsidR="00BD5912" w:rsidRDefault="00AC559F">
            <w:pPr>
              <w:jc w:val="center"/>
            </w:pPr>
            <w:r>
              <w:t>0</w:t>
            </w:r>
          </w:p>
        </w:tc>
        <w:tc>
          <w:tcPr>
            <w:tcW w:w="1214" w:type="dxa"/>
          </w:tcPr>
          <w:p w14:paraId="1CF58024" w14:textId="77777777" w:rsidR="00BD5912" w:rsidRDefault="00AC559F">
            <w:pPr>
              <w:jc w:val="center"/>
            </w:pPr>
            <w:r>
              <w:t>0</w:t>
            </w:r>
          </w:p>
        </w:tc>
        <w:tc>
          <w:tcPr>
            <w:tcW w:w="1214" w:type="dxa"/>
          </w:tcPr>
          <w:p w14:paraId="1CF58025" w14:textId="77777777" w:rsidR="00BD5912" w:rsidRDefault="00AC559F">
            <w:pPr>
              <w:jc w:val="center"/>
            </w:pPr>
            <w:r>
              <w:t>0</w:t>
            </w:r>
          </w:p>
        </w:tc>
        <w:tc>
          <w:tcPr>
            <w:tcW w:w="1324" w:type="dxa"/>
          </w:tcPr>
          <w:p w14:paraId="1CF58026" w14:textId="77777777" w:rsidR="00BD5912" w:rsidRDefault="00AC559F">
            <w:pPr>
              <w:jc w:val="center"/>
            </w:pPr>
            <w:r>
              <w:t>0</w:t>
            </w:r>
          </w:p>
        </w:tc>
        <w:tc>
          <w:tcPr>
            <w:tcW w:w="1285" w:type="dxa"/>
          </w:tcPr>
          <w:p w14:paraId="1CF58027" w14:textId="77777777" w:rsidR="00BD5912" w:rsidRDefault="00AC559F">
            <w:pPr>
              <w:jc w:val="center"/>
            </w:pPr>
            <w:r>
              <w:t>0</w:t>
            </w:r>
          </w:p>
        </w:tc>
      </w:tr>
      <w:tr w:rsidR="00BD5912" w14:paraId="1CF5803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29" w14:textId="77777777" w:rsidR="00BD5912" w:rsidRDefault="00AC559F">
            <w:pPr>
              <w:jc w:val="center"/>
            </w:pPr>
            <w:r>
              <w:t>2021</w:t>
            </w:r>
          </w:p>
        </w:tc>
        <w:tc>
          <w:tcPr>
            <w:tcW w:w="0" w:type="auto"/>
          </w:tcPr>
          <w:p w14:paraId="1CF5802A" w14:textId="77777777" w:rsidR="00BD5912" w:rsidRDefault="00AC559F">
            <w:pPr>
              <w:jc w:val="center"/>
            </w:pPr>
            <w:r>
              <w:t>Feb 17</w:t>
            </w:r>
          </w:p>
        </w:tc>
        <w:tc>
          <w:tcPr>
            <w:tcW w:w="802" w:type="dxa"/>
          </w:tcPr>
          <w:p w14:paraId="1CF5802B" w14:textId="77777777" w:rsidR="00BD5912" w:rsidRDefault="00AC559F">
            <w:pPr>
              <w:jc w:val="center"/>
            </w:pPr>
            <w:r>
              <w:t>1</w:t>
            </w:r>
          </w:p>
        </w:tc>
        <w:tc>
          <w:tcPr>
            <w:tcW w:w="0" w:type="auto"/>
          </w:tcPr>
          <w:p w14:paraId="1CF5802C" w14:textId="77777777" w:rsidR="00BD5912" w:rsidRDefault="00AC559F">
            <w:pPr>
              <w:jc w:val="center"/>
            </w:pPr>
            <w:r>
              <w:t>0</w:t>
            </w:r>
          </w:p>
        </w:tc>
        <w:tc>
          <w:tcPr>
            <w:tcW w:w="1214" w:type="dxa"/>
          </w:tcPr>
          <w:p w14:paraId="1CF5802D" w14:textId="77777777" w:rsidR="00BD5912" w:rsidRDefault="00AC559F">
            <w:pPr>
              <w:jc w:val="center"/>
            </w:pPr>
            <w:r>
              <w:t>3</w:t>
            </w:r>
          </w:p>
        </w:tc>
        <w:tc>
          <w:tcPr>
            <w:tcW w:w="1214" w:type="dxa"/>
          </w:tcPr>
          <w:p w14:paraId="1CF5802E" w14:textId="77777777" w:rsidR="00BD5912" w:rsidRDefault="00AC559F">
            <w:pPr>
              <w:jc w:val="center"/>
            </w:pPr>
            <w:r>
              <w:t>0</w:t>
            </w:r>
          </w:p>
        </w:tc>
        <w:tc>
          <w:tcPr>
            <w:tcW w:w="1324" w:type="dxa"/>
          </w:tcPr>
          <w:p w14:paraId="1CF5802F" w14:textId="77777777" w:rsidR="00BD5912" w:rsidRDefault="00AC559F">
            <w:pPr>
              <w:jc w:val="center"/>
            </w:pPr>
            <w:r>
              <w:t>0</w:t>
            </w:r>
          </w:p>
        </w:tc>
        <w:tc>
          <w:tcPr>
            <w:tcW w:w="1285" w:type="dxa"/>
          </w:tcPr>
          <w:p w14:paraId="1CF58030" w14:textId="77777777" w:rsidR="00BD5912" w:rsidRDefault="00AC559F">
            <w:pPr>
              <w:jc w:val="center"/>
            </w:pPr>
            <w:r>
              <w:t>0</w:t>
            </w:r>
          </w:p>
        </w:tc>
      </w:tr>
      <w:tr w:rsidR="00BD5912" w14:paraId="1CF5803A"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32" w14:textId="77777777" w:rsidR="00BD5912" w:rsidRDefault="00AC559F">
            <w:pPr>
              <w:jc w:val="center"/>
            </w:pPr>
            <w:r>
              <w:t>2021</w:t>
            </w:r>
          </w:p>
        </w:tc>
        <w:tc>
          <w:tcPr>
            <w:tcW w:w="0" w:type="auto"/>
          </w:tcPr>
          <w:p w14:paraId="1CF58033" w14:textId="77777777" w:rsidR="00BD5912" w:rsidRDefault="00AC559F">
            <w:pPr>
              <w:jc w:val="center"/>
            </w:pPr>
            <w:r>
              <w:t>Feb 25</w:t>
            </w:r>
          </w:p>
        </w:tc>
        <w:tc>
          <w:tcPr>
            <w:tcW w:w="802" w:type="dxa"/>
          </w:tcPr>
          <w:p w14:paraId="1CF58034" w14:textId="77777777" w:rsidR="00BD5912" w:rsidRDefault="00AC559F">
            <w:pPr>
              <w:jc w:val="center"/>
            </w:pPr>
            <w:r>
              <w:t>0</w:t>
            </w:r>
          </w:p>
        </w:tc>
        <w:tc>
          <w:tcPr>
            <w:tcW w:w="0" w:type="auto"/>
          </w:tcPr>
          <w:p w14:paraId="1CF58035" w14:textId="77777777" w:rsidR="00BD5912" w:rsidRDefault="00AC559F">
            <w:pPr>
              <w:jc w:val="center"/>
            </w:pPr>
            <w:r>
              <w:t>0</w:t>
            </w:r>
          </w:p>
        </w:tc>
        <w:tc>
          <w:tcPr>
            <w:tcW w:w="1214" w:type="dxa"/>
          </w:tcPr>
          <w:p w14:paraId="1CF58036" w14:textId="77777777" w:rsidR="00BD5912" w:rsidRDefault="00AC559F">
            <w:pPr>
              <w:jc w:val="center"/>
            </w:pPr>
            <w:r>
              <w:t>2</w:t>
            </w:r>
          </w:p>
        </w:tc>
        <w:tc>
          <w:tcPr>
            <w:tcW w:w="1214" w:type="dxa"/>
          </w:tcPr>
          <w:p w14:paraId="1CF58037" w14:textId="77777777" w:rsidR="00BD5912" w:rsidRDefault="00AC559F">
            <w:pPr>
              <w:jc w:val="center"/>
            </w:pPr>
            <w:r>
              <w:t>0</w:t>
            </w:r>
          </w:p>
        </w:tc>
        <w:tc>
          <w:tcPr>
            <w:tcW w:w="1324" w:type="dxa"/>
          </w:tcPr>
          <w:p w14:paraId="1CF58038" w14:textId="77777777" w:rsidR="00BD5912" w:rsidRDefault="00AC559F">
            <w:pPr>
              <w:jc w:val="center"/>
            </w:pPr>
            <w:r>
              <w:t>0</w:t>
            </w:r>
          </w:p>
        </w:tc>
        <w:tc>
          <w:tcPr>
            <w:tcW w:w="1285" w:type="dxa"/>
          </w:tcPr>
          <w:p w14:paraId="1CF58039" w14:textId="77777777" w:rsidR="00BD5912" w:rsidRDefault="00AC559F">
            <w:pPr>
              <w:jc w:val="center"/>
            </w:pPr>
            <w:r>
              <w:t>0</w:t>
            </w:r>
          </w:p>
        </w:tc>
      </w:tr>
      <w:tr w:rsidR="00BD5912" w14:paraId="1CF5804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3B" w14:textId="77777777" w:rsidR="00BD5912" w:rsidRDefault="00AC559F">
            <w:pPr>
              <w:jc w:val="center"/>
            </w:pPr>
            <w:r>
              <w:t>2021</w:t>
            </w:r>
          </w:p>
        </w:tc>
        <w:tc>
          <w:tcPr>
            <w:tcW w:w="0" w:type="auto"/>
          </w:tcPr>
          <w:p w14:paraId="1CF5803C" w14:textId="77777777" w:rsidR="00BD5912" w:rsidRDefault="00AC559F">
            <w:pPr>
              <w:jc w:val="center"/>
            </w:pPr>
            <w:r>
              <w:t>Mar 01</w:t>
            </w:r>
          </w:p>
        </w:tc>
        <w:tc>
          <w:tcPr>
            <w:tcW w:w="802" w:type="dxa"/>
          </w:tcPr>
          <w:p w14:paraId="1CF5803D" w14:textId="77777777" w:rsidR="00BD5912" w:rsidRDefault="00AC559F">
            <w:pPr>
              <w:jc w:val="center"/>
            </w:pPr>
            <w:r>
              <w:t>0</w:t>
            </w:r>
          </w:p>
        </w:tc>
        <w:tc>
          <w:tcPr>
            <w:tcW w:w="0" w:type="auto"/>
          </w:tcPr>
          <w:p w14:paraId="1CF5803E" w14:textId="77777777" w:rsidR="00BD5912" w:rsidRDefault="00AC559F">
            <w:pPr>
              <w:jc w:val="center"/>
            </w:pPr>
            <w:r>
              <w:t>0</w:t>
            </w:r>
          </w:p>
        </w:tc>
        <w:tc>
          <w:tcPr>
            <w:tcW w:w="1214" w:type="dxa"/>
          </w:tcPr>
          <w:p w14:paraId="1CF5803F" w14:textId="77777777" w:rsidR="00BD5912" w:rsidRDefault="00AC559F">
            <w:pPr>
              <w:jc w:val="center"/>
            </w:pPr>
            <w:r>
              <w:t>0</w:t>
            </w:r>
          </w:p>
        </w:tc>
        <w:tc>
          <w:tcPr>
            <w:tcW w:w="1214" w:type="dxa"/>
          </w:tcPr>
          <w:p w14:paraId="1CF58040" w14:textId="77777777" w:rsidR="00BD5912" w:rsidRDefault="00AC559F">
            <w:pPr>
              <w:jc w:val="center"/>
            </w:pPr>
            <w:r>
              <w:t>0</w:t>
            </w:r>
          </w:p>
        </w:tc>
        <w:tc>
          <w:tcPr>
            <w:tcW w:w="1324" w:type="dxa"/>
          </w:tcPr>
          <w:p w14:paraId="1CF58041" w14:textId="77777777" w:rsidR="00BD5912" w:rsidRDefault="00AC559F">
            <w:pPr>
              <w:jc w:val="center"/>
            </w:pPr>
            <w:r>
              <w:t>0</w:t>
            </w:r>
          </w:p>
        </w:tc>
        <w:tc>
          <w:tcPr>
            <w:tcW w:w="1285" w:type="dxa"/>
          </w:tcPr>
          <w:p w14:paraId="1CF58042" w14:textId="77777777" w:rsidR="00BD5912" w:rsidRDefault="00AC559F">
            <w:pPr>
              <w:jc w:val="center"/>
            </w:pPr>
            <w:r>
              <w:t>0</w:t>
            </w:r>
          </w:p>
        </w:tc>
      </w:tr>
      <w:tr w:rsidR="00BD5912" w14:paraId="1CF5804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44" w14:textId="77777777" w:rsidR="00BD5912" w:rsidRDefault="00AC559F">
            <w:pPr>
              <w:jc w:val="center"/>
            </w:pPr>
            <w:r>
              <w:t>2021</w:t>
            </w:r>
          </w:p>
        </w:tc>
        <w:tc>
          <w:tcPr>
            <w:tcW w:w="0" w:type="auto"/>
          </w:tcPr>
          <w:p w14:paraId="1CF58045" w14:textId="77777777" w:rsidR="00BD5912" w:rsidRDefault="00AC559F">
            <w:pPr>
              <w:jc w:val="center"/>
            </w:pPr>
            <w:r>
              <w:t>Mar 17</w:t>
            </w:r>
          </w:p>
        </w:tc>
        <w:tc>
          <w:tcPr>
            <w:tcW w:w="802" w:type="dxa"/>
          </w:tcPr>
          <w:p w14:paraId="1CF58046" w14:textId="77777777" w:rsidR="00BD5912" w:rsidRDefault="00AC559F">
            <w:pPr>
              <w:jc w:val="center"/>
            </w:pPr>
            <w:r>
              <w:t>0</w:t>
            </w:r>
          </w:p>
        </w:tc>
        <w:tc>
          <w:tcPr>
            <w:tcW w:w="0" w:type="auto"/>
          </w:tcPr>
          <w:p w14:paraId="1CF58047" w14:textId="77777777" w:rsidR="00BD5912" w:rsidRDefault="00AC559F">
            <w:pPr>
              <w:jc w:val="center"/>
            </w:pPr>
            <w:r>
              <w:t>0</w:t>
            </w:r>
          </w:p>
        </w:tc>
        <w:tc>
          <w:tcPr>
            <w:tcW w:w="1214" w:type="dxa"/>
          </w:tcPr>
          <w:p w14:paraId="1CF58048" w14:textId="77777777" w:rsidR="00BD5912" w:rsidRDefault="00AC559F">
            <w:pPr>
              <w:jc w:val="center"/>
            </w:pPr>
            <w:r>
              <w:t>1</w:t>
            </w:r>
          </w:p>
        </w:tc>
        <w:tc>
          <w:tcPr>
            <w:tcW w:w="1214" w:type="dxa"/>
          </w:tcPr>
          <w:p w14:paraId="1CF58049" w14:textId="77777777" w:rsidR="00BD5912" w:rsidRDefault="00AC559F">
            <w:pPr>
              <w:jc w:val="center"/>
            </w:pPr>
            <w:r>
              <w:t>0</w:t>
            </w:r>
          </w:p>
        </w:tc>
        <w:tc>
          <w:tcPr>
            <w:tcW w:w="1324" w:type="dxa"/>
          </w:tcPr>
          <w:p w14:paraId="1CF5804A" w14:textId="77777777" w:rsidR="00BD5912" w:rsidRDefault="00AC559F">
            <w:pPr>
              <w:jc w:val="center"/>
            </w:pPr>
            <w:r>
              <w:t>0</w:t>
            </w:r>
          </w:p>
        </w:tc>
        <w:tc>
          <w:tcPr>
            <w:tcW w:w="1285" w:type="dxa"/>
          </w:tcPr>
          <w:p w14:paraId="1CF5804B" w14:textId="77777777" w:rsidR="00BD5912" w:rsidRDefault="00AC559F">
            <w:pPr>
              <w:jc w:val="center"/>
            </w:pPr>
            <w:r>
              <w:t>0</w:t>
            </w:r>
          </w:p>
        </w:tc>
      </w:tr>
      <w:tr w:rsidR="00BD5912" w14:paraId="1CF58055"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4D" w14:textId="77777777" w:rsidR="00BD5912" w:rsidRDefault="00AC559F">
            <w:pPr>
              <w:jc w:val="center"/>
            </w:pPr>
            <w:r>
              <w:t>2021</w:t>
            </w:r>
          </w:p>
        </w:tc>
        <w:tc>
          <w:tcPr>
            <w:tcW w:w="0" w:type="auto"/>
          </w:tcPr>
          <w:p w14:paraId="1CF5804E" w14:textId="77777777" w:rsidR="00BD5912" w:rsidRDefault="00AC559F">
            <w:pPr>
              <w:jc w:val="center"/>
            </w:pPr>
            <w:r>
              <w:t>Mar 25</w:t>
            </w:r>
          </w:p>
        </w:tc>
        <w:tc>
          <w:tcPr>
            <w:tcW w:w="802" w:type="dxa"/>
          </w:tcPr>
          <w:p w14:paraId="1CF5804F" w14:textId="77777777" w:rsidR="00BD5912" w:rsidRDefault="00AC559F">
            <w:pPr>
              <w:jc w:val="center"/>
            </w:pPr>
            <w:r>
              <w:t>0</w:t>
            </w:r>
          </w:p>
        </w:tc>
        <w:tc>
          <w:tcPr>
            <w:tcW w:w="0" w:type="auto"/>
          </w:tcPr>
          <w:p w14:paraId="1CF58050" w14:textId="77777777" w:rsidR="00BD5912" w:rsidRDefault="00AC559F">
            <w:pPr>
              <w:jc w:val="center"/>
            </w:pPr>
            <w:r>
              <w:t>0</w:t>
            </w:r>
          </w:p>
        </w:tc>
        <w:tc>
          <w:tcPr>
            <w:tcW w:w="1214" w:type="dxa"/>
          </w:tcPr>
          <w:p w14:paraId="1CF58051" w14:textId="77777777" w:rsidR="00BD5912" w:rsidRDefault="00AC559F">
            <w:pPr>
              <w:jc w:val="center"/>
            </w:pPr>
            <w:r>
              <w:t>2</w:t>
            </w:r>
          </w:p>
        </w:tc>
        <w:tc>
          <w:tcPr>
            <w:tcW w:w="1214" w:type="dxa"/>
          </w:tcPr>
          <w:p w14:paraId="1CF58052" w14:textId="77777777" w:rsidR="00BD5912" w:rsidRDefault="00AC559F">
            <w:pPr>
              <w:jc w:val="center"/>
            </w:pPr>
            <w:r>
              <w:t>0</w:t>
            </w:r>
          </w:p>
        </w:tc>
        <w:tc>
          <w:tcPr>
            <w:tcW w:w="1324" w:type="dxa"/>
          </w:tcPr>
          <w:p w14:paraId="1CF58053" w14:textId="77777777" w:rsidR="00BD5912" w:rsidRDefault="00AC559F">
            <w:pPr>
              <w:jc w:val="center"/>
            </w:pPr>
            <w:r>
              <w:t>0</w:t>
            </w:r>
          </w:p>
        </w:tc>
        <w:tc>
          <w:tcPr>
            <w:tcW w:w="1285" w:type="dxa"/>
          </w:tcPr>
          <w:p w14:paraId="1CF58054" w14:textId="77777777" w:rsidR="00BD5912" w:rsidRDefault="00AC559F">
            <w:pPr>
              <w:jc w:val="center"/>
            </w:pPr>
            <w:r>
              <w:t>0</w:t>
            </w:r>
          </w:p>
        </w:tc>
      </w:tr>
      <w:tr w:rsidR="00BD5912" w14:paraId="1CF5805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56" w14:textId="77777777" w:rsidR="00BD5912" w:rsidRDefault="00AC559F">
            <w:pPr>
              <w:jc w:val="center"/>
            </w:pPr>
            <w:r>
              <w:t>2021</w:t>
            </w:r>
          </w:p>
        </w:tc>
        <w:tc>
          <w:tcPr>
            <w:tcW w:w="0" w:type="auto"/>
          </w:tcPr>
          <w:p w14:paraId="1CF58057" w14:textId="77777777" w:rsidR="00BD5912" w:rsidRDefault="00AC559F">
            <w:pPr>
              <w:jc w:val="center"/>
            </w:pPr>
            <w:r>
              <w:t>Apr 01</w:t>
            </w:r>
          </w:p>
        </w:tc>
        <w:tc>
          <w:tcPr>
            <w:tcW w:w="802" w:type="dxa"/>
          </w:tcPr>
          <w:p w14:paraId="1CF58058" w14:textId="77777777" w:rsidR="00BD5912" w:rsidRDefault="00AC559F">
            <w:pPr>
              <w:jc w:val="center"/>
            </w:pPr>
            <w:r>
              <w:t>0</w:t>
            </w:r>
          </w:p>
        </w:tc>
        <w:tc>
          <w:tcPr>
            <w:tcW w:w="0" w:type="auto"/>
          </w:tcPr>
          <w:p w14:paraId="1CF58059" w14:textId="77777777" w:rsidR="00BD5912" w:rsidRDefault="00AC559F">
            <w:pPr>
              <w:jc w:val="center"/>
            </w:pPr>
            <w:r>
              <w:t>0</w:t>
            </w:r>
          </w:p>
        </w:tc>
        <w:tc>
          <w:tcPr>
            <w:tcW w:w="1214" w:type="dxa"/>
          </w:tcPr>
          <w:p w14:paraId="1CF5805A" w14:textId="77777777" w:rsidR="00BD5912" w:rsidRDefault="00AC559F">
            <w:pPr>
              <w:jc w:val="center"/>
            </w:pPr>
            <w:r>
              <w:t>1</w:t>
            </w:r>
          </w:p>
        </w:tc>
        <w:tc>
          <w:tcPr>
            <w:tcW w:w="1214" w:type="dxa"/>
          </w:tcPr>
          <w:p w14:paraId="1CF5805B" w14:textId="77777777" w:rsidR="00BD5912" w:rsidRDefault="00AC559F">
            <w:pPr>
              <w:jc w:val="center"/>
            </w:pPr>
            <w:r>
              <w:t>1</w:t>
            </w:r>
          </w:p>
        </w:tc>
        <w:tc>
          <w:tcPr>
            <w:tcW w:w="1324" w:type="dxa"/>
          </w:tcPr>
          <w:p w14:paraId="1CF5805C" w14:textId="77777777" w:rsidR="00BD5912" w:rsidRDefault="00AC559F">
            <w:pPr>
              <w:jc w:val="center"/>
            </w:pPr>
            <w:r>
              <w:t>0</w:t>
            </w:r>
          </w:p>
        </w:tc>
        <w:tc>
          <w:tcPr>
            <w:tcW w:w="1285" w:type="dxa"/>
          </w:tcPr>
          <w:p w14:paraId="1CF5805D" w14:textId="77777777" w:rsidR="00BD5912" w:rsidRDefault="00AC559F">
            <w:pPr>
              <w:jc w:val="center"/>
            </w:pPr>
            <w:r>
              <w:t>0</w:t>
            </w:r>
          </w:p>
        </w:tc>
      </w:tr>
      <w:tr w:rsidR="00BD5912" w14:paraId="1CF5806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5F" w14:textId="77777777" w:rsidR="00BD5912" w:rsidRDefault="00AC559F">
            <w:pPr>
              <w:jc w:val="center"/>
            </w:pPr>
            <w:r>
              <w:t>2021</w:t>
            </w:r>
          </w:p>
        </w:tc>
        <w:tc>
          <w:tcPr>
            <w:tcW w:w="0" w:type="auto"/>
          </w:tcPr>
          <w:p w14:paraId="1CF58060" w14:textId="77777777" w:rsidR="00BD5912" w:rsidRDefault="00AC559F">
            <w:pPr>
              <w:jc w:val="center"/>
            </w:pPr>
            <w:r>
              <w:t>Apr 08</w:t>
            </w:r>
          </w:p>
        </w:tc>
        <w:tc>
          <w:tcPr>
            <w:tcW w:w="802" w:type="dxa"/>
          </w:tcPr>
          <w:p w14:paraId="1CF58061" w14:textId="77777777" w:rsidR="00BD5912" w:rsidRDefault="00AC559F">
            <w:pPr>
              <w:jc w:val="center"/>
            </w:pPr>
            <w:r>
              <w:t>0</w:t>
            </w:r>
          </w:p>
        </w:tc>
        <w:tc>
          <w:tcPr>
            <w:tcW w:w="0" w:type="auto"/>
          </w:tcPr>
          <w:p w14:paraId="1CF58062" w14:textId="77777777" w:rsidR="00BD5912" w:rsidRDefault="00AC559F">
            <w:pPr>
              <w:jc w:val="center"/>
            </w:pPr>
            <w:r>
              <w:t>0</w:t>
            </w:r>
          </w:p>
        </w:tc>
        <w:tc>
          <w:tcPr>
            <w:tcW w:w="1214" w:type="dxa"/>
          </w:tcPr>
          <w:p w14:paraId="1CF58063" w14:textId="77777777" w:rsidR="00BD5912" w:rsidRDefault="00AC559F">
            <w:pPr>
              <w:jc w:val="center"/>
            </w:pPr>
            <w:r>
              <w:t>5</w:t>
            </w:r>
          </w:p>
        </w:tc>
        <w:tc>
          <w:tcPr>
            <w:tcW w:w="1214" w:type="dxa"/>
          </w:tcPr>
          <w:p w14:paraId="1CF58064" w14:textId="77777777" w:rsidR="00BD5912" w:rsidRDefault="00AC559F">
            <w:pPr>
              <w:jc w:val="center"/>
            </w:pPr>
            <w:r>
              <w:t>1</w:t>
            </w:r>
          </w:p>
        </w:tc>
        <w:tc>
          <w:tcPr>
            <w:tcW w:w="1324" w:type="dxa"/>
          </w:tcPr>
          <w:p w14:paraId="1CF58065" w14:textId="77777777" w:rsidR="00BD5912" w:rsidRDefault="00AC559F">
            <w:pPr>
              <w:jc w:val="center"/>
            </w:pPr>
            <w:r>
              <w:t>0</w:t>
            </w:r>
          </w:p>
        </w:tc>
        <w:tc>
          <w:tcPr>
            <w:tcW w:w="1285" w:type="dxa"/>
          </w:tcPr>
          <w:p w14:paraId="1CF58066" w14:textId="77777777" w:rsidR="00BD5912" w:rsidRDefault="00AC559F">
            <w:pPr>
              <w:jc w:val="center"/>
            </w:pPr>
            <w:r>
              <w:t>0</w:t>
            </w:r>
          </w:p>
        </w:tc>
      </w:tr>
      <w:tr w:rsidR="00BD5912" w14:paraId="1CF5807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68" w14:textId="77777777" w:rsidR="00BD5912" w:rsidRDefault="00AC559F">
            <w:pPr>
              <w:jc w:val="center"/>
            </w:pPr>
            <w:r>
              <w:t>2021</w:t>
            </w:r>
          </w:p>
        </w:tc>
        <w:tc>
          <w:tcPr>
            <w:tcW w:w="0" w:type="auto"/>
          </w:tcPr>
          <w:p w14:paraId="1CF58069" w14:textId="77777777" w:rsidR="00BD5912" w:rsidRDefault="00AC559F">
            <w:pPr>
              <w:jc w:val="center"/>
            </w:pPr>
            <w:r>
              <w:t>Apr 14</w:t>
            </w:r>
          </w:p>
        </w:tc>
        <w:tc>
          <w:tcPr>
            <w:tcW w:w="802" w:type="dxa"/>
          </w:tcPr>
          <w:p w14:paraId="1CF5806A" w14:textId="77777777" w:rsidR="00BD5912" w:rsidRDefault="00AC559F">
            <w:pPr>
              <w:jc w:val="center"/>
            </w:pPr>
            <w:r>
              <w:t>0</w:t>
            </w:r>
          </w:p>
        </w:tc>
        <w:tc>
          <w:tcPr>
            <w:tcW w:w="0" w:type="auto"/>
          </w:tcPr>
          <w:p w14:paraId="1CF5806B" w14:textId="77777777" w:rsidR="00BD5912" w:rsidRDefault="00AC559F">
            <w:pPr>
              <w:jc w:val="center"/>
            </w:pPr>
            <w:r>
              <w:t>0</w:t>
            </w:r>
          </w:p>
        </w:tc>
        <w:tc>
          <w:tcPr>
            <w:tcW w:w="1214" w:type="dxa"/>
          </w:tcPr>
          <w:p w14:paraId="1CF5806C" w14:textId="77777777" w:rsidR="00BD5912" w:rsidRDefault="00AC559F">
            <w:pPr>
              <w:jc w:val="center"/>
            </w:pPr>
            <w:r>
              <w:t>4</w:t>
            </w:r>
          </w:p>
        </w:tc>
        <w:tc>
          <w:tcPr>
            <w:tcW w:w="1214" w:type="dxa"/>
          </w:tcPr>
          <w:p w14:paraId="1CF5806D" w14:textId="77777777" w:rsidR="00BD5912" w:rsidRDefault="00AC559F">
            <w:pPr>
              <w:jc w:val="center"/>
            </w:pPr>
            <w:r>
              <w:t>0</w:t>
            </w:r>
          </w:p>
        </w:tc>
        <w:tc>
          <w:tcPr>
            <w:tcW w:w="1324" w:type="dxa"/>
          </w:tcPr>
          <w:p w14:paraId="1CF5806E" w14:textId="77777777" w:rsidR="00BD5912" w:rsidRDefault="00AC559F">
            <w:pPr>
              <w:jc w:val="center"/>
            </w:pPr>
            <w:r>
              <w:t>0</w:t>
            </w:r>
          </w:p>
        </w:tc>
        <w:tc>
          <w:tcPr>
            <w:tcW w:w="1285" w:type="dxa"/>
          </w:tcPr>
          <w:p w14:paraId="1CF5806F" w14:textId="77777777" w:rsidR="00BD5912" w:rsidRDefault="00AC559F">
            <w:pPr>
              <w:jc w:val="center"/>
            </w:pPr>
            <w:r>
              <w:t>0</w:t>
            </w:r>
          </w:p>
        </w:tc>
      </w:tr>
      <w:tr w:rsidR="00BD5912" w14:paraId="1CF5807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71" w14:textId="77777777" w:rsidR="00BD5912" w:rsidRDefault="00AC559F">
            <w:pPr>
              <w:jc w:val="center"/>
            </w:pPr>
            <w:r>
              <w:t>2021</w:t>
            </w:r>
          </w:p>
        </w:tc>
        <w:tc>
          <w:tcPr>
            <w:tcW w:w="0" w:type="auto"/>
          </w:tcPr>
          <w:p w14:paraId="1CF58072" w14:textId="77777777" w:rsidR="00BD5912" w:rsidRDefault="00AC559F">
            <w:pPr>
              <w:jc w:val="center"/>
            </w:pPr>
            <w:r>
              <w:t>Apr 28</w:t>
            </w:r>
          </w:p>
        </w:tc>
        <w:tc>
          <w:tcPr>
            <w:tcW w:w="802" w:type="dxa"/>
          </w:tcPr>
          <w:p w14:paraId="1CF58073" w14:textId="77777777" w:rsidR="00BD5912" w:rsidRDefault="00AC559F">
            <w:pPr>
              <w:jc w:val="center"/>
            </w:pPr>
            <w:r>
              <w:t>2</w:t>
            </w:r>
          </w:p>
        </w:tc>
        <w:tc>
          <w:tcPr>
            <w:tcW w:w="0" w:type="auto"/>
          </w:tcPr>
          <w:p w14:paraId="1CF58074" w14:textId="77777777" w:rsidR="00BD5912" w:rsidRDefault="00AC559F">
            <w:pPr>
              <w:jc w:val="center"/>
            </w:pPr>
            <w:r>
              <w:t>0</w:t>
            </w:r>
          </w:p>
        </w:tc>
        <w:tc>
          <w:tcPr>
            <w:tcW w:w="1214" w:type="dxa"/>
          </w:tcPr>
          <w:p w14:paraId="1CF58075" w14:textId="77777777" w:rsidR="00BD5912" w:rsidRDefault="00AC559F">
            <w:pPr>
              <w:jc w:val="center"/>
            </w:pPr>
            <w:r>
              <w:t>1</w:t>
            </w:r>
          </w:p>
        </w:tc>
        <w:tc>
          <w:tcPr>
            <w:tcW w:w="1214" w:type="dxa"/>
          </w:tcPr>
          <w:p w14:paraId="1CF58076" w14:textId="77777777" w:rsidR="00BD5912" w:rsidRDefault="00AC559F">
            <w:pPr>
              <w:jc w:val="center"/>
            </w:pPr>
            <w:r>
              <w:t>0</w:t>
            </w:r>
          </w:p>
        </w:tc>
        <w:tc>
          <w:tcPr>
            <w:tcW w:w="1324" w:type="dxa"/>
          </w:tcPr>
          <w:p w14:paraId="1CF58077" w14:textId="77777777" w:rsidR="00BD5912" w:rsidRDefault="00AC559F">
            <w:pPr>
              <w:jc w:val="center"/>
            </w:pPr>
            <w:r>
              <w:t>0</w:t>
            </w:r>
          </w:p>
        </w:tc>
        <w:tc>
          <w:tcPr>
            <w:tcW w:w="1285" w:type="dxa"/>
          </w:tcPr>
          <w:p w14:paraId="1CF58078" w14:textId="77777777" w:rsidR="00BD5912" w:rsidRDefault="00AC559F">
            <w:pPr>
              <w:jc w:val="center"/>
            </w:pPr>
            <w:r>
              <w:t>0</w:t>
            </w:r>
          </w:p>
        </w:tc>
      </w:tr>
      <w:tr w:rsidR="00BD5912" w14:paraId="1CF5808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7A" w14:textId="77777777" w:rsidR="00BD5912" w:rsidRDefault="00AC559F">
            <w:pPr>
              <w:jc w:val="center"/>
            </w:pPr>
            <w:r>
              <w:t>2021</w:t>
            </w:r>
          </w:p>
        </w:tc>
        <w:tc>
          <w:tcPr>
            <w:tcW w:w="0" w:type="auto"/>
          </w:tcPr>
          <w:p w14:paraId="1CF5807B" w14:textId="77777777" w:rsidR="00BD5912" w:rsidRDefault="00AC559F">
            <w:pPr>
              <w:jc w:val="center"/>
            </w:pPr>
            <w:r>
              <w:t>May 06</w:t>
            </w:r>
          </w:p>
        </w:tc>
        <w:tc>
          <w:tcPr>
            <w:tcW w:w="802" w:type="dxa"/>
          </w:tcPr>
          <w:p w14:paraId="1CF5807C" w14:textId="77777777" w:rsidR="00BD5912" w:rsidRDefault="00AC559F">
            <w:pPr>
              <w:jc w:val="center"/>
            </w:pPr>
            <w:r>
              <w:t>0</w:t>
            </w:r>
          </w:p>
        </w:tc>
        <w:tc>
          <w:tcPr>
            <w:tcW w:w="0" w:type="auto"/>
          </w:tcPr>
          <w:p w14:paraId="1CF5807D" w14:textId="77777777" w:rsidR="00BD5912" w:rsidRDefault="00AC559F">
            <w:pPr>
              <w:jc w:val="center"/>
            </w:pPr>
            <w:r>
              <w:t>0</w:t>
            </w:r>
          </w:p>
        </w:tc>
        <w:tc>
          <w:tcPr>
            <w:tcW w:w="1214" w:type="dxa"/>
          </w:tcPr>
          <w:p w14:paraId="1CF5807E" w14:textId="77777777" w:rsidR="00BD5912" w:rsidRDefault="00AC559F">
            <w:pPr>
              <w:jc w:val="center"/>
            </w:pPr>
            <w:r>
              <w:t>0</w:t>
            </w:r>
          </w:p>
        </w:tc>
        <w:tc>
          <w:tcPr>
            <w:tcW w:w="1214" w:type="dxa"/>
          </w:tcPr>
          <w:p w14:paraId="1CF5807F" w14:textId="77777777" w:rsidR="00BD5912" w:rsidRDefault="00AC559F">
            <w:pPr>
              <w:jc w:val="center"/>
            </w:pPr>
            <w:r>
              <w:t>0</w:t>
            </w:r>
          </w:p>
        </w:tc>
        <w:tc>
          <w:tcPr>
            <w:tcW w:w="1324" w:type="dxa"/>
          </w:tcPr>
          <w:p w14:paraId="1CF58080" w14:textId="77777777" w:rsidR="00BD5912" w:rsidRDefault="00AC559F">
            <w:pPr>
              <w:jc w:val="center"/>
            </w:pPr>
            <w:r>
              <w:t>0</w:t>
            </w:r>
          </w:p>
        </w:tc>
        <w:tc>
          <w:tcPr>
            <w:tcW w:w="1285" w:type="dxa"/>
          </w:tcPr>
          <w:p w14:paraId="1CF58081" w14:textId="77777777" w:rsidR="00BD5912" w:rsidRDefault="00AC559F">
            <w:pPr>
              <w:jc w:val="center"/>
            </w:pPr>
            <w:r>
              <w:t>0</w:t>
            </w:r>
          </w:p>
        </w:tc>
      </w:tr>
      <w:tr w:rsidR="00BD5912" w14:paraId="1CF5808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83" w14:textId="77777777" w:rsidR="00BD5912" w:rsidRDefault="00AC559F">
            <w:pPr>
              <w:jc w:val="center"/>
            </w:pPr>
            <w:r>
              <w:t>2021</w:t>
            </w:r>
          </w:p>
        </w:tc>
        <w:tc>
          <w:tcPr>
            <w:tcW w:w="0" w:type="auto"/>
          </w:tcPr>
          <w:p w14:paraId="1CF58084" w14:textId="77777777" w:rsidR="00BD5912" w:rsidRDefault="00AC559F">
            <w:pPr>
              <w:jc w:val="center"/>
            </w:pPr>
            <w:r>
              <w:t>May 12</w:t>
            </w:r>
          </w:p>
        </w:tc>
        <w:tc>
          <w:tcPr>
            <w:tcW w:w="802" w:type="dxa"/>
          </w:tcPr>
          <w:p w14:paraId="1CF58085" w14:textId="77777777" w:rsidR="00BD5912" w:rsidRDefault="00AC559F">
            <w:pPr>
              <w:jc w:val="center"/>
            </w:pPr>
            <w:r>
              <w:t>0</w:t>
            </w:r>
          </w:p>
        </w:tc>
        <w:tc>
          <w:tcPr>
            <w:tcW w:w="0" w:type="auto"/>
          </w:tcPr>
          <w:p w14:paraId="1CF58086" w14:textId="77777777" w:rsidR="00BD5912" w:rsidRDefault="00AC559F">
            <w:pPr>
              <w:jc w:val="center"/>
            </w:pPr>
            <w:r>
              <w:t>0</w:t>
            </w:r>
          </w:p>
        </w:tc>
        <w:tc>
          <w:tcPr>
            <w:tcW w:w="1214" w:type="dxa"/>
          </w:tcPr>
          <w:p w14:paraId="1CF58087" w14:textId="77777777" w:rsidR="00BD5912" w:rsidRDefault="00AC559F">
            <w:pPr>
              <w:jc w:val="center"/>
            </w:pPr>
            <w:r>
              <w:t>0</w:t>
            </w:r>
          </w:p>
        </w:tc>
        <w:tc>
          <w:tcPr>
            <w:tcW w:w="1214" w:type="dxa"/>
          </w:tcPr>
          <w:p w14:paraId="1CF58088" w14:textId="77777777" w:rsidR="00BD5912" w:rsidRDefault="00AC559F">
            <w:pPr>
              <w:jc w:val="center"/>
            </w:pPr>
            <w:r>
              <w:t>0</w:t>
            </w:r>
          </w:p>
        </w:tc>
        <w:tc>
          <w:tcPr>
            <w:tcW w:w="1324" w:type="dxa"/>
          </w:tcPr>
          <w:p w14:paraId="1CF58089" w14:textId="77777777" w:rsidR="00BD5912" w:rsidRDefault="00AC559F">
            <w:pPr>
              <w:jc w:val="center"/>
            </w:pPr>
            <w:r>
              <w:t>0</w:t>
            </w:r>
          </w:p>
        </w:tc>
        <w:tc>
          <w:tcPr>
            <w:tcW w:w="1285" w:type="dxa"/>
          </w:tcPr>
          <w:p w14:paraId="1CF5808A" w14:textId="77777777" w:rsidR="00BD5912" w:rsidRDefault="00AC559F">
            <w:pPr>
              <w:jc w:val="center"/>
            </w:pPr>
            <w:r>
              <w:t>0</w:t>
            </w:r>
          </w:p>
        </w:tc>
      </w:tr>
      <w:tr w:rsidR="00BD5912" w14:paraId="1CF5809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8C" w14:textId="77777777" w:rsidR="00BD5912" w:rsidRDefault="00AC559F">
            <w:pPr>
              <w:jc w:val="center"/>
            </w:pPr>
            <w:r>
              <w:t>2021</w:t>
            </w:r>
          </w:p>
        </w:tc>
        <w:tc>
          <w:tcPr>
            <w:tcW w:w="0" w:type="auto"/>
          </w:tcPr>
          <w:p w14:paraId="1CF5808D" w14:textId="77777777" w:rsidR="00BD5912" w:rsidRDefault="00AC559F">
            <w:pPr>
              <w:jc w:val="center"/>
            </w:pPr>
            <w:r>
              <w:t>Jun 08</w:t>
            </w:r>
          </w:p>
        </w:tc>
        <w:tc>
          <w:tcPr>
            <w:tcW w:w="802" w:type="dxa"/>
          </w:tcPr>
          <w:p w14:paraId="1CF5808E" w14:textId="77777777" w:rsidR="00BD5912" w:rsidRDefault="00AC559F">
            <w:pPr>
              <w:jc w:val="center"/>
            </w:pPr>
            <w:r>
              <w:t>3</w:t>
            </w:r>
          </w:p>
        </w:tc>
        <w:tc>
          <w:tcPr>
            <w:tcW w:w="0" w:type="auto"/>
          </w:tcPr>
          <w:p w14:paraId="1CF5808F" w14:textId="77777777" w:rsidR="00BD5912" w:rsidRDefault="00AC559F">
            <w:pPr>
              <w:jc w:val="center"/>
            </w:pPr>
            <w:r>
              <w:t>0</w:t>
            </w:r>
          </w:p>
        </w:tc>
        <w:tc>
          <w:tcPr>
            <w:tcW w:w="1214" w:type="dxa"/>
          </w:tcPr>
          <w:p w14:paraId="1CF58090" w14:textId="77777777" w:rsidR="00BD5912" w:rsidRDefault="00AC559F">
            <w:pPr>
              <w:jc w:val="center"/>
            </w:pPr>
            <w:r>
              <w:t>0</w:t>
            </w:r>
          </w:p>
        </w:tc>
        <w:tc>
          <w:tcPr>
            <w:tcW w:w="1214" w:type="dxa"/>
          </w:tcPr>
          <w:p w14:paraId="1CF58091" w14:textId="77777777" w:rsidR="00BD5912" w:rsidRDefault="00AC559F">
            <w:pPr>
              <w:jc w:val="center"/>
            </w:pPr>
            <w:r>
              <w:t>0</w:t>
            </w:r>
          </w:p>
        </w:tc>
        <w:tc>
          <w:tcPr>
            <w:tcW w:w="1324" w:type="dxa"/>
          </w:tcPr>
          <w:p w14:paraId="1CF58092" w14:textId="77777777" w:rsidR="00BD5912" w:rsidRDefault="00AC559F">
            <w:pPr>
              <w:jc w:val="center"/>
            </w:pPr>
            <w:r>
              <w:t>0</w:t>
            </w:r>
          </w:p>
        </w:tc>
        <w:tc>
          <w:tcPr>
            <w:tcW w:w="1285" w:type="dxa"/>
          </w:tcPr>
          <w:p w14:paraId="1CF58093" w14:textId="77777777" w:rsidR="00BD5912" w:rsidRDefault="00AC559F">
            <w:pPr>
              <w:jc w:val="center"/>
            </w:pPr>
            <w:r>
              <w:t>0</w:t>
            </w:r>
          </w:p>
        </w:tc>
      </w:tr>
      <w:tr w:rsidR="00BD5912" w14:paraId="1CF5809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95" w14:textId="77777777" w:rsidR="00BD5912" w:rsidRDefault="00AC559F">
            <w:pPr>
              <w:jc w:val="center"/>
            </w:pPr>
            <w:r>
              <w:t>2021</w:t>
            </w:r>
          </w:p>
        </w:tc>
        <w:tc>
          <w:tcPr>
            <w:tcW w:w="0" w:type="auto"/>
          </w:tcPr>
          <w:p w14:paraId="1CF58096" w14:textId="77777777" w:rsidR="00BD5912" w:rsidRDefault="00AC559F">
            <w:pPr>
              <w:jc w:val="center"/>
            </w:pPr>
            <w:r>
              <w:t>Jun 09</w:t>
            </w:r>
          </w:p>
        </w:tc>
        <w:tc>
          <w:tcPr>
            <w:tcW w:w="802" w:type="dxa"/>
          </w:tcPr>
          <w:p w14:paraId="1CF58097" w14:textId="77777777" w:rsidR="00BD5912" w:rsidRDefault="00AC559F">
            <w:pPr>
              <w:jc w:val="center"/>
            </w:pPr>
            <w:r>
              <w:t>0</w:t>
            </w:r>
          </w:p>
        </w:tc>
        <w:tc>
          <w:tcPr>
            <w:tcW w:w="0" w:type="auto"/>
          </w:tcPr>
          <w:p w14:paraId="1CF58098" w14:textId="77777777" w:rsidR="00BD5912" w:rsidRDefault="00AC559F">
            <w:pPr>
              <w:jc w:val="center"/>
            </w:pPr>
            <w:r>
              <w:t>0</w:t>
            </w:r>
          </w:p>
        </w:tc>
        <w:tc>
          <w:tcPr>
            <w:tcW w:w="1214" w:type="dxa"/>
          </w:tcPr>
          <w:p w14:paraId="1CF58099" w14:textId="77777777" w:rsidR="00BD5912" w:rsidRDefault="00AC559F">
            <w:pPr>
              <w:jc w:val="center"/>
            </w:pPr>
            <w:r>
              <w:t>0</w:t>
            </w:r>
          </w:p>
        </w:tc>
        <w:tc>
          <w:tcPr>
            <w:tcW w:w="1214" w:type="dxa"/>
          </w:tcPr>
          <w:p w14:paraId="1CF5809A" w14:textId="77777777" w:rsidR="00BD5912" w:rsidRDefault="00AC559F">
            <w:pPr>
              <w:jc w:val="center"/>
            </w:pPr>
            <w:r>
              <w:t>0</w:t>
            </w:r>
          </w:p>
        </w:tc>
        <w:tc>
          <w:tcPr>
            <w:tcW w:w="1324" w:type="dxa"/>
          </w:tcPr>
          <w:p w14:paraId="1CF5809B" w14:textId="77777777" w:rsidR="00BD5912" w:rsidRDefault="00AC559F">
            <w:pPr>
              <w:jc w:val="center"/>
            </w:pPr>
            <w:r>
              <w:t>1</w:t>
            </w:r>
          </w:p>
        </w:tc>
        <w:tc>
          <w:tcPr>
            <w:tcW w:w="1285" w:type="dxa"/>
          </w:tcPr>
          <w:p w14:paraId="1CF5809C" w14:textId="77777777" w:rsidR="00BD5912" w:rsidRDefault="00AC559F">
            <w:pPr>
              <w:jc w:val="center"/>
            </w:pPr>
            <w:r>
              <w:t>0</w:t>
            </w:r>
          </w:p>
        </w:tc>
      </w:tr>
      <w:tr w:rsidR="00BD5912" w14:paraId="1CF580A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9E" w14:textId="77777777" w:rsidR="00BD5912" w:rsidRDefault="00AC559F">
            <w:pPr>
              <w:jc w:val="center"/>
            </w:pPr>
            <w:r>
              <w:t>2021</w:t>
            </w:r>
          </w:p>
        </w:tc>
        <w:tc>
          <w:tcPr>
            <w:tcW w:w="0" w:type="auto"/>
          </w:tcPr>
          <w:p w14:paraId="1CF5809F" w14:textId="77777777" w:rsidR="00BD5912" w:rsidRDefault="00AC559F">
            <w:pPr>
              <w:jc w:val="center"/>
            </w:pPr>
            <w:r>
              <w:t>Jun 17</w:t>
            </w:r>
          </w:p>
        </w:tc>
        <w:tc>
          <w:tcPr>
            <w:tcW w:w="802" w:type="dxa"/>
          </w:tcPr>
          <w:p w14:paraId="1CF580A0" w14:textId="77777777" w:rsidR="00BD5912" w:rsidRDefault="00AC559F">
            <w:pPr>
              <w:jc w:val="center"/>
            </w:pPr>
            <w:r>
              <w:t>2</w:t>
            </w:r>
          </w:p>
        </w:tc>
        <w:tc>
          <w:tcPr>
            <w:tcW w:w="0" w:type="auto"/>
          </w:tcPr>
          <w:p w14:paraId="1CF580A1" w14:textId="77777777" w:rsidR="00BD5912" w:rsidRDefault="00AC559F">
            <w:pPr>
              <w:jc w:val="center"/>
            </w:pPr>
            <w:r>
              <w:t>0</w:t>
            </w:r>
          </w:p>
        </w:tc>
        <w:tc>
          <w:tcPr>
            <w:tcW w:w="1214" w:type="dxa"/>
          </w:tcPr>
          <w:p w14:paraId="1CF580A2" w14:textId="77777777" w:rsidR="00BD5912" w:rsidRDefault="00AC559F">
            <w:pPr>
              <w:jc w:val="center"/>
            </w:pPr>
            <w:r>
              <w:t>0</w:t>
            </w:r>
          </w:p>
        </w:tc>
        <w:tc>
          <w:tcPr>
            <w:tcW w:w="1214" w:type="dxa"/>
          </w:tcPr>
          <w:p w14:paraId="1CF580A3" w14:textId="77777777" w:rsidR="00BD5912" w:rsidRDefault="00AC559F">
            <w:pPr>
              <w:jc w:val="center"/>
            </w:pPr>
            <w:r>
              <w:t>0</w:t>
            </w:r>
          </w:p>
        </w:tc>
        <w:tc>
          <w:tcPr>
            <w:tcW w:w="1324" w:type="dxa"/>
          </w:tcPr>
          <w:p w14:paraId="1CF580A4" w14:textId="77777777" w:rsidR="00BD5912" w:rsidRDefault="00AC559F">
            <w:pPr>
              <w:jc w:val="center"/>
            </w:pPr>
            <w:r>
              <w:t>0</w:t>
            </w:r>
          </w:p>
        </w:tc>
        <w:tc>
          <w:tcPr>
            <w:tcW w:w="1285" w:type="dxa"/>
          </w:tcPr>
          <w:p w14:paraId="1CF580A5" w14:textId="77777777" w:rsidR="00BD5912" w:rsidRDefault="00AC559F">
            <w:pPr>
              <w:jc w:val="center"/>
            </w:pPr>
            <w:r>
              <w:t>0</w:t>
            </w:r>
          </w:p>
        </w:tc>
      </w:tr>
      <w:tr w:rsidR="00BD5912" w14:paraId="1CF580AF"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A7" w14:textId="77777777" w:rsidR="00BD5912" w:rsidRPr="00726EBE" w:rsidRDefault="00AC559F">
            <w:pPr>
              <w:jc w:val="center"/>
              <w:rPr>
                <w:b/>
                <w:bCs/>
              </w:rPr>
            </w:pPr>
            <w:r w:rsidRPr="00726EBE">
              <w:rPr>
                <w:b/>
                <w:bCs/>
              </w:rPr>
              <w:t>2021</w:t>
            </w:r>
          </w:p>
        </w:tc>
        <w:tc>
          <w:tcPr>
            <w:tcW w:w="0" w:type="auto"/>
          </w:tcPr>
          <w:p w14:paraId="1CF580A8" w14:textId="77777777" w:rsidR="00BD5912" w:rsidRPr="00726EBE" w:rsidRDefault="00AC559F">
            <w:pPr>
              <w:jc w:val="center"/>
              <w:rPr>
                <w:b/>
                <w:bCs/>
              </w:rPr>
            </w:pPr>
            <w:r w:rsidRPr="00726EBE">
              <w:rPr>
                <w:b/>
                <w:bCs/>
              </w:rPr>
              <w:t>Total</w:t>
            </w:r>
          </w:p>
        </w:tc>
        <w:tc>
          <w:tcPr>
            <w:tcW w:w="802" w:type="dxa"/>
          </w:tcPr>
          <w:p w14:paraId="1CF580A9" w14:textId="77777777" w:rsidR="00BD5912" w:rsidRPr="00726EBE" w:rsidRDefault="00AC559F">
            <w:pPr>
              <w:jc w:val="center"/>
              <w:rPr>
                <w:b/>
                <w:bCs/>
              </w:rPr>
            </w:pPr>
            <w:r w:rsidRPr="00726EBE">
              <w:rPr>
                <w:b/>
                <w:bCs/>
              </w:rPr>
              <w:t>11</w:t>
            </w:r>
          </w:p>
        </w:tc>
        <w:tc>
          <w:tcPr>
            <w:tcW w:w="0" w:type="auto"/>
          </w:tcPr>
          <w:p w14:paraId="1CF580AA" w14:textId="77777777" w:rsidR="00BD5912" w:rsidRPr="00726EBE" w:rsidRDefault="00AC559F">
            <w:pPr>
              <w:jc w:val="center"/>
              <w:rPr>
                <w:b/>
                <w:bCs/>
              </w:rPr>
            </w:pPr>
            <w:r w:rsidRPr="00726EBE">
              <w:rPr>
                <w:b/>
                <w:bCs/>
              </w:rPr>
              <w:t>0</w:t>
            </w:r>
          </w:p>
        </w:tc>
        <w:tc>
          <w:tcPr>
            <w:tcW w:w="1214" w:type="dxa"/>
          </w:tcPr>
          <w:p w14:paraId="1CF580AB" w14:textId="77777777" w:rsidR="00BD5912" w:rsidRPr="00726EBE" w:rsidRDefault="00AC559F">
            <w:pPr>
              <w:jc w:val="center"/>
              <w:rPr>
                <w:b/>
                <w:bCs/>
              </w:rPr>
            </w:pPr>
            <w:r w:rsidRPr="00726EBE">
              <w:rPr>
                <w:b/>
                <w:bCs/>
              </w:rPr>
              <w:t>19</w:t>
            </w:r>
          </w:p>
        </w:tc>
        <w:tc>
          <w:tcPr>
            <w:tcW w:w="1214" w:type="dxa"/>
          </w:tcPr>
          <w:p w14:paraId="1CF580AC" w14:textId="77777777" w:rsidR="00BD5912" w:rsidRPr="00726EBE" w:rsidRDefault="00AC559F">
            <w:pPr>
              <w:jc w:val="center"/>
              <w:rPr>
                <w:b/>
                <w:bCs/>
              </w:rPr>
            </w:pPr>
            <w:r w:rsidRPr="00726EBE">
              <w:rPr>
                <w:b/>
                <w:bCs/>
              </w:rPr>
              <w:t>2</w:t>
            </w:r>
          </w:p>
        </w:tc>
        <w:tc>
          <w:tcPr>
            <w:tcW w:w="1324" w:type="dxa"/>
          </w:tcPr>
          <w:p w14:paraId="1CF580AD" w14:textId="77777777" w:rsidR="00BD5912" w:rsidRPr="00726EBE" w:rsidRDefault="00AC559F">
            <w:pPr>
              <w:jc w:val="center"/>
              <w:rPr>
                <w:b/>
                <w:bCs/>
              </w:rPr>
            </w:pPr>
            <w:r w:rsidRPr="00726EBE">
              <w:rPr>
                <w:b/>
                <w:bCs/>
              </w:rPr>
              <w:t>1</w:t>
            </w:r>
          </w:p>
        </w:tc>
        <w:tc>
          <w:tcPr>
            <w:tcW w:w="1285" w:type="dxa"/>
          </w:tcPr>
          <w:p w14:paraId="1CF580AE" w14:textId="77777777" w:rsidR="00BD5912" w:rsidRPr="00726EBE" w:rsidRDefault="00AC559F">
            <w:pPr>
              <w:jc w:val="center"/>
              <w:rPr>
                <w:b/>
                <w:bCs/>
              </w:rPr>
            </w:pPr>
            <w:r w:rsidRPr="00726EBE">
              <w:rPr>
                <w:b/>
                <w:bCs/>
              </w:rPr>
              <w:t>0</w:t>
            </w:r>
          </w:p>
        </w:tc>
      </w:tr>
      <w:tr w:rsidR="00F951CE" w14:paraId="10B02CB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A956B32" w14:textId="77777777" w:rsidR="00F951CE" w:rsidRPr="00726EBE" w:rsidRDefault="00F951CE">
            <w:pPr>
              <w:jc w:val="center"/>
              <w:rPr>
                <w:b/>
                <w:bCs/>
              </w:rPr>
            </w:pPr>
          </w:p>
        </w:tc>
        <w:tc>
          <w:tcPr>
            <w:tcW w:w="0" w:type="auto"/>
          </w:tcPr>
          <w:p w14:paraId="013E5953" w14:textId="77777777" w:rsidR="00F951CE" w:rsidRPr="00726EBE" w:rsidRDefault="00F951CE">
            <w:pPr>
              <w:jc w:val="center"/>
              <w:rPr>
                <w:b/>
                <w:bCs/>
              </w:rPr>
            </w:pPr>
          </w:p>
        </w:tc>
        <w:tc>
          <w:tcPr>
            <w:tcW w:w="802" w:type="dxa"/>
          </w:tcPr>
          <w:p w14:paraId="4FF577CE" w14:textId="77777777" w:rsidR="00F951CE" w:rsidRPr="00726EBE" w:rsidRDefault="00F951CE">
            <w:pPr>
              <w:jc w:val="center"/>
              <w:rPr>
                <w:b/>
                <w:bCs/>
              </w:rPr>
            </w:pPr>
          </w:p>
        </w:tc>
        <w:tc>
          <w:tcPr>
            <w:tcW w:w="0" w:type="auto"/>
          </w:tcPr>
          <w:p w14:paraId="1701EB96" w14:textId="77777777" w:rsidR="00F951CE" w:rsidRPr="00726EBE" w:rsidRDefault="00F951CE">
            <w:pPr>
              <w:jc w:val="center"/>
              <w:rPr>
                <w:b/>
                <w:bCs/>
              </w:rPr>
            </w:pPr>
          </w:p>
        </w:tc>
        <w:tc>
          <w:tcPr>
            <w:tcW w:w="1214" w:type="dxa"/>
          </w:tcPr>
          <w:p w14:paraId="3FB79EF3" w14:textId="77777777" w:rsidR="00F951CE" w:rsidRPr="00726EBE" w:rsidRDefault="00F951CE">
            <w:pPr>
              <w:jc w:val="center"/>
              <w:rPr>
                <w:b/>
                <w:bCs/>
              </w:rPr>
            </w:pPr>
          </w:p>
        </w:tc>
        <w:tc>
          <w:tcPr>
            <w:tcW w:w="1214" w:type="dxa"/>
          </w:tcPr>
          <w:p w14:paraId="0259B8BB" w14:textId="77777777" w:rsidR="00F951CE" w:rsidRPr="00726EBE" w:rsidRDefault="00F951CE">
            <w:pPr>
              <w:jc w:val="center"/>
              <w:rPr>
                <w:b/>
                <w:bCs/>
              </w:rPr>
            </w:pPr>
          </w:p>
        </w:tc>
        <w:tc>
          <w:tcPr>
            <w:tcW w:w="1324" w:type="dxa"/>
          </w:tcPr>
          <w:p w14:paraId="4710995A" w14:textId="77777777" w:rsidR="00F951CE" w:rsidRPr="00726EBE" w:rsidRDefault="00F951CE">
            <w:pPr>
              <w:jc w:val="center"/>
              <w:rPr>
                <w:b/>
                <w:bCs/>
              </w:rPr>
            </w:pPr>
          </w:p>
        </w:tc>
        <w:tc>
          <w:tcPr>
            <w:tcW w:w="1285" w:type="dxa"/>
          </w:tcPr>
          <w:p w14:paraId="62D7ED1C" w14:textId="77777777" w:rsidR="00F951CE" w:rsidRPr="00726EBE" w:rsidRDefault="00F951CE">
            <w:pPr>
              <w:jc w:val="center"/>
              <w:rPr>
                <w:b/>
                <w:bCs/>
              </w:rPr>
            </w:pPr>
          </w:p>
        </w:tc>
      </w:tr>
      <w:tr w:rsidR="00BD5912" w14:paraId="1CF580B8"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B0" w14:textId="77777777" w:rsidR="00BD5912" w:rsidRDefault="00AC559F">
            <w:pPr>
              <w:jc w:val="center"/>
            </w:pPr>
            <w:r>
              <w:t>2022</w:t>
            </w:r>
          </w:p>
        </w:tc>
        <w:tc>
          <w:tcPr>
            <w:tcW w:w="0" w:type="auto"/>
          </w:tcPr>
          <w:p w14:paraId="1CF580B1" w14:textId="77777777" w:rsidR="00BD5912" w:rsidRDefault="00AC559F">
            <w:pPr>
              <w:jc w:val="center"/>
            </w:pPr>
            <w:r>
              <w:t>Feb 02</w:t>
            </w:r>
          </w:p>
        </w:tc>
        <w:tc>
          <w:tcPr>
            <w:tcW w:w="802" w:type="dxa"/>
          </w:tcPr>
          <w:p w14:paraId="1CF580B2" w14:textId="77777777" w:rsidR="00BD5912" w:rsidRDefault="00AC559F">
            <w:pPr>
              <w:jc w:val="center"/>
            </w:pPr>
            <w:r>
              <w:t>3</w:t>
            </w:r>
          </w:p>
        </w:tc>
        <w:tc>
          <w:tcPr>
            <w:tcW w:w="0" w:type="auto"/>
          </w:tcPr>
          <w:p w14:paraId="1CF580B3" w14:textId="77777777" w:rsidR="00BD5912" w:rsidRDefault="00AC559F">
            <w:pPr>
              <w:jc w:val="center"/>
            </w:pPr>
            <w:r>
              <w:t>1</w:t>
            </w:r>
          </w:p>
        </w:tc>
        <w:tc>
          <w:tcPr>
            <w:tcW w:w="1214" w:type="dxa"/>
          </w:tcPr>
          <w:p w14:paraId="1CF580B4" w14:textId="77777777" w:rsidR="00BD5912" w:rsidRDefault="00AC559F">
            <w:pPr>
              <w:jc w:val="center"/>
            </w:pPr>
            <w:r>
              <w:t>0</w:t>
            </w:r>
          </w:p>
        </w:tc>
        <w:tc>
          <w:tcPr>
            <w:tcW w:w="1214" w:type="dxa"/>
          </w:tcPr>
          <w:p w14:paraId="1CF580B5" w14:textId="77777777" w:rsidR="00BD5912" w:rsidRDefault="00AC559F">
            <w:pPr>
              <w:jc w:val="center"/>
            </w:pPr>
            <w:r>
              <w:t>0</w:t>
            </w:r>
          </w:p>
        </w:tc>
        <w:tc>
          <w:tcPr>
            <w:tcW w:w="1324" w:type="dxa"/>
          </w:tcPr>
          <w:p w14:paraId="1CF580B6" w14:textId="77777777" w:rsidR="00BD5912" w:rsidRDefault="00AC559F">
            <w:pPr>
              <w:jc w:val="center"/>
            </w:pPr>
            <w:r>
              <w:t>0</w:t>
            </w:r>
          </w:p>
        </w:tc>
        <w:tc>
          <w:tcPr>
            <w:tcW w:w="1285" w:type="dxa"/>
          </w:tcPr>
          <w:p w14:paraId="1CF580B7" w14:textId="77777777" w:rsidR="00BD5912" w:rsidRDefault="00AC559F">
            <w:pPr>
              <w:jc w:val="center"/>
            </w:pPr>
            <w:r>
              <w:t>0</w:t>
            </w:r>
          </w:p>
        </w:tc>
      </w:tr>
      <w:tr w:rsidR="00F951CE" w14:paraId="1CF580C1"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B9" w14:textId="77777777" w:rsidR="00BD5912" w:rsidRDefault="00AC559F">
            <w:pPr>
              <w:jc w:val="center"/>
            </w:pPr>
            <w:r>
              <w:t>2022</w:t>
            </w:r>
          </w:p>
        </w:tc>
        <w:tc>
          <w:tcPr>
            <w:tcW w:w="0" w:type="auto"/>
          </w:tcPr>
          <w:p w14:paraId="1CF580BA" w14:textId="77777777" w:rsidR="00BD5912" w:rsidRDefault="00AC559F">
            <w:pPr>
              <w:jc w:val="center"/>
            </w:pPr>
            <w:r>
              <w:t>Feb 09</w:t>
            </w:r>
          </w:p>
        </w:tc>
        <w:tc>
          <w:tcPr>
            <w:tcW w:w="802" w:type="dxa"/>
          </w:tcPr>
          <w:p w14:paraId="1CF580BB" w14:textId="77777777" w:rsidR="00BD5912" w:rsidRDefault="00AC559F">
            <w:pPr>
              <w:jc w:val="center"/>
            </w:pPr>
            <w:r>
              <w:t>0</w:t>
            </w:r>
          </w:p>
        </w:tc>
        <w:tc>
          <w:tcPr>
            <w:tcW w:w="0" w:type="auto"/>
          </w:tcPr>
          <w:p w14:paraId="1CF580BC" w14:textId="77777777" w:rsidR="00BD5912" w:rsidRDefault="00AC559F">
            <w:pPr>
              <w:jc w:val="center"/>
            </w:pPr>
            <w:r>
              <w:t>1</w:t>
            </w:r>
          </w:p>
        </w:tc>
        <w:tc>
          <w:tcPr>
            <w:tcW w:w="1214" w:type="dxa"/>
          </w:tcPr>
          <w:p w14:paraId="1CF580BD" w14:textId="77777777" w:rsidR="00BD5912" w:rsidRDefault="00AC559F">
            <w:pPr>
              <w:jc w:val="center"/>
            </w:pPr>
            <w:r>
              <w:t>0</w:t>
            </w:r>
          </w:p>
        </w:tc>
        <w:tc>
          <w:tcPr>
            <w:tcW w:w="1214" w:type="dxa"/>
          </w:tcPr>
          <w:p w14:paraId="1CF580BE" w14:textId="77777777" w:rsidR="00BD5912" w:rsidRDefault="00AC559F">
            <w:pPr>
              <w:jc w:val="center"/>
            </w:pPr>
            <w:r>
              <w:t>0</w:t>
            </w:r>
          </w:p>
        </w:tc>
        <w:tc>
          <w:tcPr>
            <w:tcW w:w="1324" w:type="dxa"/>
          </w:tcPr>
          <w:p w14:paraId="1CF580BF" w14:textId="77777777" w:rsidR="00BD5912" w:rsidRDefault="00AC559F">
            <w:pPr>
              <w:jc w:val="center"/>
            </w:pPr>
            <w:r>
              <w:t>0</w:t>
            </w:r>
          </w:p>
        </w:tc>
        <w:tc>
          <w:tcPr>
            <w:tcW w:w="1285" w:type="dxa"/>
          </w:tcPr>
          <w:p w14:paraId="1CF580C0" w14:textId="77777777" w:rsidR="00BD5912" w:rsidRDefault="00AC559F">
            <w:pPr>
              <w:jc w:val="center"/>
            </w:pPr>
            <w:r>
              <w:t>0</w:t>
            </w:r>
          </w:p>
        </w:tc>
      </w:tr>
      <w:tr w:rsidR="00BD5912" w14:paraId="1CF580CA"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C2" w14:textId="77777777" w:rsidR="00BD5912" w:rsidRDefault="00AC559F">
            <w:pPr>
              <w:jc w:val="center"/>
            </w:pPr>
            <w:r>
              <w:lastRenderedPageBreak/>
              <w:t>2022</w:t>
            </w:r>
          </w:p>
        </w:tc>
        <w:tc>
          <w:tcPr>
            <w:tcW w:w="0" w:type="auto"/>
          </w:tcPr>
          <w:p w14:paraId="1CF580C3" w14:textId="77777777" w:rsidR="00BD5912" w:rsidRDefault="00AC559F">
            <w:pPr>
              <w:jc w:val="center"/>
            </w:pPr>
            <w:r>
              <w:t>Feb 15</w:t>
            </w:r>
          </w:p>
        </w:tc>
        <w:tc>
          <w:tcPr>
            <w:tcW w:w="802" w:type="dxa"/>
          </w:tcPr>
          <w:p w14:paraId="1CF580C4" w14:textId="77777777" w:rsidR="00BD5912" w:rsidRDefault="00AC559F">
            <w:pPr>
              <w:jc w:val="center"/>
            </w:pPr>
            <w:r>
              <w:t>1</w:t>
            </w:r>
          </w:p>
        </w:tc>
        <w:tc>
          <w:tcPr>
            <w:tcW w:w="0" w:type="auto"/>
          </w:tcPr>
          <w:p w14:paraId="1CF580C5" w14:textId="77777777" w:rsidR="00BD5912" w:rsidRDefault="00AC559F">
            <w:pPr>
              <w:jc w:val="center"/>
            </w:pPr>
            <w:r>
              <w:t>0</w:t>
            </w:r>
          </w:p>
        </w:tc>
        <w:tc>
          <w:tcPr>
            <w:tcW w:w="1214" w:type="dxa"/>
          </w:tcPr>
          <w:p w14:paraId="1CF580C6" w14:textId="77777777" w:rsidR="00BD5912" w:rsidRDefault="00AC559F">
            <w:pPr>
              <w:jc w:val="center"/>
            </w:pPr>
            <w:r>
              <w:t>0</w:t>
            </w:r>
          </w:p>
        </w:tc>
        <w:tc>
          <w:tcPr>
            <w:tcW w:w="1214" w:type="dxa"/>
          </w:tcPr>
          <w:p w14:paraId="1CF580C7" w14:textId="77777777" w:rsidR="00BD5912" w:rsidRDefault="00AC559F">
            <w:pPr>
              <w:jc w:val="center"/>
            </w:pPr>
            <w:r>
              <w:t>0</w:t>
            </w:r>
          </w:p>
        </w:tc>
        <w:tc>
          <w:tcPr>
            <w:tcW w:w="1324" w:type="dxa"/>
          </w:tcPr>
          <w:p w14:paraId="1CF580C8" w14:textId="77777777" w:rsidR="00BD5912" w:rsidRDefault="00AC559F">
            <w:pPr>
              <w:jc w:val="center"/>
            </w:pPr>
            <w:r>
              <w:t>0</w:t>
            </w:r>
          </w:p>
        </w:tc>
        <w:tc>
          <w:tcPr>
            <w:tcW w:w="1285" w:type="dxa"/>
          </w:tcPr>
          <w:p w14:paraId="1CF580C9" w14:textId="77777777" w:rsidR="00BD5912" w:rsidRDefault="00AC559F">
            <w:pPr>
              <w:jc w:val="center"/>
            </w:pPr>
            <w:r>
              <w:t>0</w:t>
            </w:r>
          </w:p>
        </w:tc>
      </w:tr>
      <w:tr w:rsidR="00F951CE" w14:paraId="1CF580D3"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CB" w14:textId="77777777" w:rsidR="00BD5912" w:rsidRDefault="00AC559F">
            <w:pPr>
              <w:jc w:val="center"/>
            </w:pPr>
            <w:r>
              <w:t>2022</w:t>
            </w:r>
          </w:p>
        </w:tc>
        <w:tc>
          <w:tcPr>
            <w:tcW w:w="0" w:type="auto"/>
          </w:tcPr>
          <w:p w14:paraId="1CF580CC" w14:textId="77777777" w:rsidR="00BD5912" w:rsidRDefault="00AC559F">
            <w:pPr>
              <w:jc w:val="center"/>
            </w:pPr>
            <w:r>
              <w:t>Feb 22</w:t>
            </w:r>
          </w:p>
        </w:tc>
        <w:tc>
          <w:tcPr>
            <w:tcW w:w="802" w:type="dxa"/>
          </w:tcPr>
          <w:p w14:paraId="1CF580CD" w14:textId="77777777" w:rsidR="00BD5912" w:rsidRDefault="00AC559F">
            <w:pPr>
              <w:jc w:val="center"/>
            </w:pPr>
            <w:r>
              <w:t>0</w:t>
            </w:r>
          </w:p>
        </w:tc>
        <w:tc>
          <w:tcPr>
            <w:tcW w:w="0" w:type="auto"/>
          </w:tcPr>
          <w:p w14:paraId="1CF580CE" w14:textId="77777777" w:rsidR="00BD5912" w:rsidRDefault="00AC559F">
            <w:pPr>
              <w:jc w:val="center"/>
            </w:pPr>
            <w:r>
              <w:t>0</w:t>
            </w:r>
          </w:p>
        </w:tc>
        <w:tc>
          <w:tcPr>
            <w:tcW w:w="1214" w:type="dxa"/>
          </w:tcPr>
          <w:p w14:paraId="1CF580CF" w14:textId="77777777" w:rsidR="00BD5912" w:rsidRDefault="00AC559F">
            <w:pPr>
              <w:jc w:val="center"/>
            </w:pPr>
            <w:r>
              <w:t>2</w:t>
            </w:r>
          </w:p>
        </w:tc>
        <w:tc>
          <w:tcPr>
            <w:tcW w:w="1214" w:type="dxa"/>
          </w:tcPr>
          <w:p w14:paraId="1CF580D0" w14:textId="77777777" w:rsidR="00BD5912" w:rsidRDefault="00AC559F">
            <w:pPr>
              <w:jc w:val="center"/>
            </w:pPr>
            <w:r>
              <w:t>0</w:t>
            </w:r>
          </w:p>
        </w:tc>
        <w:tc>
          <w:tcPr>
            <w:tcW w:w="1324" w:type="dxa"/>
          </w:tcPr>
          <w:p w14:paraId="1CF580D1" w14:textId="77777777" w:rsidR="00BD5912" w:rsidRDefault="00AC559F">
            <w:pPr>
              <w:jc w:val="center"/>
            </w:pPr>
            <w:r>
              <w:t>0</w:t>
            </w:r>
          </w:p>
        </w:tc>
        <w:tc>
          <w:tcPr>
            <w:tcW w:w="1285" w:type="dxa"/>
          </w:tcPr>
          <w:p w14:paraId="1CF580D2" w14:textId="77777777" w:rsidR="00BD5912" w:rsidRDefault="00AC559F">
            <w:pPr>
              <w:jc w:val="center"/>
            </w:pPr>
            <w:r>
              <w:t>0</w:t>
            </w:r>
          </w:p>
        </w:tc>
      </w:tr>
      <w:tr w:rsidR="00BD5912" w14:paraId="1CF580DC"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D4" w14:textId="77777777" w:rsidR="00BD5912" w:rsidRDefault="00AC559F">
            <w:pPr>
              <w:jc w:val="center"/>
            </w:pPr>
            <w:r>
              <w:t>2022</w:t>
            </w:r>
          </w:p>
        </w:tc>
        <w:tc>
          <w:tcPr>
            <w:tcW w:w="0" w:type="auto"/>
          </w:tcPr>
          <w:p w14:paraId="1CF580D5" w14:textId="77777777" w:rsidR="00BD5912" w:rsidRDefault="00AC559F">
            <w:pPr>
              <w:jc w:val="center"/>
            </w:pPr>
            <w:r>
              <w:t>Mar 09</w:t>
            </w:r>
          </w:p>
        </w:tc>
        <w:tc>
          <w:tcPr>
            <w:tcW w:w="802" w:type="dxa"/>
          </w:tcPr>
          <w:p w14:paraId="1CF580D6" w14:textId="77777777" w:rsidR="00BD5912" w:rsidRDefault="00AC559F">
            <w:pPr>
              <w:jc w:val="center"/>
            </w:pPr>
            <w:r>
              <w:t>1</w:t>
            </w:r>
          </w:p>
        </w:tc>
        <w:tc>
          <w:tcPr>
            <w:tcW w:w="0" w:type="auto"/>
          </w:tcPr>
          <w:p w14:paraId="1CF580D7" w14:textId="77777777" w:rsidR="00BD5912" w:rsidRDefault="00AC559F">
            <w:pPr>
              <w:jc w:val="center"/>
            </w:pPr>
            <w:r>
              <w:t>0</w:t>
            </w:r>
          </w:p>
        </w:tc>
        <w:tc>
          <w:tcPr>
            <w:tcW w:w="1214" w:type="dxa"/>
          </w:tcPr>
          <w:p w14:paraId="1CF580D8" w14:textId="77777777" w:rsidR="00BD5912" w:rsidRDefault="00AC559F">
            <w:pPr>
              <w:jc w:val="center"/>
            </w:pPr>
            <w:r>
              <w:t>1</w:t>
            </w:r>
          </w:p>
        </w:tc>
        <w:tc>
          <w:tcPr>
            <w:tcW w:w="1214" w:type="dxa"/>
          </w:tcPr>
          <w:p w14:paraId="1CF580D9" w14:textId="77777777" w:rsidR="00BD5912" w:rsidRDefault="00AC559F">
            <w:pPr>
              <w:jc w:val="center"/>
            </w:pPr>
            <w:r>
              <w:t>1</w:t>
            </w:r>
          </w:p>
        </w:tc>
        <w:tc>
          <w:tcPr>
            <w:tcW w:w="1324" w:type="dxa"/>
          </w:tcPr>
          <w:p w14:paraId="1CF580DA" w14:textId="77777777" w:rsidR="00BD5912" w:rsidRDefault="00AC559F">
            <w:pPr>
              <w:jc w:val="center"/>
            </w:pPr>
            <w:r>
              <w:t>0</w:t>
            </w:r>
          </w:p>
        </w:tc>
        <w:tc>
          <w:tcPr>
            <w:tcW w:w="1285" w:type="dxa"/>
          </w:tcPr>
          <w:p w14:paraId="1CF580DB" w14:textId="77777777" w:rsidR="00BD5912" w:rsidRDefault="00AC559F">
            <w:pPr>
              <w:jc w:val="center"/>
            </w:pPr>
            <w:r>
              <w:t>0</w:t>
            </w:r>
          </w:p>
        </w:tc>
      </w:tr>
      <w:tr w:rsidR="00F951CE" w14:paraId="1CF580E5"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DD" w14:textId="77777777" w:rsidR="00BD5912" w:rsidRDefault="00AC559F">
            <w:pPr>
              <w:jc w:val="center"/>
            </w:pPr>
            <w:r>
              <w:t>2022</w:t>
            </w:r>
          </w:p>
        </w:tc>
        <w:tc>
          <w:tcPr>
            <w:tcW w:w="0" w:type="auto"/>
          </w:tcPr>
          <w:p w14:paraId="1CF580DE" w14:textId="77777777" w:rsidR="00BD5912" w:rsidRDefault="00AC559F">
            <w:pPr>
              <w:jc w:val="center"/>
            </w:pPr>
            <w:r>
              <w:t>Mar 16</w:t>
            </w:r>
          </w:p>
        </w:tc>
        <w:tc>
          <w:tcPr>
            <w:tcW w:w="802" w:type="dxa"/>
          </w:tcPr>
          <w:p w14:paraId="1CF580DF" w14:textId="77777777" w:rsidR="00BD5912" w:rsidRDefault="00AC559F">
            <w:pPr>
              <w:jc w:val="center"/>
            </w:pPr>
            <w:r>
              <w:t>1</w:t>
            </w:r>
          </w:p>
        </w:tc>
        <w:tc>
          <w:tcPr>
            <w:tcW w:w="0" w:type="auto"/>
          </w:tcPr>
          <w:p w14:paraId="1CF580E0" w14:textId="77777777" w:rsidR="00BD5912" w:rsidRDefault="00AC559F">
            <w:pPr>
              <w:jc w:val="center"/>
            </w:pPr>
            <w:r>
              <w:t>0</w:t>
            </w:r>
          </w:p>
        </w:tc>
        <w:tc>
          <w:tcPr>
            <w:tcW w:w="1214" w:type="dxa"/>
          </w:tcPr>
          <w:p w14:paraId="1CF580E1" w14:textId="77777777" w:rsidR="00BD5912" w:rsidRDefault="00AC559F">
            <w:pPr>
              <w:jc w:val="center"/>
            </w:pPr>
            <w:r>
              <w:t>2</w:t>
            </w:r>
          </w:p>
        </w:tc>
        <w:tc>
          <w:tcPr>
            <w:tcW w:w="1214" w:type="dxa"/>
          </w:tcPr>
          <w:p w14:paraId="1CF580E2" w14:textId="77777777" w:rsidR="00BD5912" w:rsidRDefault="00AC559F">
            <w:pPr>
              <w:jc w:val="center"/>
            </w:pPr>
            <w:r>
              <w:t>2</w:t>
            </w:r>
          </w:p>
        </w:tc>
        <w:tc>
          <w:tcPr>
            <w:tcW w:w="1324" w:type="dxa"/>
          </w:tcPr>
          <w:p w14:paraId="1CF580E3" w14:textId="77777777" w:rsidR="00BD5912" w:rsidRDefault="00AC559F">
            <w:pPr>
              <w:jc w:val="center"/>
            </w:pPr>
            <w:r>
              <w:t>0</w:t>
            </w:r>
          </w:p>
        </w:tc>
        <w:tc>
          <w:tcPr>
            <w:tcW w:w="1285" w:type="dxa"/>
          </w:tcPr>
          <w:p w14:paraId="1CF580E4" w14:textId="77777777" w:rsidR="00BD5912" w:rsidRDefault="00AC559F">
            <w:pPr>
              <w:jc w:val="center"/>
            </w:pPr>
            <w:r>
              <w:t>0</w:t>
            </w:r>
          </w:p>
        </w:tc>
      </w:tr>
      <w:tr w:rsidR="00BD5912" w14:paraId="1CF580EE"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E6" w14:textId="77777777" w:rsidR="00BD5912" w:rsidRDefault="00AC559F">
            <w:pPr>
              <w:jc w:val="center"/>
            </w:pPr>
            <w:r>
              <w:t>2022</w:t>
            </w:r>
          </w:p>
        </w:tc>
        <w:tc>
          <w:tcPr>
            <w:tcW w:w="0" w:type="auto"/>
          </w:tcPr>
          <w:p w14:paraId="1CF580E7" w14:textId="77777777" w:rsidR="00BD5912" w:rsidRDefault="00AC559F">
            <w:pPr>
              <w:jc w:val="center"/>
            </w:pPr>
            <w:r>
              <w:t>Mar 23</w:t>
            </w:r>
          </w:p>
        </w:tc>
        <w:tc>
          <w:tcPr>
            <w:tcW w:w="802" w:type="dxa"/>
          </w:tcPr>
          <w:p w14:paraId="1CF580E8" w14:textId="77777777" w:rsidR="00BD5912" w:rsidRDefault="00AC559F">
            <w:pPr>
              <w:jc w:val="center"/>
            </w:pPr>
            <w:r>
              <w:t>1</w:t>
            </w:r>
          </w:p>
        </w:tc>
        <w:tc>
          <w:tcPr>
            <w:tcW w:w="0" w:type="auto"/>
          </w:tcPr>
          <w:p w14:paraId="1CF580E9" w14:textId="77777777" w:rsidR="00BD5912" w:rsidRDefault="00AC559F">
            <w:pPr>
              <w:jc w:val="center"/>
            </w:pPr>
            <w:r>
              <w:t>0</w:t>
            </w:r>
          </w:p>
        </w:tc>
        <w:tc>
          <w:tcPr>
            <w:tcW w:w="1214" w:type="dxa"/>
          </w:tcPr>
          <w:p w14:paraId="1CF580EA" w14:textId="77777777" w:rsidR="00BD5912" w:rsidRDefault="00AC559F">
            <w:pPr>
              <w:jc w:val="center"/>
            </w:pPr>
            <w:r>
              <w:t>2</w:t>
            </w:r>
          </w:p>
        </w:tc>
        <w:tc>
          <w:tcPr>
            <w:tcW w:w="1214" w:type="dxa"/>
          </w:tcPr>
          <w:p w14:paraId="1CF580EB" w14:textId="77777777" w:rsidR="00BD5912" w:rsidRDefault="00AC559F">
            <w:pPr>
              <w:jc w:val="center"/>
            </w:pPr>
            <w:r>
              <w:t>0</w:t>
            </w:r>
          </w:p>
        </w:tc>
        <w:tc>
          <w:tcPr>
            <w:tcW w:w="1324" w:type="dxa"/>
          </w:tcPr>
          <w:p w14:paraId="1CF580EC" w14:textId="77777777" w:rsidR="00BD5912" w:rsidRDefault="00AC559F">
            <w:pPr>
              <w:jc w:val="center"/>
            </w:pPr>
            <w:r>
              <w:t>0</w:t>
            </w:r>
          </w:p>
        </w:tc>
        <w:tc>
          <w:tcPr>
            <w:tcW w:w="1285" w:type="dxa"/>
          </w:tcPr>
          <w:p w14:paraId="1CF580ED" w14:textId="77777777" w:rsidR="00BD5912" w:rsidRDefault="00AC559F">
            <w:pPr>
              <w:jc w:val="center"/>
            </w:pPr>
            <w:r>
              <w:t>0</w:t>
            </w:r>
          </w:p>
        </w:tc>
      </w:tr>
      <w:tr w:rsidR="00F951CE" w14:paraId="1CF580F7"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0EF" w14:textId="77777777" w:rsidR="00BD5912" w:rsidRDefault="00AC559F">
            <w:pPr>
              <w:jc w:val="center"/>
            </w:pPr>
            <w:r>
              <w:t>2022</w:t>
            </w:r>
          </w:p>
        </w:tc>
        <w:tc>
          <w:tcPr>
            <w:tcW w:w="0" w:type="auto"/>
          </w:tcPr>
          <w:p w14:paraId="1CF580F0" w14:textId="77777777" w:rsidR="00BD5912" w:rsidRDefault="00AC559F">
            <w:pPr>
              <w:jc w:val="center"/>
            </w:pPr>
            <w:r>
              <w:t>Mar 30</w:t>
            </w:r>
          </w:p>
        </w:tc>
        <w:tc>
          <w:tcPr>
            <w:tcW w:w="802" w:type="dxa"/>
          </w:tcPr>
          <w:p w14:paraId="1CF580F1" w14:textId="77777777" w:rsidR="00BD5912" w:rsidRDefault="00AC559F">
            <w:pPr>
              <w:jc w:val="center"/>
            </w:pPr>
            <w:r>
              <w:t>0</w:t>
            </w:r>
          </w:p>
        </w:tc>
        <w:tc>
          <w:tcPr>
            <w:tcW w:w="0" w:type="auto"/>
          </w:tcPr>
          <w:p w14:paraId="1CF580F2" w14:textId="77777777" w:rsidR="00BD5912" w:rsidRDefault="00AC559F">
            <w:pPr>
              <w:jc w:val="center"/>
            </w:pPr>
            <w:r>
              <w:t>0</w:t>
            </w:r>
          </w:p>
        </w:tc>
        <w:tc>
          <w:tcPr>
            <w:tcW w:w="1214" w:type="dxa"/>
          </w:tcPr>
          <w:p w14:paraId="1CF580F3" w14:textId="77777777" w:rsidR="00BD5912" w:rsidRDefault="00AC559F">
            <w:pPr>
              <w:jc w:val="center"/>
            </w:pPr>
            <w:r>
              <w:t>2</w:t>
            </w:r>
          </w:p>
        </w:tc>
        <w:tc>
          <w:tcPr>
            <w:tcW w:w="1214" w:type="dxa"/>
          </w:tcPr>
          <w:p w14:paraId="1CF580F4" w14:textId="77777777" w:rsidR="00BD5912" w:rsidRDefault="00AC559F">
            <w:pPr>
              <w:jc w:val="center"/>
            </w:pPr>
            <w:r>
              <w:t>0</w:t>
            </w:r>
          </w:p>
        </w:tc>
        <w:tc>
          <w:tcPr>
            <w:tcW w:w="1324" w:type="dxa"/>
          </w:tcPr>
          <w:p w14:paraId="1CF580F5" w14:textId="77777777" w:rsidR="00BD5912" w:rsidRDefault="00AC559F">
            <w:pPr>
              <w:jc w:val="center"/>
            </w:pPr>
            <w:r>
              <w:t>0</w:t>
            </w:r>
          </w:p>
        </w:tc>
        <w:tc>
          <w:tcPr>
            <w:tcW w:w="1285" w:type="dxa"/>
          </w:tcPr>
          <w:p w14:paraId="1CF580F6" w14:textId="77777777" w:rsidR="00BD5912" w:rsidRDefault="00AC559F">
            <w:pPr>
              <w:jc w:val="center"/>
            </w:pPr>
            <w:r>
              <w:t>0</w:t>
            </w:r>
          </w:p>
        </w:tc>
      </w:tr>
      <w:tr w:rsidR="00BD5912" w14:paraId="1CF58100"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0F8" w14:textId="77777777" w:rsidR="00BD5912" w:rsidRDefault="00AC559F">
            <w:pPr>
              <w:jc w:val="center"/>
            </w:pPr>
            <w:r>
              <w:t>2022</w:t>
            </w:r>
          </w:p>
        </w:tc>
        <w:tc>
          <w:tcPr>
            <w:tcW w:w="0" w:type="auto"/>
          </w:tcPr>
          <w:p w14:paraId="1CF580F9" w14:textId="77777777" w:rsidR="00BD5912" w:rsidRDefault="00AC559F">
            <w:pPr>
              <w:jc w:val="center"/>
            </w:pPr>
            <w:r>
              <w:t>Apr 07</w:t>
            </w:r>
          </w:p>
        </w:tc>
        <w:tc>
          <w:tcPr>
            <w:tcW w:w="802" w:type="dxa"/>
          </w:tcPr>
          <w:p w14:paraId="1CF580FA" w14:textId="77777777" w:rsidR="00BD5912" w:rsidRDefault="00AC559F">
            <w:pPr>
              <w:jc w:val="center"/>
            </w:pPr>
            <w:r>
              <w:t>1</w:t>
            </w:r>
          </w:p>
        </w:tc>
        <w:tc>
          <w:tcPr>
            <w:tcW w:w="0" w:type="auto"/>
          </w:tcPr>
          <w:p w14:paraId="1CF580FB" w14:textId="77777777" w:rsidR="00BD5912" w:rsidRDefault="00AC559F">
            <w:pPr>
              <w:jc w:val="center"/>
            </w:pPr>
            <w:r>
              <w:t>0</w:t>
            </w:r>
          </w:p>
        </w:tc>
        <w:tc>
          <w:tcPr>
            <w:tcW w:w="1214" w:type="dxa"/>
          </w:tcPr>
          <w:p w14:paraId="1CF580FC" w14:textId="77777777" w:rsidR="00BD5912" w:rsidRDefault="00AC559F">
            <w:pPr>
              <w:jc w:val="center"/>
            </w:pPr>
            <w:r>
              <w:t>3</w:t>
            </w:r>
          </w:p>
        </w:tc>
        <w:tc>
          <w:tcPr>
            <w:tcW w:w="1214" w:type="dxa"/>
          </w:tcPr>
          <w:p w14:paraId="1CF580FD" w14:textId="77777777" w:rsidR="00BD5912" w:rsidRDefault="00AC559F">
            <w:pPr>
              <w:jc w:val="center"/>
            </w:pPr>
            <w:r>
              <w:t>0</w:t>
            </w:r>
          </w:p>
        </w:tc>
        <w:tc>
          <w:tcPr>
            <w:tcW w:w="1324" w:type="dxa"/>
          </w:tcPr>
          <w:p w14:paraId="1CF580FE" w14:textId="77777777" w:rsidR="00BD5912" w:rsidRDefault="00AC559F">
            <w:pPr>
              <w:jc w:val="center"/>
            </w:pPr>
            <w:r>
              <w:t>0</w:t>
            </w:r>
          </w:p>
        </w:tc>
        <w:tc>
          <w:tcPr>
            <w:tcW w:w="1285" w:type="dxa"/>
          </w:tcPr>
          <w:p w14:paraId="1CF580FF" w14:textId="77777777" w:rsidR="00BD5912" w:rsidRDefault="00AC559F">
            <w:pPr>
              <w:jc w:val="center"/>
            </w:pPr>
            <w:r>
              <w:t>0</w:t>
            </w:r>
          </w:p>
        </w:tc>
      </w:tr>
      <w:tr w:rsidR="00F951CE" w14:paraId="1CF58109"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01" w14:textId="77777777" w:rsidR="00BD5912" w:rsidRDefault="00AC559F">
            <w:pPr>
              <w:jc w:val="center"/>
            </w:pPr>
            <w:r>
              <w:t>2022</w:t>
            </w:r>
          </w:p>
        </w:tc>
        <w:tc>
          <w:tcPr>
            <w:tcW w:w="0" w:type="auto"/>
          </w:tcPr>
          <w:p w14:paraId="1CF58102" w14:textId="77777777" w:rsidR="00BD5912" w:rsidRDefault="00AC559F">
            <w:pPr>
              <w:jc w:val="center"/>
            </w:pPr>
            <w:r>
              <w:t>Apr 19</w:t>
            </w:r>
          </w:p>
        </w:tc>
        <w:tc>
          <w:tcPr>
            <w:tcW w:w="802" w:type="dxa"/>
          </w:tcPr>
          <w:p w14:paraId="1CF58103" w14:textId="77777777" w:rsidR="00BD5912" w:rsidRDefault="00AC559F">
            <w:pPr>
              <w:jc w:val="center"/>
            </w:pPr>
            <w:r>
              <w:t>3</w:t>
            </w:r>
          </w:p>
        </w:tc>
        <w:tc>
          <w:tcPr>
            <w:tcW w:w="0" w:type="auto"/>
          </w:tcPr>
          <w:p w14:paraId="1CF58104" w14:textId="77777777" w:rsidR="00BD5912" w:rsidRDefault="00AC559F">
            <w:pPr>
              <w:jc w:val="center"/>
            </w:pPr>
            <w:r>
              <w:t>0</w:t>
            </w:r>
          </w:p>
        </w:tc>
        <w:tc>
          <w:tcPr>
            <w:tcW w:w="1214" w:type="dxa"/>
          </w:tcPr>
          <w:p w14:paraId="1CF58105" w14:textId="77777777" w:rsidR="00BD5912" w:rsidRDefault="00AC559F">
            <w:pPr>
              <w:jc w:val="center"/>
            </w:pPr>
            <w:r>
              <w:t>7</w:t>
            </w:r>
          </w:p>
        </w:tc>
        <w:tc>
          <w:tcPr>
            <w:tcW w:w="1214" w:type="dxa"/>
          </w:tcPr>
          <w:p w14:paraId="1CF58106" w14:textId="77777777" w:rsidR="00BD5912" w:rsidRDefault="00AC559F">
            <w:pPr>
              <w:jc w:val="center"/>
            </w:pPr>
            <w:r>
              <w:t>0</w:t>
            </w:r>
          </w:p>
        </w:tc>
        <w:tc>
          <w:tcPr>
            <w:tcW w:w="1324" w:type="dxa"/>
          </w:tcPr>
          <w:p w14:paraId="1CF58107" w14:textId="77777777" w:rsidR="00BD5912" w:rsidRDefault="00AC559F">
            <w:pPr>
              <w:jc w:val="center"/>
            </w:pPr>
            <w:r>
              <w:t>0</w:t>
            </w:r>
          </w:p>
        </w:tc>
        <w:tc>
          <w:tcPr>
            <w:tcW w:w="1285" w:type="dxa"/>
          </w:tcPr>
          <w:p w14:paraId="1CF58108" w14:textId="77777777" w:rsidR="00BD5912" w:rsidRDefault="00AC559F">
            <w:pPr>
              <w:jc w:val="center"/>
            </w:pPr>
            <w:r>
              <w:t>0</w:t>
            </w:r>
          </w:p>
        </w:tc>
      </w:tr>
      <w:tr w:rsidR="00BD5912" w14:paraId="1CF58112"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0A" w14:textId="77777777" w:rsidR="00BD5912" w:rsidRDefault="00AC559F">
            <w:pPr>
              <w:jc w:val="center"/>
            </w:pPr>
            <w:r>
              <w:t>2022</w:t>
            </w:r>
          </w:p>
        </w:tc>
        <w:tc>
          <w:tcPr>
            <w:tcW w:w="0" w:type="auto"/>
          </w:tcPr>
          <w:p w14:paraId="1CF5810B" w14:textId="77777777" w:rsidR="00BD5912" w:rsidRDefault="00AC559F">
            <w:pPr>
              <w:jc w:val="center"/>
            </w:pPr>
            <w:r>
              <w:t>May 04</w:t>
            </w:r>
          </w:p>
        </w:tc>
        <w:tc>
          <w:tcPr>
            <w:tcW w:w="802" w:type="dxa"/>
          </w:tcPr>
          <w:p w14:paraId="1CF5810C" w14:textId="77777777" w:rsidR="00BD5912" w:rsidRDefault="00AC559F">
            <w:pPr>
              <w:jc w:val="center"/>
            </w:pPr>
            <w:r>
              <w:t>2</w:t>
            </w:r>
          </w:p>
        </w:tc>
        <w:tc>
          <w:tcPr>
            <w:tcW w:w="0" w:type="auto"/>
          </w:tcPr>
          <w:p w14:paraId="1CF5810D" w14:textId="77777777" w:rsidR="00BD5912" w:rsidRDefault="00AC559F">
            <w:pPr>
              <w:jc w:val="center"/>
            </w:pPr>
            <w:r>
              <w:t>0</w:t>
            </w:r>
          </w:p>
        </w:tc>
        <w:tc>
          <w:tcPr>
            <w:tcW w:w="1214" w:type="dxa"/>
          </w:tcPr>
          <w:p w14:paraId="1CF5810E" w14:textId="77777777" w:rsidR="00BD5912" w:rsidRDefault="00AC559F">
            <w:pPr>
              <w:jc w:val="center"/>
            </w:pPr>
            <w:r>
              <w:t>2</w:t>
            </w:r>
          </w:p>
        </w:tc>
        <w:tc>
          <w:tcPr>
            <w:tcW w:w="1214" w:type="dxa"/>
          </w:tcPr>
          <w:p w14:paraId="1CF5810F" w14:textId="77777777" w:rsidR="00BD5912" w:rsidRDefault="00AC559F">
            <w:pPr>
              <w:jc w:val="center"/>
            </w:pPr>
            <w:r>
              <w:t>0</w:t>
            </w:r>
          </w:p>
        </w:tc>
        <w:tc>
          <w:tcPr>
            <w:tcW w:w="1324" w:type="dxa"/>
          </w:tcPr>
          <w:p w14:paraId="1CF58110" w14:textId="77777777" w:rsidR="00BD5912" w:rsidRDefault="00AC559F">
            <w:pPr>
              <w:jc w:val="center"/>
            </w:pPr>
            <w:r>
              <w:t>4</w:t>
            </w:r>
          </w:p>
        </w:tc>
        <w:tc>
          <w:tcPr>
            <w:tcW w:w="1285" w:type="dxa"/>
          </w:tcPr>
          <w:p w14:paraId="1CF58111" w14:textId="77777777" w:rsidR="00BD5912" w:rsidRDefault="00AC559F">
            <w:pPr>
              <w:jc w:val="center"/>
            </w:pPr>
            <w:r>
              <w:t>0</w:t>
            </w:r>
          </w:p>
        </w:tc>
      </w:tr>
      <w:tr w:rsidR="00F951CE" w14:paraId="1CF5811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13" w14:textId="77777777" w:rsidR="00BD5912" w:rsidRDefault="00AC559F">
            <w:pPr>
              <w:jc w:val="center"/>
            </w:pPr>
            <w:r>
              <w:t>2022</w:t>
            </w:r>
          </w:p>
        </w:tc>
        <w:tc>
          <w:tcPr>
            <w:tcW w:w="0" w:type="auto"/>
          </w:tcPr>
          <w:p w14:paraId="1CF58114" w14:textId="77777777" w:rsidR="00BD5912" w:rsidRDefault="00AC559F">
            <w:pPr>
              <w:jc w:val="center"/>
            </w:pPr>
            <w:r>
              <w:t>May 20</w:t>
            </w:r>
          </w:p>
        </w:tc>
        <w:tc>
          <w:tcPr>
            <w:tcW w:w="802" w:type="dxa"/>
          </w:tcPr>
          <w:p w14:paraId="1CF58115" w14:textId="77777777" w:rsidR="00BD5912" w:rsidRDefault="00AC559F">
            <w:pPr>
              <w:jc w:val="center"/>
            </w:pPr>
            <w:r>
              <w:t>2</w:t>
            </w:r>
          </w:p>
        </w:tc>
        <w:tc>
          <w:tcPr>
            <w:tcW w:w="0" w:type="auto"/>
          </w:tcPr>
          <w:p w14:paraId="1CF58116" w14:textId="77777777" w:rsidR="00BD5912" w:rsidRDefault="00AC559F">
            <w:pPr>
              <w:jc w:val="center"/>
            </w:pPr>
            <w:r>
              <w:t>0</w:t>
            </w:r>
          </w:p>
        </w:tc>
        <w:tc>
          <w:tcPr>
            <w:tcW w:w="1214" w:type="dxa"/>
          </w:tcPr>
          <w:p w14:paraId="1CF58117" w14:textId="77777777" w:rsidR="00BD5912" w:rsidRDefault="00AC559F">
            <w:pPr>
              <w:jc w:val="center"/>
            </w:pPr>
            <w:r>
              <w:t>1</w:t>
            </w:r>
          </w:p>
        </w:tc>
        <w:tc>
          <w:tcPr>
            <w:tcW w:w="1214" w:type="dxa"/>
          </w:tcPr>
          <w:p w14:paraId="1CF58118" w14:textId="77777777" w:rsidR="00BD5912" w:rsidRDefault="00AC559F">
            <w:pPr>
              <w:jc w:val="center"/>
            </w:pPr>
            <w:r>
              <w:t>0</w:t>
            </w:r>
          </w:p>
        </w:tc>
        <w:tc>
          <w:tcPr>
            <w:tcW w:w="1324" w:type="dxa"/>
          </w:tcPr>
          <w:p w14:paraId="1CF58119" w14:textId="77777777" w:rsidR="00BD5912" w:rsidRDefault="00AC559F">
            <w:pPr>
              <w:jc w:val="center"/>
            </w:pPr>
            <w:r>
              <w:t>1</w:t>
            </w:r>
          </w:p>
        </w:tc>
        <w:tc>
          <w:tcPr>
            <w:tcW w:w="1285" w:type="dxa"/>
          </w:tcPr>
          <w:p w14:paraId="1CF5811A" w14:textId="77777777" w:rsidR="00BD5912" w:rsidRDefault="00AC559F">
            <w:pPr>
              <w:jc w:val="center"/>
            </w:pPr>
            <w:r>
              <w:t>1</w:t>
            </w:r>
          </w:p>
        </w:tc>
      </w:tr>
      <w:tr w:rsidR="00BD5912" w14:paraId="1CF58124"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1C" w14:textId="77777777" w:rsidR="00BD5912" w:rsidRDefault="00AC559F">
            <w:pPr>
              <w:jc w:val="center"/>
            </w:pPr>
            <w:r>
              <w:t>2022</w:t>
            </w:r>
          </w:p>
        </w:tc>
        <w:tc>
          <w:tcPr>
            <w:tcW w:w="0" w:type="auto"/>
          </w:tcPr>
          <w:p w14:paraId="1CF5811D" w14:textId="77777777" w:rsidR="00BD5912" w:rsidRDefault="00AC559F">
            <w:pPr>
              <w:jc w:val="center"/>
            </w:pPr>
            <w:r>
              <w:t>Jun 01</w:t>
            </w:r>
          </w:p>
        </w:tc>
        <w:tc>
          <w:tcPr>
            <w:tcW w:w="802" w:type="dxa"/>
          </w:tcPr>
          <w:p w14:paraId="1CF5811E" w14:textId="77777777" w:rsidR="00BD5912" w:rsidRDefault="00AC559F">
            <w:pPr>
              <w:jc w:val="center"/>
            </w:pPr>
            <w:r>
              <w:t>2</w:t>
            </w:r>
          </w:p>
        </w:tc>
        <w:tc>
          <w:tcPr>
            <w:tcW w:w="0" w:type="auto"/>
          </w:tcPr>
          <w:p w14:paraId="1CF5811F" w14:textId="77777777" w:rsidR="00BD5912" w:rsidRDefault="00AC559F">
            <w:pPr>
              <w:jc w:val="center"/>
            </w:pPr>
            <w:r>
              <w:t>0</w:t>
            </w:r>
          </w:p>
        </w:tc>
        <w:tc>
          <w:tcPr>
            <w:tcW w:w="1214" w:type="dxa"/>
          </w:tcPr>
          <w:p w14:paraId="1CF58120" w14:textId="77777777" w:rsidR="00BD5912" w:rsidRDefault="00AC559F">
            <w:pPr>
              <w:jc w:val="center"/>
            </w:pPr>
            <w:r>
              <w:t>0</w:t>
            </w:r>
          </w:p>
        </w:tc>
        <w:tc>
          <w:tcPr>
            <w:tcW w:w="1214" w:type="dxa"/>
          </w:tcPr>
          <w:p w14:paraId="1CF58121" w14:textId="77777777" w:rsidR="00BD5912" w:rsidRDefault="00AC559F">
            <w:pPr>
              <w:jc w:val="center"/>
            </w:pPr>
            <w:r>
              <w:t>0</w:t>
            </w:r>
          </w:p>
        </w:tc>
        <w:tc>
          <w:tcPr>
            <w:tcW w:w="1324" w:type="dxa"/>
          </w:tcPr>
          <w:p w14:paraId="1CF58122" w14:textId="77777777" w:rsidR="00BD5912" w:rsidRDefault="00AC559F">
            <w:pPr>
              <w:jc w:val="center"/>
            </w:pPr>
            <w:r>
              <w:t>1</w:t>
            </w:r>
          </w:p>
        </w:tc>
        <w:tc>
          <w:tcPr>
            <w:tcW w:w="1285" w:type="dxa"/>
          </w:tcPr>
          <w:p w14:paraId="1CF58123" w14:textId="77777777" w:rsidR="00BD5912" w:rsidRDefault="00AC559F">
            <w:pPr>
              <w:jc w:val="center"/>
            </w:pPr>
            <w:r>
              <w:t>0</w:t>
            </w:r>
          </w:p>
        </w:tc>
      </w:tr>
      <w:tr w:rsidR="00F951CE" w14:paraId="1CF5812D"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25" w14:textId="77777777" w:rsidR="00BD5912" w:rsidRDefault="00AC559F">
            <w:pPr>
              <w:jc w:val="center"/>
            </w:pPr>
            <w:r>
              <w:t>2022</w:t>
            </w:r>
          </w:p>
        </w:tc>
        <w:tc>
          <w:tcPr>
            <w:tcW w:w="0" w:type="auto"/>
          </w:tcPr>
          <w:p w14:paraId="1CF58126" w14:textId="77777777" w:rsidR="00BD5912" w:rsidRDefault="00AC559F">
            <w:pPr>
              <w:jc w:val="center"/>
            </w:pPr>
            <w:r>
              <w:t>Jun 22</w:t>
            </w:r>
          </w:p>
        </w:tc>
        <w:tc>
          <w:tcPr>
            <w:tcW w:w="802" w:type="dxa"/>
          </w:tcPr>
          <w:p w14:paraId="1CF58127" w14:textId="77777777" w:rsidR="00BD5912" w:rsidRDefault="00AC559F">
            <w:pPr>
              <w:jc w:val="center"/>
            </w:pPr>
            <w:r>
              <w:t>1</w:t>
            </w:r>
          </w:p>
        </w:tc>
        <w:tc>
          <w:tcPr>
            <w:tcW w:w="0" w:type="auto"/>
          </w:tcPr>
          <w:p w14:paraId="1CF58128" w14:textId="77777777" w:rsidR="00BD5912" w:rsidRDefault="00AC559F">
            <w:pPr>
              <w:jc w:val="center"/>
            </w:pPr>
            <w:r>
              <w:t>0</w:t>
            </w:r>
          </w:p>
        </w:tc>
        <w:tc>
          <w:tcPr>
            <w:tcW w:w="1214" w:type="dxa"/>
          </w:tcPr>
          <w:p w14:paraId="1CF58129" w14:textId="77777777" w:rsidR="00BD5912" w:rsidRDefault="00AC559F">
            <w:pPr>
              <w:jc w:val="center"/>
            </w:pPr>
            <w:r>
              <w:t>0</w:t>
            </w:r>
          </w:p>
        </w:tc>
        <w:tc>
          <w:tcPr>
            <w:tcW w:w="1214" w:type="dxa"/>
          </w:tcPr>
          <w:p w14:paraId="1CF5812A" w14:textId="77777777" w:rsidR="00BD5912" w:rsidRDefault="00AC559F">
            <w:pPr>
              <w:jc w:val="center"/>
            </w:pPr>
            <w:r>
              <w:t>0</w:t>
            </w:r>
          </w:p>
        </w:tc>
        <w:tc>
          <w:tcPr>
            <w:tcW w:w="1324" w:type="dxa"/>
          </w:tcPr>
          <w:p w14:paraId="1CF5812B" w14:textId="77777777" w:rsidR="00BD5912" w:rsidRDefault="00AC559F">
            <w:pPr>
              <w:jc w:val="center"/>
            </w:pPr>
            <w:r>
              <w:t>0</w:t>
            </w:r>
          </w:p>
        </w:tc>
        <w:tc>
          <w:tcPr>
            <w:tcW w:w="1285" w:type="dxa"/>
          </w:tcPr>
          <w:p w14:paraId="1CF5812C" w14:textId="77777777" w:rsidR="00BD5912" w:rsidRDefault="00AC559F">
            <w:pPr>
              <w:jc w:val="center"/>
            </w:pPr>
            <w:r>
              <w:t>0</w:t>
            </w:r>
          </w:p>
        </w:tc>
      </w:tr>
      <w:tr w:rsidR="00BD5912" w14:paraId="1CF58136"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2E" w14:textId="77777777" w:rsidR="00BD5912" w:rsidRPr="00726EBE" w:rsidRDefault="00AC559F">
            <w:pPr>
              <w:jc w:val="center"/>
              <w:rPr>
                <w:b/>
                <w:bCs/>
              </w:rPr>
            </w:pPr>
            <w:r w:rsidRPr="00726EBE">
              <w:rPr>
                <w:b/>
                <w:bCs/>
              </w:rPr>
              <w:t>2022</w:t>
            </w:r>
          </w:p>
        </w:tc>
        <w:tc>
          <w:tcPr>
            <w:tcW w:w="0" w:type="auto"/>
          </w:tcPr>
          <w:p w14:paraId="1CF5812F" w14:textId="77777777" w:rsidR="00BD5912" w:rsidRPr="00726EBE" w:rsidRDefault="00AC559F">
            <w:pPr>
              <w:jc w:val="center"/>
              <w:rPr>
                <w:b/>
                <w:bCs/>
              </w:rPr>
            </w:pPr>
            <w:r w:rsidRPr="00726EBE">
              <w:rPr>
                <w:b/>
                <w:bCs/>
              </w:rPr>
              <w:t>Total</w:t>
            </w:r>
          </w:p>
        </w:tc>
        <w:tc>
          <w:tcPr>
            <w:tcW w:w="802" w:type="dxa"/>
          </w:tcPr>
          <w:p w14:paraId="1CF58130" w14:textId="77777777" w:rsidR="00BD5912" w:rsidRPr="00726EBE" w:rsidRDefault="00AC559F">
            <w:pPr>
              <w:jc w:val="center"/>
              <w:rPr>
                <w:b/>
                <w:bCs/>
              </w:rPr>
            </w:pPr>
            <w:r w:rsidRPr="00726EBE">
              <w:rPr>
                <w:b/>
                <w:bCs/>
              </w:rPr>
              <w:t>18</w:t>
            </w:r>
          </w:p>
        </w:tc>
        <w:tc>
          <w:tcPr>
            <w:tcW w:w="0" w:type="auto"/>
          </w:tcPr>
          <w:p w14:paraId="1CF58131" w14:textId="77777777" w:rsidR="00BD5912" w:rsidRPr="00726EBE" w:rsidRDefault="00AC559F">
            <w:pPr>
              <w:jc w:val="center"/>
              <w:rPr>
                <w:b/>
                <w:bCs/>
              </w:rPr>
            </w:pPr>
            <w:r w:rsidRPr="00726EBE">
              <w:rPr>
                <w:b/>
                <w:bCs/>
              </w:rPr>
              <w:t>2</w:t>
            </w:r>
          </w:p>
        </w:tc>
        <w:tc>
          <w:tcPr>
            <w:tcW w:w="1214" w:type="dxa"/>
          </w:tcPr>
          <w:p w14:paraId="1CF58132" w14:textId="77777777" w:rsidR="00BD5912" w:rsidRPr="00726EBE" w:rsidRDefault="00AC559F">
            <w:pPr>
              <w:jc w:val="center"/>
              <w:rPr>
                <w:b/>
                <w:bCs/>
              </w:rPr>
            </w:pPr>
            <w:r w:rsidRPr="00726EBE">
              <w:rPr>
                <w:b/>
                <w:bCs/>
              </w:rPr>
              <w:t>22</w:t>
            </w:r>
          </w:p>
        </w:tc>
        <w:tc>
          <w:tcPr>
            <w:tcW w:w="1214" w:type="dxa"/>
          </w:tcPr>
          <w:p w14:paraId="1CF58133" w14:textId="77777777" w:rsidR="00BD5912" w:rsidRPr="00726EBE" w:rsidRDefault="00AC559F">
            <w:pPr>
              <w:jc w:val="center"/>
              <w:rPr>
                <w:b/>
                <w:bCs/>
              </w:rPr>
            </w:pPr>
            <w:r w:rsidRPr="00726EBE">
              <w:rPr>
                <w:b/>
                <w:bCs/>
              </w:rPr>
              <w:t>3</w:t>
            </w:r>
          </w:p>
        </w:tc>
        <w:tc>
          <w:tcPr>
            <w:tcW w:w="1324" w:type="dxa"/>
          </w:tcPr>
          <w:p w14:paraId="1CF58134" w14:textId="77777777" w:rsidR="00BD5912" w:rsidRPr="00726EBE" w:rsidRDefault="00AC559F">
            <w:pPr>
              <w:jc w:val="center"/>
              <w:rPr>
                <w:b/>
                <w:bCs/>
              </w:rPr>
            </w:pPr>
            <w:r w:rsidRPr="00726EBE">
              <w:rPr>
                <w:b/>
                <w:bCs/>
              </w:rPr>
              <w:t>6</w:t>
            </w:r>
          </w:p>
        </w:tc>
        <w:tc>
          <w:tcPr>
            <w:tcW w:w="1285" w:type="dxa"/>
          </w:tcPr>
          <w:p w14:paraId="1CF58135" w14:textId="77777777" w:rsidR="00BD5912" w:rsidRPr="00726EBE" w:rsidRDefault="00AC559F">
            <w:pPr>
              <w:jc w:val="center"/>
              <w:rPr>
                <w:b/>
                <w:bCs/>
              </w:rPr>
            </w:pPr>
            <w:r w:rsidRPr="00726EBE">
              <w:rPr>
                <w:b/>
                <w:bCs/>
              </w:rPr>
              <w:t>1</w:t>
            </w:r>
          </w:p>
        </w:tc>
      </w:tr>
      <w:tr w:rsidR="00F951CE" w14:paraId="4878568B"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BEA741B" w14:textId="77777777" w:rsidR="00F951CE" w:rsidRPr="00726EBE" w:rsidRDefault="00F951CE">
            <w:pPr>
              <w:jc w:val="center"/>
              <w:rPr>
                <w:b/>
                <w:bCs/>
              </w:rPr>
            </w:pPr>
          </w:p>
        </w:tc>
        <w:tc>
          <w:tcPr>
            <w:tcW w:w="0" w:type="auto"/>
          </w:tcPr>
          <w:p w14:paraId="4C7521B3" w14:textId="77777777" w:rsidR="00F951CE" w:rsidRPr="00726EBE" w:rsidRDefault="00F951CE">
            <w:pPr>
              <w:jc w:val="center"/>
              <w:rPr>
                <w:b/>
                <w:bCs/>
              </w:rPr>
            </w:pPr>
          </w:p>
        </w:tc>
        <w:tc>
          <w:tcPr>
            <w:tcW w:w="802" w:type="dxa"/>
          </w:tcPr>
          <w:p w14:paraId="449AAD77" w14:textId="77777777" w:rsidR="00F951CE" w:rsidRPr="00726EBE" w:rsidRDefault="00F951CE">
            <w:pPr>
              <w:jc w:val="center"/>
              <w:rPr>
                <w:b/>
                <w:bCs/>
              </w:rPr>
            </w:pPr>
          </w:p>
        </w:tc>
        <w:tc>
          <w:tcPr>
            <w:tcW w:w="0" w:type="auto"/>
          </w:tcPr>
          <w:p w14:paraId="7CFD751C" w14:textId="77777777" w:rsidR="00F951CE" w:rsidRPr="00726EBE" w:rsidRDefault="00F951CE">
            <w:pPr>
              <w:jc w:val="center"/>
              <w:rPr>
                <w:b/>
                <w:bCs/>
              </w:rPr>
            </w:pPr>
          </w:p>
        </w:tc>
        <w:tc>
          <w:tcPr>
            <w:tcW w:w="1214" w:type="dxa"/>
          </w:tcPr>
          <w:p w14:paraId="2282ACEF" w14:textId="77777777" w:rsidR="00F951CE" w:rsidRPr="00726EBE" w:rsidRDefault="00F951CE">
            <w:pPr>
              <w:jc w:val="center"/>
              <w:rPr>
                <w:b/>
                <w:bCs/>
              </w:rPr>
            </w:pPr>
          </w:p>
        </w:tc>
        <w:tc>
          <w:tcPr>
            <w:tcW w:w="1214" w:type="dxa"/>
          </w:tcPr>
          <w:p w14:paraId="0A3106BF" w14:textId="77777777" w:rsidR="00F951CE" w:rsidRPr="00726EBE" w:rsidRDefault="00F951CE">
            <w:pPr>
              <w:jc w:val="center"/>
              <w:rPr>
                <w:b/>
                <w:bCs/>
              </w:rPr>
            </w:pPr>
          </w:p>
        </w:tc>
        <w:tc>
          <w:tcPr>
            <w:tcW w:w="1324" w:type="dxa"/>
          </w:tcPr>
          <w:p w14:paraId="15DC9086" w14:textId="77777777" w:rsidR="00F951CE" w:rsidRPr="00726EBE" w:rsidRDefault="00F951CE">
            <w:pPr>
              <w:jc w:val="center"/>
              <w:rPr>
                <w:b/>
                <w:bCs/>
              </w:rPr>
            </w:pPr>
          </w:p>
        </w:tc>
        <w:tc>
          <w:tcPr>
            <w:tcW w:w="1285" w:type="dxa"/>
          </w:tcPr>
          <w:p w14:paraId="49A134ED" w14:textId="77777777" w:rsidR="00F951CE" w:rsidRPr="00726EBE" w:rsidRDefault="00F951CE">
            <w:pPr>
              <w:jc w:val="center"/>
              <w:rPr>
                <w:b/>
                <w:bCs/>
              </w:rPr>
            </w:pPr>
          </w:p>
        </w:tc>
      </w:tr>
      <w:tr w:rsidR="00F951CE" w14:paraId="1CF5813F"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37" w14:textId="77777777" w:rsidR="00BD5912" w:rsidRDefault="00AC559F">
            <w:pPr>
              <w:jc w:val="center"/>
            </w:pPr>
            <w:r>
              <w:t>2023</w:t>
            </w:r>
          </w:p>
        </w:tc>
        <w:tc>
          <w:tcPr>
            <w:tcW w:w="0" w:type="auto"/>
          </w:tcPr>
          <w:p w14:paraId="1CF58138" w14:textId="77777777" w:rsidR="00BD5912" w:rsidRDefault="00AC559F">
            <w:pPr>
              <w:jc w:val="center"/>
            </w:pPr>
            <w:r>
              <w:t>Feb 01</w:t>
            </w:r>
          </w:p>
        </w:tc>
        <w:tc>
          <w:tcPr>
            <w:tcW w:w="802" w:type="dxa"/>
          </w:tcPr>
          <w:p w14:paraId="1CF58139" w14:textId="77777777" w:rsidR="00BD5912" w:rsidRDefault="00AC559F">
            <w:pPr>
              <w:jc w:val="center"/>
            </w:pPr>
            <w:r>
              <w:t>4</w:t>
            </w:r>
          </w:p>
        </w:tc>
        <w:tc>
          <w:tcPr>
            <w:tcW w:w="0" w:type="auto"/>
          </w:tcPr>
          <w:p w14:paraId="1CF5813A" w14:textId="77777777" w:rsidR="00BD5912" w:rsidRDefault="00AC559F">
            <w:pPr>
              <w:jc w:val="center"/>
            </w:pPr>
            <w:r>
              <w:t>0</w:t>
            </w:r>
          </w:p>
        </w:tc>
        <w:tc>
          <w:tcPr>
            <w:tcW w:w="1214" w:type="dxa"/>
          </w:tcPr>
          <w:p w14:paraId="1CF5813B" w14:textId="77777777" w:rsidR="00BD5912" w:rsidRDefault="00AC559F">
            <w:pPr>
              <w:jc w:val="center"/>
            </w:pPr>
            <w:r>
              <w:t>0</w:t>
            </w:r>
          </w:p>
        </w:tc>
        <w:tc>
          <w:tcPr>
            <w:tcW w:w="1214" w:type="dxa"/>
          </w:tcPr>
          <w:p w14:paraId="1CF5813C" w14:textId="77777777" w:rsidR="00BD5912" w:rsidRDefault="00AC559F">
            <w:pPr>
              <w:jc w:val="center"/>
            </w:pPr>
            <w:r>
              <w:t>0</w:t>
            </w:r>
          </w:p>
        </w:tc>
        <w:tc>
          <w:tcPr>
            <w:tcW w:w="1324" w:type="dxa"/>
          </w:tcPr>
          <w:p w14:paraId="1CF5813D" w14:textId="77777777" w:rsidR="00BD5912" w:rsidRDefault="00AC559F">
            <w:pPr>
              <w:jc w:val="center"/>
            </w:pPr>
            <w:r>
              <w:t>0</w:t>
            </w:r>
          </w:p>
        </w:tc>
        <w:tc>
          <w:tcPr>
            <w:tcW w:w="1285" w:type="dxa"/>
          </w:tcPr>
          <w:p w14:paraId="1CF5813E" w14:textId="77777777" w:rsidR="00BD5912" w:rsidRDefault="00AC559F">
            <w:pPr>
              <w:jc w:val="center"/>
            </w:pPr>
            <w:r>
              <w:t>0</w:t>
            </w:r>
          </w:p>
        </w:tc>
      </w:tr>
      <w:tr w:rsidR="00F951CE" w14:paraId="1CF5814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40" w14:textId="77777777" w:rsidR="00BD5912" w:rsidRDefault="00AC559F">
            <w:pPr>
              <w:jc w:val="center"/>
            </w:pPr>
            <w:r>
              <w:t>2023</w:t>
            </w:r>
          </w:p>
        </w:tc>
        <w:tc>
          <w:tcPr>
            <w:tcW w:w="0" w:type="auto"/>
          </w:tcPr>
          <w:p w14:paraId="1CF58141" w14:textId="77777777" w:rsidR="00BD5912" w:rsidRDefault="00AC559F">
            <w:pPr>
              <w:jc w:val="center"/>
            </w:pPr>
            <w:r>
              <w:t>Feb 08</w:t>
            </w:r>
          </w:p>
        </w:tc>
        <w:tc>
          <w:tcPr>
            <w:tcW w:w="802" w:type="dxa"/>
          </w:tcPr>
          <w:p w14:paraId="1CF58142" w14:textId="77777777" w:rsidR="00BD5912" w:rsidRDefault="00AC559F">
            <w:pPr>
              <w:jc w:val="center"/>
            </w:pPr>
            <w:r>
              <w:t>6</w:t>
            </w:r>
          </w:p>
        </w:tc>
        <w:tc>
          <w:tcPr>
            <w:tcW w:w="0" w:type="auto"/>
          </w:tcPr>
          <w:p w14:paraId="1CF58143" w14:textId="77777777" w:rsidR="00BD5912" w:rsidRDefault="00AC559F">
            <w:pPr>
              <w:jc w:val="center"/>
            </w:pPr>
            <w:r>
              <w:t>0</w:t>
            </w:r>
          </w:p>
        </w:tc>
        <w:tc>
          <w:tcPr>
            <w:tcW w:w="1214" w:type="dxa"/>
          </w:tcPr>
          <w:p w14:paraId="1CF58144" w14:textId="77777777" w:rsidR="00BD5912" w:rsidRDefault="00AC559F">
            <w:pPr>
              <w:jc w:val="center"/>
            </w:pPr>
            <w:r>
              <w:t>2</w:t>
            </w:r>
          </w:p>
        </w:tc>
        <w:tc>
          <w:tcPr>
            <w:tcW w:w="1214" w:type="dxa"/>
          </w:tcPr>
          <w:p w14:paraId="1CF58145" w14:textId="77777777" w:rsidR="00BD5912" w:rsidRDefault="00AC559F">
            <w:pPr>
              <w:jc w:val="center"/>
            </w:pPr>
            <w:r>
              <w:t>1</w:t>
            </w:r>
          </w:p>
        </w:tc>
        <w:tc>
          <w:tcPr>
            <w:tcW w:w="1324" w:type="dxa"/>
          </w:tcPr>
          <w:p w14:paraId="1CF58146" w14:textId="77777777" w:rsidR="00BD5912" w:rsidRDefault="00AC559F">
            <w:pPr>
              <w:jc w:val="center"/>
            </w:pPr>
            <w:r>
              <w:t>0</w:t>
            </w:r>
          </w:p>
        </w:tc>
        <w:tc>
          <w:tcPr>
            <w:tcW w:w="1285" w:type="dxa"/>
          </w:tcPr>
          <w:p w14:paraId="1CF58147" w14:textId="77777777" w:rsidR="00BD5912" w:rsidRDefault="00AC559F">
            <w:pPr>
              <w:jc w:val="center"/>
            </w:pPr>
            <w:r>
              <w:t>0</w:t>
            </w:r>
          </w:p>
        </w:tc>
      </w:tr>
      <w:tr w:rsidR="00F951CE" w14:paraId="1CF5815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49" w14:textId="77777777" w:rsidR="00BD5912" w:rsidRDefault="00AC559F">
            <w:pPr>
              <w:jc w:val="center"/>
            </w:pPr>
            <w:r>
              <w:t>2023</w:t>
            </w:r>
          </w:p>
        </w:tc>
        <w:tc>
          <w:tcPr>
            <w:tcW w:w="0" w:type="auto"/>
          </w:tcPr>
          <w:p w14:paraId="1CF5814A" w14:textId="77777777" w:rsidR="00BD5912" w:rsidRDefault="00AC559F">
            <w:pPr>
              <w:jc w:val="center"/>
            </w:pPr>
            <w:r>
              <w:t>Feb 16</w:t>
            </w:r>
          </w:p>
        </w:tc>
        <w:tc>
          <w:tcPr>
            <w:tcW w:w="802" w:type="dxa"/>
          </w:tcPr>
          <w:p w14:paraId="1CF5814B" w14:textId="77777777" w:rsidR="00BD5912" w:rsidRDefault="00AC559F">
            <w:pPr>
              <w:jc w:val="center"/>
            </w:pPr>
            <w:r>
              <w:t>1</w:t>
            </w:r>
          </w:p>
        </w:tc>
        <w:tc>
          <w:tcPr>
            <w:tcW w:w="0" w:type="auto"/>
          </w:tcPr>
          <w:p w14:paraId="1CF5814C" w14:textId="77777777" w:rsidR="00BD5912" w:rsidRDefault="00AC559F">
            <w:pPr>
              <w:jc w:val="center"/>
            </w:pPr>
            <w:r>
              <w:t>0</w:t>
            </w:r>
          </w:p>
        </w:tc>
        <w:tc>
          <w:tcPr>
            <w:tcW w:w="1214" w:type="dxa"/>
          </w:tcPr>
          <w:p w14:paraId="1CF5814D" w14:textId="77777777" w:rsidR="00BD5912" w:rsidRDefault="00AC559F">
            <w:pPr>
              <w:jc w:val="center"/>
            </w:pPr>
            <w:r>
              <w:t>1</w:t>
            </w:r>
          </w:p>
        </w:tc>
        <w:tc>
          <w:tcPr>
            <w:tcW w:w="1214" w:type="dxa"/>
          </w:tcPr>
          <w:p w14:paraId="1CF5814E" w14:textId="77777777" w:rsidR="00BD5912" w:rsidRDefault="00AC559F">
            <w:pPr>
              <w:jc w:val="center"/>
            </w:pPr>
            <w:r>
              <w:t>0</w:t>
            </w:r>
          </w:p>
        </w:tc>
        <w:tc>
          <w:tcPr>
            <w:tcW w:w="1324" w:type="dxa"/>
          </w:tcPr>
          <w:p w14:paraId="1CF5814F" w14:textId="77777777" w:rsidR="00BD5912" w:rsidRDefault="00AC559F">
            <w:pPr>
              <w:jc w:val="center"/>
            </w:pPr>
            <w:r>
              <w:t>0</w:t>
            </w:r>
          </w:p>
        </w:tc>
        <w:tc>
          <w:tcPr>
            <w:tcW w:w="1285" w:type="dxa"/>
          </w:tcPr>
          <w:p w14:paraId="1CF58150" w14:textId="77777777" w:rsidR="00BD5912" w:rsidRDefault="00AC559F">
            <w:pPr>
              <w:jc w:val="center"/>
            </w:pPr>
            <w:r>
              <w:t>0</w:t>
            </w:r>
          </w:p>
        </w:tc>
      </w:tr>
      <w:tr w:rsidR="00F951CE" w14:paraId="1CF5815A"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52" w14:textId="77777777" w:rsidR="00BD5912" w:rsidRDefault="00AC559F">
            <w:pPr>
              <w:jc w:val="center"/>
            </w:pPr>
            <w:r>
              <w:t>2023</w:t>
            </w:r>
          </w:p>
        </w:tc>
        <w:tc>
          <w:tcPr>
            <w:tcW w:w="0" w:type="auto"/>
          </w:tcPr>
          <w:p w14:paraId="1CF58153" w14:textId="77777777" w:rsidR="00BD5912" w:rsidRDefault="00AC559F">
            <w:pPr>
              <w:jc w:val="center"/>
            </w:pPr>
            <w:r>
              <w:t>Mar 02</w:t>
            </w:r>
          </w:p>
        </w:tc>
        <w:tc>
          <w:tcPr>
            <w:tcW w:w="802" w:type="dxa"/>
          </w:tcPr>
          <w:p w14:paraId="1CF58154" w14:textId="77777777" w:rsidR="00BD5912" w:rsidRDefault="00AC559F">
            <w:pPr>
              <w:jc w:val="center"/>
            </w:pPr>
            <w:r>
              <w:t>4</w:t>
            </w:r>
          </w:p>
        </w:tc>
        <w:tc>
          <w:tcPr>
            <w:tcW w:w="0" w:type="auto"/>
          </w:tcPr>
          <w:p w14:paraId="1CF58155" w14:textId="77777777" w:rsidR="00BD5912" w:rsidRDefault="00AC559F">
            <w:pPr>
              <w:jc w:val="center"/>
            </w:pPr>
            <w:r>
              <w:t>0</w:t>
            </w:r>
          </w:p>
        </w:tc>
        <w:tc>
          <w:tcPr>
            <w:tcW w:w="1214" w:type="dxa"/>
          </w:tcPr>
          <w:p w14:paraId="1CF58156" w14:textId="77777777" w:rsidR="00BD5912" w:rsidRDefault="00AC559F">
            <w:pPr>
              <w:jc w:val="center"/>
            </w:pPr>
            <w:r>
              <w:t>0</w:t>
            </w:r>
          </w:p>
        </w:tc>
        <w:tc>
          <w:tcPr>
            <w:tcW w:w="1214" w:type="dxa"/>
          </w:tcPr>
          <w:p w14:paraId="1CF58157" w14:textId="77777777" w:rsidR="00BD5912" w:rsidRDefault="00AC559F">
            <w:pPr>
              <w:jc w:val="center"/>
            </w:pPr>
            <w:r>
              <w:t>1</w:t>
            </w:r>
          </w:p>
        </w:tc>
        <w:tc>
          <w:tcPr>
            <w:tcW w:w="1324" w:type="dxa"/>
          </w:tcPr>
          <w:p w14:paraId="1CF58158" w14:textId="77777777" w:rsidR="00BD5912" w:rsidRDefault="00AC559F">
            <w:pPr>
              <w:jc w:val="center"/>
            </w:pPr>
            <w:r>
              <w:t>0</w:t>
            </w:r>
          </w:p>
        </w:tc>
        <w:tc>
          <w:tcPr>
            <w:tcW w:w="1285" w:type="dxa"/>
          </w:tcPr>
          <w:p w14:paraId="1CF58159" w14:textId="77777777" w:rsidR="00BD5912" w:rsidRDefault="00AC559F">
            <w:pPr>
              <w:jc w:val="center"/>
            </w:pPr>
            <w:r>
              <w:t>0</w:t>
            </w:r>
          </w:p>
        </w:tc>
      </w:tr>
      <w:tr w:rsidR="00F951CE" w14:paraId="1CF5816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5B" w14:textId="77777777" w:rsidR="00BD5912" w:rsidRDefault="00AC559F">
            <w:pPr>
              <w:jc w:val="center"/>
            </w:pPr>
            <w:r>
              <w:t>2023</w:t>
            </w:r>
          </w:p>
        </w:tc>
        <w:tc>
          <w:tcPr>
            <w:tcW w:w="0" w:type="auto"/>
          </w:tcPr>
          <w:p w14:paraId="1CF5815C" w14:textId="77777777" w:rsidR="00BD5912" w:rsidRDefault="00AC559F">
            <w:pPr>
              <w:jc w:val="center"/>
            </w:pPr>
            <w:r>
              <w:t>Mar 09</w:t>
            </w:r>
          </w:p>
        </w:tc>
        <w:tc>
          <w:tcPr>
            <w:tcW w:w="802" w:type="dxa"/>
          </w:tcPr>
          <w:p w14:paraId="1CF5815D" w14:textId="77777777" w:rsidR="00BD5912" w:rsidRDefault="00AC559F">
            <w:pPr>
              <w:jc w:val="center"/>
            </w:pPr>
            <w:r>
              <w:t>1</w:t>
            </w:r>
          </w:p>
        </w:tc>
        <w:tc>
          <w:tcPr>
            <w:tcW w:w="0" w:type="auto"/>
          </w:tcPr>
          <w:p w14:paraId="1CF5815E" w14:textId="77777777" w:rsidR="00BD5912" w:rsidRDefault="00AC559F">
            <w:pPr>
              <w:jc w:val="center"/>
            </w:pPr>
            <w:r>
              <w:t>0</w:t>
            </w:r>
          </w:p>
        </w:tc>
        <w:tc>
          <w:tcPr>
            <w:tcW w:w="1214" w:type="dxa"/>
          </w:tcPr>
          <w:p w14:paraId="1CF5815F" w14:textId="77777777" w:rsidR="00BD5912" w:rsidRDefault="00AC559F">
            <w:pPr>
              <w:jc w:val="center"/>
            </w:pPr>
            <w:r>
              <w:t>1</w:t>
            </w:r>
          </w:p>
        </w:tc>
        <w:tc>
          <w:tcPr>
            <w:tcW w:w="1214" w:type="dxa"/>
          </w:tcPr>
          <w:p w14:paraId="1CF58160" w14:textId="77777777" w:rsidR="00BD5912" w:rsidRDefault="00AC559F">
            <w:pPr>
              <w:jc w:val="center"/>
            </w:pPr>
            <w:r>
              <w:t>0</w:t>
            </w:r>
          </w:p>
        </w:tc>
        <w:tc>
          <w:tcPr>
            <w:tcW w:w="1324" w:type="dxa"/>
          </w:tcPr>
          <w:p w14:paraId="1CF58161" w14:textId="77777777" w:rsidR="00BD5912" w:rsidRDefault="00AC559F">
            <w:pPr>
              <w:jc w:val="center"/>
            </w:pPr>
            <w:r>
              <w:t>0</w:t>
            </w:r>
          </w:p>
        </w:tc>
        <w:tc>
          <w:tcPr>
            <w:tcW w:w="1285" w:type="dxa"/>
          </w:tcPr>
          <w:p w14:paraId="1CF58162" w14:textId="77777777" w:rsidR="00BD5912" w:rsidRDefault="00AC559F">
            <w:pPr>
              <w:jc w:val="center"/>
            </w:pPr>
            <w:r>
              <w:t>0</w:t>
            </w:r>
          </w:p>
        </w:tc>
      </w:tr>
      <w:tr w:rsidR="00F951CE" w14:paraId="1CF5816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64" w14:textId="77777777" w:rsidR="00BD5912" w:rsidRDefault="00AC559F">
            <w:pPr>
              <w:jc w:val="center"/>
            </w:pPr>
            <w:r>
              <w:t>2023</w:t>
            </w:r>
          </w:p>
        </w:tc>
        <w:tc>
          <w:tcPr>
            <w:tcW w:w="0" w:type="auto"/>
          </w:tcPr>
          <w:p w14:paraId="1CF58165" w14:textId="77777777" w:rsidR="00BD5912" w:rsidRDefault="00AC559F">
            <w:pPr>
              <w:jc w:val="center"/>
            </w:pPr>
            <w:r>
              <w:t>Mar 16</w:t>
            </w:r>
          </w:p>
        </w:tc>
        <w:tc>
          <w:tcPr>
            <w:tcW w:w="802" w:type="dxa"/>
          </w:tcPr>
          <w:p w14:paraId="1CF58166" w14:textId="77777777" w:rsidR="00BD5912" w:rsidRDefault="00AC559F">
            <w:pPr>
              <w:jc w:val="center"/>
            </w:pPr>
            <w:r>
              <w:t>0</w:t>
            </w:r>
          </w:p>
        </w:tc>
        <w:tc>
          <w:tcPr>
            <w:tcW w:w="0" w:type="auto"/>
          </w:tcPr>
          <w:p w14:paraId="1CF58167" w14:textId="77777777" w:rsidR="00BD5912" w:rsidRDefault="00AC559F">
            <w:pPr>
              <w:jc w:val="center"/>
            </w:pPr>
            <w:r>
              <w:t>0</w:t>
            </w:r>
          </w:p>
        </w:tc>
        <w:tc>
          <w:tcPr>
            <w:tcW w:w="1214" w:type="dxa"/>
          </w:tcPr>
          <w:p w14:paraId="1CF58168" w14:textId="77777777" w:rsidR="00BD5912" w:rsidRDefault="00AC559F">
            <w:pPr>
              <w:jc w:val="center"/>
            </w:pPr>
            <w:r>
              <w:t>0</w:t>
            </w:r>
          </w:p>
        </w:tc>
        <w:tc>
          <w:tcPr>
            <w:tcW w:w="1214" w:type="dxa"/>
          </w:tcPr>
          <w:p w14:paraId="1CF58169" w14:textId="77777777" w:rsidR="00BD5912" w:rsidRDefault="00AC559F">
            <w:pPr>
              <w:jc w:val="center"/>
            </w:pPr>
            <w:r>
              <w:t>0</w:t>
            </w:r>
          </w:p>
        </w:tc>
        <w:tc>
          <w:tcPr>
            <w:tcW w:w="1324" w:type="dxa"/>
          </w:tcPr>
          <w:p w14:paraId="1CF5816A" w14:textId="77777777" w:rsidR="00BD5912" w:rsidRDefault="00AC559F">
            <w:pPr>
              <w:jc w:val="center"/>
            </w:pPr>
            <w:r>
              <w:t>0</w:t>
            </w:r>
          </w:p>
        </w:tc>
        <w:tc>
          <w:tcPr>
            <w:tcW w:w="1285" w:type="dxa"/>
          </w:tcPr>
          <w:p w14:paraId="1CF5816B" w14:textId="77777777" w:rsidR="00BD5912" w:rsidRDefault="00AC559F">
            <w:pPr>
              <w:jc w:val="center"/>
            </w:pPr>
            <w:r>
              <w:t>0</w:t>
            </w:r>
          </w:p>
        </w:tc>
      </w:tr>
      <w:tr w:rsidR="00F951CE" w14:paraId="1CF58175"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6D" w14:textId="77777777" w:rsidR="00BD5912" w:rsidRDefault="00AC559F">
            <w:pPr>
              <w:jc w:val="center"/>
            </w:pPr>
            <w:r>
              <w:t>2023</w:t>
            </w:r>
          </w:p>
        </w:tc>
        <w:tc>
          <w:tcPr>
            <w:tcW w:w="0" w:type="auto"/>
          </w:tcPr>
          <w:p w14:paraId="1CF5816E" w14:textId="77777777" w:rsidR="00BD5912" w:rsidRDefault="00AC559F">
            <w:pPr>
              <w:jc w:val="center"/>
            </w:pPr>
            <w:r>
              <w:t>Mar 23</w:t>
            </w:r>
          </w:p>
        </w:tc>
        <w:tc>
          <w:tcPr>
            <w:tcW w:w="802" w:type="dxa"/>
          </w:tcPr>
          <w:p w14:paraId="1CF5816F" w14:textId="77777777" w:rsidR="00BD5912" w:rsidRDefault="00AC559F">
            <w:pPr>
              <w:jc w:val="center"/>
            </w:pPr>
            <w:r>
              <w:t>4</w:t>
            </w:r>
          </w:p>
        </w:tc>
        <w:tc>
          <w:tcPr>
            <w:tcW w:w="0" w:type="auto"/>
          </w:tcPr>
          <w:p w14:paraId="1CF58170" w14:textId="77777777" w:rsidR="00BD5912" w:rsidRDefault="00AC559F">
            <w:pPr>
              <w:jc w:val="center"/>
            </w:pPr>
            <w:r>
              <w:t>0</w:t>
            </w:r>
          </w:p>
        </w:tc>
        <w:tc>
          <w:tcPr>
            <w:tcW w:w="1214" w:type="dxa"/>
          </w:tcPr>
          <w:p w14:paraId="1CF58171" w14:textId="77777777" w:rsidR="00BD5912" w:rsidRDefault="00AC559F">
            <w:pPr>
              <w:jc w:val="center"/>
            </w:pPr>
            <w:r>
              <w:t>0</w:t>
            </w:r>
          </w:p>
        </w:tc>
        <w:tc>
          <w:tcPr>
            <w:tcW w:w="1214" w:type="dxa"/>
          </w:tcPr>
          <w:p w14:paraId="1CF58172" w14:textId="77777777" w:rsidR="00BD5912" w:rsidRDefault="00AC559F">
            <w:pPr>
              <w:jc w:val="center"/>
            </w:pPr>
            <w:r>
              <w:t>0</w:t>
            </w:r>
          </w:p>
        </w:tc>
        <w:tc>
          <w:tcPr>
            <w:tcW w:w="1324" w:type="dxa"/>
          </w:tcPr>
          <w:p w14:paraId="1CF58173" w14:textId="77777777" w:rsidR="00BD5912" w:rsidRDefault="00AC559F">
            <w:pPr>
              <w:jc w:val="center"/>
            </w:pPr>
            <w:r>
              <w:t>0</w:t>
            </w:r>
          </w:p>
        </w:tc>
        <w:tc>
          <w:tcPr>
            <w:tcW w:w="1285" w:type="dxa"/>
          </w:tcPr>
          <w:p w14:paraId="1CF58174" w14:textId="77777777" w:rsidR="00BD5912" w:rsidRDefault="00AC559F">
            <w:pPr>
              <w:jc w:val="center"/>
            </w:pPr>
            <w:r>
              <w:t>0</w:t>
            </w:r>
          </w:p>
        </w:tc>
      </w:tr>
      <w:tr w:rsidR="00F951CE" w14:paraId="1CF5817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76" w14:textId="77777777" w:rsidR="00BD5912" w:rsidRDefault="00AC559F">
            <w:pPr>
              <w:jc w:val="center"/>
            </w:pPr>
            <w:r>
              <w:t>2023</w:t>
            </w:r>
          </w:p>
        </w:tc>
        <w:tc>
          <w:tcPr>
            <w:tcW w:w="0" w:type="auto"/>
          </w:tcPr>
          <w:p w14:paraId="1CF58177" w14:textId="77777777" w:rsidR="00BD5912" w:rsidRDefault="00AC559F">
            <w:pPr>
              <w:jc w:val="center"/>
            </w:pPr>
            <w:r>
              <w:t>Mar 30</w:t>
            </w:r>
          </w:p>
        </w:tc>
        <w:tc>
          <w:tcPr>
            <w:tcW w:w="802" w:type="dxa"/>
          </w:tcPr>
          <w:p w14:paraId="1CF58178" w14:textId="77777777" w:rsidR="00BD5912" w:rsidRDefault="00AC559F">
            <w:pPr>
              <w:jc w:val="center"/>
            </w:pPr>
            <w:r>
              <w:t>2</w:t>
            </w:r>
          </w:p>
        </w:tc>
        <w:tc>
          <w:tcPr>
            <w:tcW w:w="0" w:type="auto"/>
          </w:tcPr>
          <w:p w14:paraId="1CF58179" w14:textId="77777777" w:rsidR="00BD5912" w:rsidRDefault="00AC559F">
            <w:pPr>
              <w:jc w:val="center"/>
            </w:pPr>
            <w:r>
              <w:t>0</w:t>
            </w:r>
          </w:p>
        </w:tc>
        <w:tc>
          <w:tcPr>
            <w:tcW w:w="1214" w:type="dxa"/>
          </w:tcPr>
          <w:p w14:paraId="1CF5817A" w14:textId="77777777" w:rsidR="00BD5912" w:rsidRDefault="00AC559F">
            <w:pPr>
              <w:jc w:val="center"/>
            </w:pPr>
            <w:r>
              <w:t>6</w:t>
            </w:r>
          </w:p>
        </w:tc>
        <w:tc>
          <w:tcPr>
            <w:tcW w:w="1214" w:type="dxa"/>
          </w:tcPr>
          <w:p w14:paraId="1CF5817B" w14:textId="77777777" w:rsidR="00BD5912" w:rsidRDefault="00AC559F">
            <w:pPr>
              <w:jc w:val="center"/>
            </w:pPr>
            <w:r>
              <w:t>0</w:t>
            </w:r>
          </w:p>
        </w:tc>
        <w:tc>
          <w:tcPr>
            <w:tcW w:w="1324" w:type="dxa"/>
          </w:tcPr>
          <w:p w14:paraId="1CF5817C" w14:textId="77777777" w:rsidR="00BD5912" w:rsidRDefault="00AC559F">
            <w:pPr>
              <w:jc w:val="center"/>
            </w:pPr>
            <w:r>
              <w:t>0</w:t>
            </w:r>
          </w:p>
        </w:tc>
        <w:tc>
          <w:tcPr>
            <w:tcW w:w="1285" w:type="dxa"/>
          </w:tcPr>
          <w:p w14:paraId="1CF5817D" w14:textId="77777777" w:rsidR="00BD5912" w:rsidRDefault="00AC559F">
            <w:pPr>
              <w:jc w:val="center"/>
            </w:pPr>
            <w:r>
              <w:t>0</w:t>
            </w:r>
          </w:p>
        </w:tc>
      </w:tr>
      <w:tr w:rsidR="00F951CE" w14:paraId="1CF5818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7F" w14:textId="77777777" w:rsidR="00BD5912" w:rsidRDefault="00AC559F">
            <w:pPr>
              <w:jc w:val="center"/>
            </w:pPr>
            <w:r>
              <w:t>2023</w:t>
            </w:r>
          </w:p>
        </w:tc>
        <w:tc>
          <w:tcPr>
            <w:tcW w:w="0" w:type="auto"/>
          </w:tcPr>
          <w:p w14:paraId="1CF58180" w14:textId="77777777" w:rsidR="00BD5912" w:rsidRDefault="00AC559F">
            <w:pPr>
              <w:jc w:val="center"/>
            </w:pPr>
            <w:r>
              <w:t>Apr 06</w:t>
            </w:r>
          </w:p>
        </w:tc>
        <w:tc>
          <w:tcPr>
            <w:tcW w:w="802" w:type="dxa"/>
          </w:tcPr>
          <w:p w14:paraId="1CF58181" w14:textId="77777777" w:rsidR="00BD5912" w:rsidRDefault="00AC559F">
            <w:pPr>
              <w:jc w:val="center"/>
            </w:pPr>
            <w:r>
              <w:t>3</w:t>
            </w:r>
          </w:p>
        </w:tc>
        <w:tc>
          <w:tcPr>
            <w:tcW w:w="0" w:type="auto"/>
          </w:tcPr>
          <w:p w14:paraId="1CF58182" w14:textId="77777777" w:rsidR="00BD5912" w:rsidRDefault="00AC559F">
            <w:pPr>
              <w:jc w:val="center"/>
            </w:pPr>
            <w:r>
              <w:t>0</w:t>
            </w:r>
          </w:p>
        </w:tc>
        <w:tc>
          <w:tcPr>
            <w:tcW w:w="1214" w:type="dxa"/>
          </w:tcPr>
          <w:p w14:paraId="1CF58183" w14:textId="77777777" w:rsidR="00BD5912" w:rsidRDefault="00AC559F">
            <w:pPr>
              <w:jc w:val="center"/>
            </w:pPr>
            <w:r>
              <w:t>11</w:t>
            </w:r>
          </w:p>
        </w:tc>
        <w:tc>
          <w:tcPr>
            <w:tcW w:w="1214" w:type="dxa"/>
          </w:tcPr>
          <w:p w14:paraId="1CF58184" w14:textId="77777777" w:rsidR="00BD5912" w:rsidRDefault="00AC559F">
            <w:pPr>
              <w:jc w:val="center"/>
            </w:pPr>
            <w:r>
              <w:t>0</w:t>
            </w:r>
          </w:p>
        </w:tc>
        <w:tc>
          <w:tcPr>
            <w:tcW w:w="1324" w:type="dxa"/>
          </w:tcPr>
          <w:p w14:paraId="1CF58185" w14:textId="77777777" w:rsidR="00BD5912" w:rsidRDefault="00AC559F">
            <w:pPr>
              <w:jc w:val="center"/>
            </w:pPr>
            <w:r>
              <w:t>0</w:t>
            </w:r>
          </w:p>
        </w:tc>
        <w:tc>
          <w:tcPr>
            <w:tcW w:w="1285" w:type="dxa"/>
          </w:tcPr>
          <w:p w14:paraId="1CF58186" w14:textId="77777777" w:rsidR="00BD5912" w:rsidRDefault="00AC559F">
            <w:pPr>
              <w:jc w:val="center"/>
            </w:pPr>
            <w:r>
              <w:t>0</w:t>
            </w:r>
          </w:p>
        </w:tc>
      </w:tr>
      <w:tr w:rsidR="00F951CE" w14:paraId="1CF58190"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88" w14:textId="77777777" w:rsidR="00BD5912" w:rsidRDefault="00AC559F">
            <w:pPr>
              <w:jc w:val="center"/>
            </w:pPr>
            <w:r>
              <w:t>2023</w:t>
            </w:r>
          </w:p>
        </w:tc>
        <w:tc>
          <w:tcPr>
            <w:tcW w:w="0" w:type="auto"/>
          </w:tcPr>
          <w:p w14:paraId="1CF58189" w14:textId="77777777" w:rsidR="00BD5912" w:rsidRDefault="00AC559F">
            <w:pPr>
              <w:jc w:val="center"/>
            </w:pPr>
            <w:r>
              <w:t>Apr 13</w:t>
            </w:r>
          </w:p>
        </w:tc>
        <w:tc>
          <w:tcPr>
            <w:tcW w:w="802" w:type="dxa"/>
          </w:tcPr>
          <w:p w14:paraId="1CF5818A" w14:textId="77777777" w:rsidR="00BD5912" w:rsidRDefault="00AC559F">
            <w:pPr>
              <w:jc w:val="center"/>
            </w:pPr>
            <w:r>
              <w:t>5</w:t>
            </w:r>
          </w:p>
        </w:tc>
        <w:tc>
          <w:tcPr>
            <w:tcW w:w="0" w:type="auto"/>
          </w:tcPr>
          <w:p w14:paraId="1CF5818B" w14:textId="77777777" w:rsidR="00BD5912" w:rsidRDefault="00AC559F">
            <w:pPr>
              <w:jc w:val="center"/>
            </w:pPr>
            <w:r>
              <w:t>0</w:t>
            </w:r>
          </w:p>
        </w:tc>
        <w:tc>
          <w:tcPr>
            <w:tcW w:w="1214" w:type="dxa"/>
          </w:tcPr>
          <w:p w14:paraId="1CF5818C" w14:textId="77777777" w:rsidR="00BD5912" w:rsidRDefault="00AC559F">
            <w:pPr>
              <w:jc w:val="center"/>
            </w:pPr>
            <w:r>
              <w:t>5</w:t>
            </w:r>
          </w:p>
        </w:tc>
        <w:tc>
          <w:tcPr>
            <w:tcW w:w="1214" w:type="dxa"/>
          </w:tcPr>
          <w:p w14:paraId="1CF5818D" w14:textId="77777777" w:rsidR="00BD5912" w:rsidRDefault="00AC559F">
            <w:pPr>
              <w:jc w:val="center"/>
            </w:pPr>
            <w:r>
              <w:t>0</w:t>
            </w:r>
          </w:p>
        </w:tc>
        <w:tc>
          <w:tcPr>
            <w:tcW w:w="1324" w:type="dxa"/>
          </w:tcPr>
          <w:p w14:paraId="1CF5818E" w14:textId="77777777" w:rsidR="00BD5912" w:rsidRDefault="00AC559F">
            <w:pPr>
              <w:jc w:val="center"/>
            </w:pPr>
            <w:r>
              <w:t>1</w:t>
            </w:r>
          </w:p>
        </w:tc>
        <w:tc>
          <w:tcPr>
            <w:tcW w:w="1285" w:type="dxa"/>
          </w:tcPr>
          <w:p w14:paraId="1CF5818F" w14:textId="77777777" w:rsidR="00BD5912" w:rsidRDefault="00AC559F">
            <w:pPr>
              <w:jc w:val="center"/>
            </w:pPr>
            <w:r>
              <w:t>0</w:t>
            </w:r>
          </w:p>
        </w:tc>
      </w:tr>
      <w:tr w:rsidR="00F951CE" w14:paraId="1CF58199"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91" w14:textId="77777777" w:rsidR="00BD5912" w:rsidRDefault="00AC559F">
            <w:pPr>
              <w:jc w:val="center"/>
            </w:pPr>
            <w:r>
              <w:t>2023</w:t>
            </w:r>
          </w:p>
        </w:tc>
        <w:tc>
          <w:tcPr>
            <w:tcW w:w="0" w:type="auto"/>
          </w:tcPr>
          <w:p w14:paraId="1CF58192" w14:textId="77777777" w:rsidR="00BD5912" w:rsidRDefault="00AC559F">
            <w:pPr>
              <w:jc w:val="center"/>
            </w:pPr>
            <w:r>
              <w:t>Apr 20</w:t>
            </w:r>
          </w:p>
        </w:tc>
        <w:tc>
          <w:tcPr>
            <w:tcW w:w="802" w:type="dxa"/>
          </w:tcPr>
          <w:p w14:paraId="1CF58193" w14:textId="77777777" w:rsidR="00BD5912" w:rsidRDefault="00AC559F">
            <w:pPr>
              <w:jc w:val="center"/>
            </w:pPr>
            <w:r>
              <w:t>2</w:t>
            </w:r>
          </w:p>
        </w:tc>
        <w:tc>
          <w:tcPr>
            <w:tcW w:w="0" w:type="auto"/>
          </w:tcPr>
          <w:p w14:paraId="1CF58194" w14:textId="77777777" w:rsidR="00BD5912" w:rsidRDefault="00AC559F">
            <w:pPr>
              <w:jc w:val="center"/>
            </w:pPr>
            <w:r>
              <w:t>0</w:t>
            </w:r>
          </w:p>
        </w:tc>
        <w:tc>
          <w:tcPr>
            <w:tcW w:w="1214" w:type="dxa"/>
          </w:tcPr>
          <w:p w14:paraId="1CF58195" w14:textId="77777777" w:rsidR="00BD5912" w:rsidRDefault="00AC559F">
            <w:pPr>
              <w:jc w:val="center"/>
            </w:pPr>
            <w:r>
              <w:t>8</w:t>
            </w:r>
          </w:p>
        </w:tc>
        <w:tc>
          <w:tcPr>
            <w:tcW w:w="1214" w:type="dxa"/>
          </w:tcPr>
          <w:p w14:paraId="1CF58196" w14:textId="77777777" w:rsidR="00BD5912" w:rsidRDefault="00AC559F">
            <w:pPr>
              <w:jc w:val="center"/>
            </w:pPr>
            <w:r>
              <w:t>2</w:t>
            </w:r>
          </w:p>
        </w:tc>
        <w:tc>
          <w:tcPr>
            <w:tcW w:w="1324" w:type="dxa"/>
          </w:tcPr>
          <w:p w14:paraId="1CF58197" w14:textId="77777777" w:rsidR="00BD5912" w:rsidRDefault="00AC559F">
            <w:pPr>
              <w:jc w:val="center"/>
            </w:pPr>
            <w:r>
              <w:t>3</w:t>
            </w:r>
          </w:p>
        </w:tc>
        <w:tc>
          <w:tcPr>
            <w:tcW w:w="1285" w:type="dxa"/>
          </w:tcPr>
          <w:p w14:paraId="1CF58198" w14:textId="77777777" w:rsidR="00BD5912" w:rsidRDefault="00AC559F">
            <w:pPr>
              <w:jc w:val="center"/>
            </w:pPr>
            <w:r>
              <w:t>0</w:t>
            </w:r>
          </w:p>
        </w:tc>
      </w:tr>
      <w:tr w:rsidR="00F951CE" w14:paraId="1CF581A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9A" w14:textId="77777777" w:rsidR="00BD5912" w:rsidRDefault="00AC559F">
            <w:pPr>
              <w:jc w:val="center"/>
            </w:pPr>
            <w:r>
              <w:t>2023</w:t>
            </w:r>
          </w:p>
        </w:tc>
        <w:tc>
          <w:tcPr>
            <w:tcW w:w="0" w:type="auto"/>
          </w:tcPr>
          <w:p w14:paraId="1CF5819B" w14:textId="77777777" w:rsidR="00BD5912" w:rsidRDefault="00AC559F">
            <w:pPr>
              <w:jc w:val="center"/>
            </w:pPr>
            <w:r>
              <w:t>Apr 27</w:t>
            </w:r>
          </w:p>
        </w:tc>
        <w:tc>
          <w:tcPr>
            <w:tcW w:w="802" w:type="dxa"/>
          </w:tcPr>
          <w:p w14:paraId="1CF5819C" w14:textId="77777777" w:rsidR="00BD5912" w:rsidRDefault="00AC559F">
            <w:pPr>
              <w:jc w:val="center"/>
            </w:pPr>
            <w:r>
              <w:t>2</w:t>
            </w:r>
          </w:p>
        </w:tc>
        <w:tc>
          <w:tcPr>
            <w:tcW w:w="0" w:type="auto"/>
          </w:tcPr>
          <w:p w14:paraId="1CF5819D" w14:textId="77777777" w:rsidR="00BD5912" w:rsidRDefault="00AC559F">
            <w:pPr>
              <w:jc w:val="center"/>
            </w:pPr>
            <w:r>
              <w:t>0</w:t>
            </w:r>
          </w:p>
        </w:tc>
        <w:tc>
          <w:tcPr>
            <w:tcW w:w="1214" w:type="dxa"/>
          </w:tcPr>
          <w:p w14:paraId="1CF5819E" w14:textId="77777777" w:rsidR="00BD5912" w:rsidRDefault="00AC559F">
            <w:pPr>
              <w:jc w:val="center"/>
            </w:pPr>
            <w:r>
              <w:t>3</w:t>
            </w:r>
          </w:p>
        </w:tc>
        <w:tc>
          <w:tcPr>
            <w:tcW w:w="1214" w:type="dxa"/>
          </w:tcPr>
          <w:p w14:paraId="1CF5819F" w14:textId="77777777" w:rsidR="00BD5912" w:rsidRDefault="00AC559F">
            <w:pPr>
              <w:jc w:val="center"/>
            </w:pPr>
            <w:r>
              <w:t>0</w:t>
            </w:r>
          </w:p>
        </w:tc>
        <w:tc>
          <w:tcPr>
            <w:tcW w:w="1324" w:type="dxa"/>
          </w:tcPr>
          <w:p w14:paraId="1CF581A0" w14:textId="77777777" w:rsidR="00BD5912" w:rsidRDefault="00AC559F">
            <w:pPr>
              <w:jc w:val="center"/>
            </w:pPr>
            <w:r>
              <w:t>1</w:t>
            </w:r>
          </w:p>
        </w:tc>
        <w:tc>
          <w:tcPr>
            <w:tcW w:w="1285" w:type="dxa"/>
          </w:tcPr>
          <w:p w14:paraId="1CF581A1" w14:textId="77777777" w:rsidR="00BD5912" w:rsidRDefault="00AC559F">
            <w:pPr>
              <w:jc w:val="center"/>
            </w:pPr>
            <w:r>
              <w:t>0</w:t>
            </w:r>
          </w:p>
        </w:tc>
      </w:tr>
      <w:tr w:rsidR="00F951CE" w14:paraId="1CF581A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A3" w14:textId="77777777" w:rsidR="00BD5912" w:rsidRDefault="00AC559F">
            <w:pPr>
              <w:jc w:val="center"/>
            </w:pPr>
            <w:r>
              <w:t>2023</w:t>
            </w:r>
          </w:p>
        </w:tc>
        <w:tc>
          <w:tcPr>
            <w:tcW w:w="0" w:type="auto"/>
          </w:tcPr>
          <w:p w14:paraId="1CF581A4" w14:textId="77777777" w:rsidR="00BD5912" w:rsidRDefault="00AC559F">
            <w:pPr>
              <w:jc w:val="center"/>
            </w:pPr>
            <w:r>
              <w:t>May 11</w:t>
            </w:r>
          </w:p>
        </w:tc>
        <w:tc>
          <w:tcPr>
            <w:tcW w:w="802" w:type="dxa"/>
          </w:tcPr>
          <w:p w14:paraId="1CF581A5" w14:textId="77777777" w:rsidR="00BD5912" w:rsidRDefault="00AC559F">
            <w:pPr>
              <w:jc w:val="center"/>
            </w:pPr>
            <w:r>
              <w:t>0</w:t>
            </w:r>
          </w:p>
        </w:tc>
        <w:tc>
          <w:tcPr>
            <w:tcW w:w="0" w:type="auto"/>
          </w:tcPr>
          <w:p w14:paraId="1CF581A6" w14:textId="77777777" w:rsidR="00BD5912" w:rsidRDefault="00AC559F">
            <w:pPr>
              <w:jc w:val="center"/>
            </w:pPr>
            <w:r>
              <w:t>0</w:t>
            </w:r>
          </w:p>
        </w:tc>
        <w:tc>
          <w:tcPr>
            <w:tcW w:w="1214" w:type="dxa"/>
          </w:tcPr>
          <w:p w14:paraId="1CF581A7" w14:textId="77777777" w:rsidR="00BD5912" w:rsidRDefault="00AC559F">
            <w:pPr>
              <w:jc w:val="center"/>
            </w:pPr>
            <w:r>
              <w:t>0</w:t>
            </w:r>
          </w:p>
        </w:tc>
        <w:tc>
          <w:tcPr>
            <w:tcW w:w="1214" w:type="dxa"/>
          </w:tcPr>
          <w:p w14:paraId="1CF581A8" w14:textId="77777777" w:rsidR="00BD5912" w:rsidRDefault="00AC559F">
            <w:pPr>
              <w:jc w:val="center"/>
            </w:pPr>
            <w:r>
              <w:t>0</w:t>
            </w:r>
          </w:p>
        </w:tc>
        <w:tc>
          <w:tcPr>
            <w:tcW w:w="1324" w:type="dxa"/>
          </w:tcPr>
          <w:p w14:paraId="1CF581A9" w14:textId="77777777" w:rsidR="00BD5912" w:rsidRDefault="00AC559F">
            <w:pPr>
              <w:jc w:val="center"/>
            </w:pPr>
            <w:r>
              <w:t>0</w:t>
            </w:r>
          </w:p>
        </w:tc>
        <w:tc>
          <w:tcPr>
            <w:tcW w:w="1285" w:type="dxa"/>
          </w:tcPr>
          <w:p w14:paraId="1CF581AA" w14:textId="77777777" w:rsidR="00BD5912" w:rsidRDefault="00AC559F">
            <w:pPr>
              <w:jc w:val="center"/>
            </w:pPr>
            <w:r>
              <w:t>0</w:t>
            </w:r>
          </w:p>
        </w:tc>
      </w:tr>
      <w:tr w:rsidR="00F951CE" w14:paraId="1CF581B4"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AC" w14:textId="77777777" w:rsidR="00BD5912" w:rsidRDefault="00AC559F">
            <w:pPr>
              <w:jc w:val="center"/>
            </w:pPr>
            <w:r>
              <w:t>2023</w:t>
            </w:r>
          </w:p>
        </w:tc>
        <w:tc>
          <w:tcPr>
            <w:tcW w:w="0" w:type="auto"/>
          </w:tcPr>
          <w:p w14:paraId="1CF581AD" w14:textId="77777777" w:rsidR="00BD5912" w:rsidRDefault="00AC559F">
            <w:pPr>
              <w:jc w:val="center"/>
            </w:pPr>
            <w:r>
              <w:t>May 25</w:t>
            </w:r>
          </w:p>
        </w:tc>
        <w:tc>
          <w:tcPr>
            <w:tcW w:w="802" w:type="dxa"/>
          </w:tcPr>
          <w:p w14:paraId="1CF581AE" w14:textId="77777777" w:rsidR="00BD5912" w:rsidRDefault="00AC559F">
            <w:pPr>
              <w:jc w:val="center"/>
            </w:pPr>
            <w:r>
              <w:t>0</w:t>
            </w:r>
          </w:p>
        </w:tc>
        <w:tc>
          <w:tcPr>
            <w:tcW w:w="0" w:type="auto"/>
          </w:tcPr>
          <w:p w14:paraId="1CF581AF" w14:textId="77777777" w:rsidR="00BD5912" w:rsidRDefault="00AC559F">
            <w:pPr>
              <w:jc w:val="center"/>
            </w:pPr>
            <w:r>
              <w:t>2</w:t>
            </w:r>
          </w:p>
        </w:tc>
        <w:tc>
          <w:tcPr>
            <w:tcW w:w="1214" w:type="dxa"/>
          </w:tcPr>
          <w:p w14:paraId="1CF581B0" w14:textId="77777777" w:rsidR="00BD5912" w:rsidRDefault="00AC559F">
            <w:pPr>
              <w:jc w:val="center"/>
            </w:pPr>
            <w:r>
              <w:t>0</w:t>
            </w:r>
          </w:p>
        </w:tc>
        <w:tc>
          <w:tcPr>
            <w:tcW w:w="1214" w:type="dxa"/>
          </w:tcPr>
          <w:p w14:paraId="1CF581B1" w14:textId="77777777" w:rsidR="00BD5912" w:rsidRDefault="00AC559F">
            <w:pPr>
              <w:jc w:val="center"/>
            </w:pPr>
            <w:r>
              <w:t>0</w:t>
            </w:r>
          </w:p>
        </w:tc>
        <w:tc>
          <w:tcPr>
            <w:tcW w:w="1324" w:type="dxa"/>
          </w:tcPr>
          <w:p w14:paraId="1CF581B2" w14:textId="77777777" w:rsidR="00BD5912" w:rsidRDefault="00AC559F">
            <w:pPr>
              <w:jc w:val="center"/>
            </w:pPr>
            <w:r>
              <w:t>0</w:t>
            </w:r>
          </w:p>
        </w:tc>
        <w:tc>
          <w:tcPr>
            <w:tcW w:w="1285" w:type="dxa"/>
          </w:tcPr>
          <w:p w14:paraId="1CF581B3" w14:textId="77777777" w:rsidR="00BD5912" w:rsidRDefault="00AC559F">
            <w:pPr>
              <w:jc w:val="center"/>
            </w:pPr>
            <w:r>
              <w:t>0</w:t>
            </w:r>
          </w:p>
        </w:tc>
      </w:tr>
      <w:tr w:rsidR="00F951CE" w14:paraId="1CF581B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B5" w14:textId="77777777" w:rsidR="00BD5912" w:rsidRPr="00726EBE" w:rsidRDefault="00AC559F">
            <w:pPr>
              <w:jc w:val="center"/>
              <w:rPr>
                <w:b/>
                <w:bCs/>
              </w:rPr>
            </w:pPr>
            <w:r w:rsidRPr="00726EBE">
              <w:rPr>
                <w:b/>
                <w:bCs/>
              </w:rPr>
              <w:t>2023</w:t>
            </w:r>
          </w:p>
        </w:tc>
        <w:tc>
          <w:tcPr>
            <w:tcW w:w="0" w:type="auto"/>
          </w:tcPr>
          <w:p w14:paraId="1CF581B6" w14:textId="77777777" w:rsidR="00BD5912" w:rsidRPr="00726EBE" w:rsidRDefault="00AC559F">
            <w:pPr>
              <w:jc w:val="center"/>
              <w:rPr>
                <w:b/>
                <w:bCs/>
              </w:rPr>
            </w:pPr>
            <w:r w:rsidRPr="00726EBE">
              <w:rPr>
                <w:b/>
                <w:bCs/>
              </w:rPr>
              <w:t>Total</w:t>
            </w:r>
          </w:p>
        </w:tc>
        <w:tc>
          <w:tcPr>
            <w:tcW w:w="802" w:type="dxa"/>
          </w:tcPr>
          <w:p w14:paraId="1CF581B7" w14:textId="77777777" w:rsidR="00BD5912" w:rsidRPr="00726EBE" w:rsidRDefault="00AC559F">
            <w:pPr>
              <w:jc w:val="center"/>
              <w:rPr>
                <w:b/>
                <w:bCs/>
              </w:rPr>
            </w:pPr>
            <w:r w:rsidRPr="00726EBE">
              <w:rPr>
                <w:b/>
                <w:bCs/>
              </w:rPr>
              <w:t>34</w:t>
            </w:r>
          </w:p>
        </w:tc>
        <w:tc>
          <w:tcPr>
            <w:tcW w:w="0" w:type="auto"/>
          </w:tcPr>
          <w:p w14:paraId="1CF581B8" w14:textId="77777777" w:rsidR="00BD5912" w:rsidRPr="00726EBE" w:rsidRDefault="00AC559F">
            <w:pPr>
              <w:jc w:val="center"/>
              <w:rPr>
                <w:b/>
                <w:bCs/>
              </w:rPr>
            </w:pPr>
            <w:r w:rsidRPr="00726EBE">
              <w:rPr>
                <w:b/>
                <w:bCs/>
              </w:rPr>
              <w:t>2</w:t>
            </w:r>
          </w:p>
        </w:tc>
        <w:tc>
          <w:tcPr>
            <w:tcW w:w="1214" w:type="dxa"/>
          </w:tcPr>
          <w:p w14:paraId="1CF581B9" w14:textId="77777777" w:rsidR="00BD5912" w:rsidRPr="00726EBE" w:rsidRDefault="00AC559F">
            <w:pPr>
              <w:jc w:val="center"/>
              <w:rPr>
                <w:b/>
                <w:bCs/>
              </w:rPr>
            </w:pPr>
            <w:r w:rsidRPr="00726EBE">
              <w:rPr>
                <w:b/>
                <w:bCs/>
              </w:rPr>
              <w:t>37</w:t>
            </w:r>
          </w:p>
        </w:tc>
        <w:tc>
          <w:tcPr>
            <w:tcW w:w="1214" w:type="dxa"/>
          </w:tcPr>
          <w:p w14:paraId="1CF581BA" w14:textId="77777777" w:rsidR="00BD5912" w:rsidRPr="00726EBE" w:rsidRDefault="00AC559F">
            <w:pPr>
              <w:jc w:val="center"/>
              <w:rPr>
                <w:b/>
                <w:bCs/>
              </w:rPr>
            </w:pPr>
            <w:r w:rsidRPr="00726EBE">
              <w:rPr>
                <w:b/>
                <w:bCs/>
              </w:rPr>
              <w:t>4</w:t>
            </w:r>
          </w:p>
        </w:tc>
        <w:tc>
          <w:tcPr>
            <w:tcW w:w="1324" w:type="dxa"/>
          </w:tcPr>
          <w:p w14:paraId="1CF581BB" w14:textId="77777777" w:rsidR="00BD5912" w:rsidRPr="00726EBE" w:rsidRDefault="00AC559F">
            <w:pPr>
              <w:jc w:val="center"/>
              <w:rPr>
                <w:b/>
                <w:bCs/>
              </w:rPr>
            </w:pPr>
            <w:r w:rsidRPr="00726EBE">
              <w:rPr>
                <w:b/>
                <w:bCs/>
              </w:rPr>
              <w:t>5</w:t>
            </w:r>
          </w:p>
        </w:tc>
        <w:tc>
          <w:tcPr>
            <w:tcW w:w="1285" w:type="dxa"/>
          </w:tcPr>
          <w:p w14:paraId="1CF581BC" w14:textId="77777777" w:rsidR="00BD5912" w:rsidRPr="00726EBE" w:rsidRDefault="00AC559F">
            <w:pPr>
              <w:jc w:val="center"/>
              <w:rPr>
                <w:b/>
                <w:bCs/>
              </w:rPr>
            </w:pPr>
            <w:r w:rsidRPr="00726EBE">
              <w:rPr>
                <w:b/>
                <w:bCs/>
              </w:rPr>
              <w:t>0</w:t>
            </w:r>
          </w:p>
        </w:tc>
      </w:tr>
    </w:tbl>
    <w:p w14:paraId="1CF581BE" w14:textId="77777777" w:rsidR="00BD5912" w:rsidRDefault="00AC559F" w:rsidP="00957CA2">
      <w:pPr>
        <w:jc w:val="center"/>
      </w:pPr>
      <w:r>
        <w:rPr>
          <w:noProof/>
        </w:rPr>
        <w:lastRenderedPageBreak/>
        <w:drawing>
          <wp:inline distT="0" distB="0" distL="0" distR="0" wp14:anchorId="1CF582D3" wp14:editId="1CF582D4">
            <wp:extent cx="5504749" cy="3669832"/>
            <wp:effectExtent l="0" t="0" r="0" b="0"/>
            <wp:docPr id="72" name="Picture" descr="Figure 4.3: Fork length distributions of fish encountered during species composition sampling in the lower Dungeness River in 2021 - 2023, colored by species."/>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1CF581BF" w14:textId="77777777" w:rsidR="00BD5912" w:rsidRDefault="00AC559F">
      <w:bookmarkStart w:id="109" w:name="fig:fl-hist"/>
      <w:bookmarkEnd w:id="109"/>
      <w:r>
        <w:t>Figure 4.3: Fork length distributions of fish encountered during species composition sampling in the lower Dungeness River in 2021 - 2023, colored by species.</w:t>
      </w:r>
    </w:p>
    <w:p w14:paraId="1CF581C0" w14:textId="77777777" w:rsidR="00BD5912" w:rsidRDefault="00AC559F">
      <w:pPr>
        <w:pStyle w:val="Heading2"/>
      </w:pPr>
      <w:bookmarkStart w:id="110" w:name="_Toc171677881"/>
      <w:bookmarkStart w:id="111" w:name="determining-species-1"/>
      <w:bookmarkEnd w:id="100"/>
      <w:r>
        <w:t>4.3</w:t>
      </w:r>
      <w:r>
        <w:tab/>
        <w:t>Determining Species</w:t>
      </w:r>
      <w:bookmarkEnd w:id="110"/>
    </w:p>
    <w:p w14:paraId="1CF581C1" w14:textId="77777777" w:rsidR="00BD5912" w:rsidRDefault="00AC559F">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 The number of estimated steelhead is shown in Table 4.5.</w:t>
      </w:r>
    </w:p>
    <w:p w14:paraId="1CF581C2" w14:textId="77777777" w:rsidR="00BD5912" w:rsidRDefault="00AC559F" w:rsidP="00957CA2">
      <w:pPr>
        <w:jc w:val="center"/>
      </w:pPr>
      <w:r>
        <w:rPr>
          <w:noProof/>
        </w:rPr>
        <w:lastRenderedPageBreak/>
        <w:drawing>
          <wp:inline distT="0" distB="0" distL="0" distR="0" wp14:anchorId="1CF582D5" wp14:editId="1CF582D6">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1CF581C3" w14:textId="77777777" w:rsidR="00BD5912" w:rsidRDefault="00AC559F">
      <w:bookmarkStart w:id="112" w:name="fig:spp-pred"/>
      <w:bookmarkEnd w:id="112"/>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51D013F3" w14:textId="77777777" w:rsidR="009B4080" w:rsidRDefault="009B4080">
      <w:bookmarkStart w:id="113" w:name="tab:pred-sthd-gam"/>
      <w:bookmarkEnd w:id="113"/>
      <w:r>
        <w:br w:type="page"/>
      </w:r>
    </w:p>
    <w:p w14:paraId="1CF581C4" w14:textId="3614AA25" w:rsidR="00BD5912" w:rsidRDefault="00AC559F">
      <w:r>
        <w:lastRenderedPageBreak/>
        <w:t>Table 4.5: Number of fish observed moving upstream or 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r downstream from SONAR (n Fish), and how many were estimated (&gt; 50% probability) to be a steelhead according to the species composition GAM (Est. Steelhead)."/>
      </w:tblPr>
      <w:tblGrid>
        <w:gridCol w:w="1349"/>
        <w:gridCol w:w="714"/>
        <w:gridCol w:w="831"/>
        <w:gridCol w:w="1594"/>
      </w:tblGrid>
      <w:tr w:rsidR="00BD5912" w14:paraId="1CF581C9" w14:textId="77777777" w:rsidTr="00957CA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1C5" w14:textId="77777777" w:rsidR="00BD5912" w:rsidRDefault="00AC559F">
            <w:r>
              <w:t>Direction</w:t>
            </w:r>
          </w:p>
        </w:tc>
        <w:tc>
          <w:tcPr>
            <w:tcW w:w="0" w:type="auto"/>
          </w:tcPr>
          <w:p w14:paraId="1CF581C6" w14:textId="77777777" w:rsidR="00BD5912" w:rsidRDefault="00AC559F">
            <w:r>
              <w:t>Year</w:t>
            </w:r>
          </w:p>
        </w:tc>
        <w:tc>
          <w:tcPr>
            <w:tcW w:w="0" w:type="auto"/>
          </w:tcPr>
          <w:p w14:paraId="1CF581C7" w14:textId="77777777" w:rsidR="00BD5912" w:rsidRDefault="00AC559F">
            <w:pPr>
              <w:jc w:val="right"/>
            </w:pPr>
            <w:r>
              <w:t>n Fish</w:t>
            </w:r>
          </w:p>
        </w:tc>
        <w:tc>
          <w:tcPr>
            <w:tcW w:w="0" w:type="auto"/>
          </w:tcPr>
          <w:p w14:paraId="1CF581C8" w14:textId="77777777" w:rsidR="00BD5912" w:rsidRDefault="00AC559F">
            <w:pPr>
              <w:jc w:val="right"/>
            </w:pPr>
            <w:r>
              <w:t>Est. Steelhead</w:t>
            </w:r>
          </w:p>
        </w:tc>
      </w:tr>
      <w:tr w:rsidR="00BD5912" w14:paraId="1CF581CE"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CA" w14:textId="77777777" w:rsidR="00BD5912" w:rsidRDefault="00AC559F">
            <w:r>
              <w:t>Upstream</w:t>
            </w:r>
          </w:p>
        </w:tc>
        <w:tc>
          <w:tcPr>
            <w:tcW w:w="0" w:type="auto"/>
          </w:tcPr>
          <w:p w14:paraId="1CF581CB" w14:textId="77777777" w:rsidR="00BD5912" w:rsidRDefault="00AC559F">
            <w:r>
              <w:t>2019</w:t>
            </w:r>
          </w:p>
        </w:tc>
        <w:tc>
          <w:tcPr>
            <w:tcW w:w="0" w:type="auto"/>
          </w:tcPr>
          <w:p w14:paraId="1CF581CC" w14:textId="77777777" w:rsidR="00BD5912" w:rsidRDefault="00AC559F">
            <w:pPr>
              <w:jc w:val="right"/>
            </w:pPr>
            <w:r>
              <w:t>776</w:t>
            </w:r>
          </w:p>
        </w:tc>
        <w:tc>
          <w:tcPr>
            <w:tcW w:w="0" w:type="auto"/>
          </w:tcPr>
          <w:p w14:paraId="1CF581CD" w14:textId="77777777" w:rsidR="00BD5912" w:rsidRDefault="00AC559F">
            <w:pPr>
              <w:jc w:val="right"/>
            </w:pPr>
            <w:r>
              <w:t>662</w:t>
            </w:r>
          </w:p>
        </w:tc>
      </w:tr>
      <w:tr w:rsidR="00BD5912" w14:paraId="1CF581D3"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CF" w14:textId="77777777" w:rsidR="00BD5912" w:rsidRDefault="00AC559F">
            <w:r>
              <w:t>Upstream</w:t>
            </w:r>
          </w:p>
        </w:tc>
        <w:tc>
          <w:tcPr>
            <w:tcW w:w="0" w:type="auto"/>
          </w:tcPr>
          <w:p w14:paraId="1CF581D0" w14:textId="77777777" w:rsidR="00BD5912" w:rsidRDefault="00AC559F">
            <w:r>
              <w:t>2020</w:t>
            </w:r>
          </w:p>
        </w:tc>
        <w:tc>
          <w:tcPr>
            <w:tcW w:w="0" w:type="auto"/>
          </w:tcPr>
          <w:p w14:paraId="1CF581D1" w14:textId="77777777" w:rsidR="00BD5912" w:rsidRDefault="00AC559F">
            <w:pPr>
              <w:jc w:val="right"/>
            </w:pPr>
            <w:r>
              <w:t>831</w:t>
            </w:r>
          </w:p>
        </w:tc>
        <w:tc>
          <w:tcPr>
            <w:tcW w:w="0" w:type="auto"/>
          </w:tcPr>
          <w:p w14:paraId="1CF581D2" w14:textId="77777777" w:rsidR="00BD5912" w:rsidRDefault="00AC559F">
            <w:pPr>
              <w:jc w:val="right"/>
            </w:pPr>
            <w:r>
              <w:t>676</w:t>
            </w:r>
          </w:p>
        </w:tc>
      </w:tr>
      <w:tr w:rsidR="00BD5912" w14:paraId="1CF581D8"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D4" w14:textId="77777777" w:rsidR="00BD5912" w:rsidRDefault="00AC559F">
            <w:r>
              <w:t>Upstream</w:t>
            </w:r>
          </w:p>
        </w:tc>
        <w:tc>
          <w:tcPr>
            <w:tcW w:w="0" w:type="auto"/>
          </w:tcPr>
          <w:p w14:paraId="1CF581D5" w14:textId="77777777" w:rsidR="00BD5912" w:rsidRDefault="00AC559F">
            <w:r>
              <w:t>2021</w:t>
            </w:r>
          </w:p>
        </w:tc>
        <w:tc>
          <w:tcPr>
            <w:tcW w:w="0" w:type="auto"/>
          </w:tcPr>
          <w:p w14:paraId="1CF581D6" w14:textId="77777777" w:rsidR="00BD5912" w:rsidRDefault="00AC559F">
            <w:pPr>
              <w:jc w:val="right"/>
            </w:pPr>
            <w:r>
              <w:t>762</w:t>
            </w:r>
          </w:p>
        </w:tc>
        <w:tc>
          <w:tcPr>
            <w:tcW w:w="0" w:type="auto"/>
          </w:tcPr>
          <w:p w14:paraId="1CF581D7" w14:textId="77777777" w:rsidR="00BD5912" w:rsidRDefault="00AC559F">
            <w:pPr>
              <w:jc w:val="right"/>
            </w:pPr>
            <w:r>
              <w:t>631</w:t>
            </w:r>
          </w:p>
        </w:tc>
      </w:tr>
      <w:tr w:rsidR="00BD5912" w14:paraId="1CF581DD"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D9" w14:textId="77777777" w:rsidR="00BD5912" w:rsidRDefault="00AC559F">
            <w:r>
              <w:t>Upstream</w:t>
            </w:r>
          </w:p>
        </w:tc>
        <w:tc>
          <w:tcPr>
            <w:tcW w:w="0" w:type="auto"/>
          </w:tcPr>
          <w:p w14:paraId="1CF581DA" w14:textId="77777777" w:rsidR="00BD5912" w:rsidRDefault="00AC559F">
            <w:r>
              <w:t>2022</w:t>
            </w:r>
          </w:p>
        </w:tc>
        <w:tc>
          <w:tcPr>
            <w:tcW w:w="0" w:type="auto"/>
          </w:tcPr>
          <w:p w14:paraId="1CF581DB" w14:textId="77777777" w:rsidR="00BD5912" w:rsidRDefault="00AC559F">
            <w:pPr>
              <w:jc w:val="right"/>
            </w:pPr>
            <w:r>
              <w:t>734</w:t>
            </w:r>
          </w:p>
        </w:tc>
        <w:tc>
          <w:tcPr>
            <w:tcW w:w="0" w:type="auto"/>
          </w:tcPr>
          <w:p w14:paraId="1CF581DC" w14:textId="77777777" w:rsidR="00BD5912" w:rsidRDefault="00AC559F">
            <w:pPr>
              <w:jc w:val="right"/>
            </w:pPr>
            <w:r>
              <w:t>578</w:t>
            </w:r>
          </w:p>
        </w:tc>
      </w:tr>
      <w:tr w:rsidR="00BD5912" w14:paraId="1CF581E2"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DE" w14:textId="77777777" w:rsidR="00BD5912" w:rsidRDefault="00AC559F">
            <w:r>
              <w:t>Upstream</w:t>
            </w:r>
          </w:p>
        </w:tc>
        <w:tc>
          <w:tcPr>
            <w:tcW w:w="0" w:type="auto"/>
          </w:tcPr>
          <w:p w14:paraId="1CF581DF" w14:textId="77777777" w:rsidR="00BD5912" w:rsidRDefault="00AC559F">
            <w:r>
              <w:t>2023</w:t>
            </w:r>
          </w:p>
        </w:tc>
        <w:tc>
          <w:tcPr>
            <w:tcW w:w="0" w:type="auto"/>
          </w:tcPr>
          <w:p w14:paraId="1CF581E0" w14:textId="77777777" w:rsidR="00BD5912" w:rsidRDefault="00AC559F">
            <w:pPr>
              <w:jc w:val="right"/>
            </w:pPr>
            <w:r>
              <w:t>2,324</w:t>
            </w:r>
          </w:p>
        </w:tc>
        <w:tc>
          <w:tcPr>
            <w:tcW w:w="0" w:type="auto"/>
          </w:tcPr>
          <w:p w14:paraId="1CF581E1" w14:textId="77777777" w:rsidR="00BD5912" w:rsidRDefault="00AC559F">
            <w:pPr>
              <w:jc w:val="right"/>
            </w:pPr>
            <w:r>
              <w:t>2,059</w:t>
            </w:r>
          </w:p>
        </w:tc>
      </w:tr>
      <w:tr w:rsidR="00BD5912" w14:paraId="1CF581E7"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E3" w14:textId="77777777" w:rsidR="00BD5912" w:rsidRDefault="00AC559F">
            <w:r>
              <w:t>Downstream</w:t>
            </w:r>
          </w:p>
        </w:tc>
        <w:tc>
          <w:tcPr>
            <w:tcW w:w="0" w:type="auto"/>
          </w:tcPr>
          <w:p w14:paraId="1CF581E4" w14:textId="77777777" w:rsidR="00BD5912" w:rsidRDefault="00AC559F">
            <w:r>
              <w:t>2019</w:t>
            </w:r>
          </w:p>
        </w:tc>
        <w:tc>
          <w:tcPr>
            <w:tcW w:w="0" w:type="auto"/>
          </w:tcPr>
          <w:p w14:paraId="1CF581E5" w14:textId="77777777" w:rsidR="00BD5912" w:rsidRDefault="00AC559F">
            <w:pPr>
              <w:jc w:val="right"/>
            </w:pPr>
            <w:r>
              <w:t>305</w:t>
            </w:r>
          </w:p>
        </w:tc>
        <w:tc>
          <w:tcPr>
            <w:tcW w:w="0" w:type="auto"/>
          </w:tcPr>
          <w:p w14:paraId="1CF581E6" w14:textId="77777777" w:rsidR="00BD5912" w:rsidRDefault="00AC559F">
            <w:pPr>
              <w:jc w:val="right"/>
            </w:pPr>
            <w:r>
              <w:t>265</w:t>
            </w:r>
          </w:p>
        </w:tc>
      </w:tr>
      <w:tr w:rsidR="00BD5912" w14:paraId="1CF581EC"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E8" w14:textId="77777777" w:rsidR="00BD5912" w:rsidRDefault="00AC559F">
            <w:r>
              <w:t>Downstream</w:t>
            </w:r>
          </w:p>
        </w:tc>
        <w:tc>
          <w:tcPr>
            <w:tcW w:w="0" w:type="auto"/>
          </w:tcPr>
          <w:p w14:paraId="1CF581E9" w14:textId="77777777" w:rsidR="00BD5912" w:rsidRDefault="00AC559F">
            <w:r>
              <w:t>2020</w:t>
            </w:r>
          </w:p>
        </w:tc>
        <w:tc>
          <w:tcPr>
            <w:tcW w:w="0" w:type="auto"/>
          </w:tcPr>
          <w:p w14:paraId="1CF581EA" w14:textId="77777777" w:rsidR="00BD5912" w:rsidRDefault="00AC559F">
            <w:pPr>
              <w:jc w:val="right"/>
            </w:pPr>
            <w:r>
              <w:t>355</w:t>
            </w:r>
          </w:p>
        </w:tc>
        <w:tc>
          <w:tcPr>
            <w:tcW w:w="0" w:type="auto"/>
          </w:tcPr>
          <w:p w14:paraId="1CF581EB" w14:textId="77777777" w:rsidR="00BD5912" w:rsidRDefault="00AC559F">
            <w:pPr>
              <w:jc w:val="right"/>
            </w:pPr>
            <w:r>
              <w:t>256</w:t>
            </w:r>
          </w:p>
        </w:tc>
      </w:tr>
      <w:tr w:rsidR="00BD5912" w14:paraId="1CF581F1"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ED" w14:textId="77777777" w:rsidR="00BD5912" w:rsidRDefault="00AC559F">
            <w:r>
              <w:t>Downstream</w:t>
            </w:r>
          </w:p>
        </w:tc>
        <w:tc>
          <w:tcPr>
            <w:tcW w:w="0" w:type="auto"/>
          </w:tcPr>
          <w:p w14:paraId="1CF581EE" w14:textId="77777777" w:rsidR="00BD5912" w:rsidRDefault="00AC559F">
            <w:r>
              <w:t>2021</w:t>
            </w:r>
          </w:p>
        </w:tc>
        <w:tc>
          <w:tcPr>
            <w:tcW w:w="0" w:type="auto"/>
          </w:tcPr>
          <w:p w14:paraId="1CF581EF" w14:textId="77777777" w:rsidR="00BD5912" w:rsidRDefault="00AC559F">
            <w:pPr>
              <w:jc w:val="right"/>
            </w:pPr>
            <w:r>
              <w:t>419</w:t>
            </w:r>
          </w:p>
        </w:tc>
        <w:tc>
          <w:tcPr>
            <w:tcW w:w="0" w:type="auto"/>
          </w:tcPr>
          <w:p w14:paraId="1CF581F0" w14:textId="77777777" w:rsidR="00BD5912" w:rsidRDefault="00AC559F">
            <w:pPr>
              <w:jc w:val="right"/>
            </w:pPr>
            <w:r>
              <w:t>328</w:t>
            </w:r>
          </w:p>
        </w:tc>
      </w:tr>
      <w:tr w:rsidR="00BD5912" w14:paraId="1CF581F6" w14:textId="77777777" w:rsidTr="00957CA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1F2" w14:textId="77777777" w:rsidR="00BD5912" w:rsidRDefault="00AC559F">
            <w:r>
              <w:t>Downstream</w:t>
            </w:r>
          </w:p>
        </w:tc>
        <w:tc>
          <w:tcPr>
            <w:tcW w:w="0" w:type="auto"/>
          </w:tcPr>
          <w:p w14:paraId="1CF581F3" w14:textId="77777777" w:rsidR="00BD5912" w:rsidRDefault="00AC559F">
            <w:r>
              <w:t>2022</w:t>
            </w:r>
          </w:p>
        </w:tc>
        <w:tc>
          <w:tcPr>
            <w:tcW w:w="0" w:type="auto"/>
          </w:tcPr>
          <w:p w14:paraId="1CF581F4" w14:textId="77777777" w:rsidR="00BD5912" w:rsidRDefault="00AC559F">
            <w:pPr>
              <w:jc w:val="right"/>
            </w:pPr>
            <w:r>
              <w:t>307</w:t>
            </w:r>
          </w:p>
        </w:tc>
        <w:tc>
          <w:tcPr>
            <w:tcW w:w="0" w:type="auto"/>
          </w:tcPr>
          <w:p w14:paraId="1CF581F5" w14:textId="77777777" w:rsidR="00BD5912" w:rsidRDefault="00AC559F">
            <w:pPr>
              <w:jc w:val="right"/>
            </w:pPr>
            <w:r>
              <w:t>229</w:t>
            </w:r>
          </w:p>
        </w:tc>
      </w:tr>
      <w:tr w:rsidR="00BD5912" w14:paraId="1CF581FB" w14:textId="77777777" w:rsidTr="00957CA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1F7" w14:textId="77777777" w:rsidR="00BD5912" w:rsidRDefault="00AC559F">
            <w:r>
              <w:t>Downstream</w:t>
            </w:r>
          </w:p>
        </w:tc>
        <w:tc>
          <w:tcPr>
            <w:tcW w:w="0" w:type="auto"/>
          </w:tcPr>
          <w:p w14:paraId="1CF581F8" w14:textId="77777777" w:rsidR="00BD5912" w:rsidRDefault="00AC559F">
            <w:r>
              <w:t>2023</w:t>
            </w:r>
          </w:p>
        </w:tc>
        <w:tc>
          <w:tcPr>
            <w:tcW w:w="0" w:type="auto"/>
          </w:tcPr>
          <w:p w14:paraId="1CF581F9" w14:textId="77777777" w:rsidR="00BD5912" w:rsidRDefault="00AC559F">
            <w:pPr>
              <w:jc w:val="right"/>
            </w:pPr>
            <w:r>
              <w:t>1,596</w:t>
            </w:r>
          </w:p>
        </w:tc>
        <w:tc>
          <w:tcPr>
            <w:tcW w:w="0" w:type="auto"/>
          </w:tcPr>
          <w:p w14:paraId="1CF581FA" w14:textId="77777777" w:rsidR="00BD5912" w:rsidRDefault="00AC559F">
            <w:pPr>
              <w:jc w:val="right"/>
            </w:pPr>
            <w:r>
              <w:t>1,401</w:t>
            </w:r>
          </w:p>
        </w:tc>
      </w:tr>
    </w:tbl>
    <w:p w14:paraId="409CC20B" w14:textId="77777777" w:rsidR="009B4080" w:rsidRDefault="009B4080">
      <w:pPr>
        <w:pStyle w:val="Heading2"/>
      </w:pPr>
      <w:bookmarkStart w:id="114" w:name="_Toc171677882"/>
      <w:bookmarkStart w:id="115" w:name="abundance-estimation-1"/>
      <w:bookmarkEnd w:id="111"/>
    </w:p>
    <w:p w14:paraId="1CF581FC" w14:textId="0692964D" w:rsidR="00BD5912" w:rsidRDefault="00AC559F">
      <w:pPr>
        <w:pStyle w:val="Heading2"/>
      </w:pPr>
      <w:r>
        <w:t>4.4</w:t>
      </w:r>
      <w:r>
        <w:tab/>
        <w:t>Abundance Estimation</w:t>
      </w:r>
      <w:bookmarkEnd w:id="114"/>
    </w:p>
    <w:p w14:paraId="1CF581FD" w14:textId="77777777" w:rsidR="00BD5912" w:rsidRDefault="00AC559F">
      <w:r>
        <w:t xml:space="preserve">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w:t>
      </w:r>
      <w:proofErr w:type="spellStart"/>
      <w:r>
        <w:t>cfs</w:t>
      </w:r>
      <w:proofErr w:type="spellEnd"/>
      <w:r>
        <w:t>. There is also a clear effect of day-of-year, with upstream numbers peaking near the beginning of April, while downstream numbers peak near the beginning of May, with some year-to-year variability in that run-timing curve.</w:t>
      </w:r>
    </w:p>
    <w:p w14:paraId="1CF581FE" w14:textId="4EEBAA9E" w:rsidR="00BD5912" w:rsidRDefault="00AC559F">
      <w:r>
        <w:t xml:space="preserve">Estimates of early (February 1 - May 15, upstream - downstream), late (May 16 - June 16, upstream only), and total annual escapement of winter steelhead are shown in Table 4.6. The proportions of </w:t>
      </w:r>
      <w:proofErr w:type="spellStart"/>
      <w:r>
        <w:t>kelts</w:t>
      </w:r>
      <w:proofErr w:type="spellEnd"/>
      <w:r>
        <w:t>, measured as the number of downstream moving steelhead counted after May 15 divided by the total annual escapement, are shown in Table 4.7.</w:t>
      </w:r>
    </w:p>
    <w:p w14:paraId="4FFF3C79" w14:textId="77777777" w:rsidR="00263532" w:rsidRDefault="00263532">
      <w:bookmarkStart w:id="116" w:name="tab:year-tab"/>
      <w:bookmarkEnd w:id="116"/>
      <w:r>
        <w:br w:type="page"/>
      </w:r>
    </w:p>
    <w:p w14:paraId="1CF581FF" w14:textId="0AA0A5A4" w:rsidR="00BD5912" w:rsidRDefault="00AC559F">
      <w:r>
        <w:lastRenderedPageBreak/>
        <w:t>Table 4.6: Annual estimates of winter steelhead escapement to the Dungeness River between February 1 and June 15. Early (February 1- May 15), late (May 16 – June 15), total escapement estimate, standard error and range of the 95% confidence interval (CI).</w:t>
      </w:r>
    </w:p>
    <w:tbl>
      <w:tblPr>
        <w:tblStyle w:val="Table-WDFW"/>
        <w:tblW w:w="9511" w:type="dxa"/>
        <w:jc w:val="center"/>
        <w:tblLook w:val="0020" w:firstRow="1" w:lastRow="0" w:firstColumn="0" w:lastColumn="0" w:noHBand="0" w:noVBand="0"/>
        <w:tblCaption w:val="Table 4.6: Annual estimates of winter steelhead escapement to the Dungeness River between February 1 and June 15. Early (February 1- May 15), late (May 16 – June 15), total escapement estimate, standard error and range of the 95% confidence interval (CI)."/>
      </w:tblPr>
      <w:tblGrid>
        <w:gridCol w:w="708"/>
        <w:gridCol w:w="1030"/>
        <w:gridCol w:w="657"/>
        <w:gridCol w:w="644"/>
        <w:gridCol w:w="758"/>
        <w:gridCol w:w="1030"/>
        <w:gridCol w:w="657"/>
        <w:gridCol w:w="644"/>
        <w:gridCol w:w="648"/>
        <w:gridCol w:w="1030"/>
        <w:gridCol w:w="657"/>
        <w:gridCol w:w="644"/>
        <w:gridCol w:w="758"/>
      </w:tblGrid>
      <w:tr w:rsidR="00BF7228" w14:paraId="108709A9" w14:textId="77777777" w:rsidTr="00BF7228">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7735EE6" w14:textId="77777777" w:rsidR="00BF7228" w:rsidRPr="00DC427B" w:rsidRDefault="00BF7228"/>
        </w:tc>
        <w:tc>
          <w:tcPr>
            <w:tcW w:w="3086" w:type="dxa"/>
            <w:gridSpan w:val="4"/>
          </w:tcPr>
          <w:p w14:paraId="4C4A6E29" w14:textId="1FC74CBD" w:rsidR="00BF7228" w:rsidRDefault="00BF7228" w:rsidP="00BF7228">
            <w:pPr>
              <w:jc w:val="center"/>
            </w:pPr>
            <w:r>
              <w:t>Early</w:t>
            </w:r>
          </w:p>
        </w:tc>
        <w:tc>
          <w:tcPr>
            <w:tcW w:w="0" w:type="auto"/>
            <w:gridSpan w:val="4"/>
          </w:tcPr>
          <w:p w14:paraId="18FB8E2B" w14:textId="0EEEAF88" w:rsidR="00BF7228" w:rsidRDefault="00BF7228" w:rsidP="00BF7228">
            <w:pPr>
              <w:jc w:val="center"/>
            </w:pPr>
            <w:r>
              <w:t>Late</w:t>
            </w:r>
          </w:p>
        </w:tc>
        <w:tc>
          <w:tcPr>
            <w:tcW w:w="0" w:type="auto"/>
            <w:gridSpan w:val="4"/>
          </w:tcPr>
          <w:p w14:paraId="4685A7E6" w14:textId="11333ECA" w:rsidR="00BF7228" w:rsidRDefault="00BF7228" w:rsidP="00BF7228">
            <w:pPr>
              <w:jc w:val="center"/>
            </w:pPr>
            <w:r>
              <w:t>Total</w:t>
            </w:r>
          </w:p>
        </w:tc>
      </w:tr>
      <w:tr w:rsidR="00DC427B" w14:paraId="1CF5820D" w14:textId="77777777" w:rsidTr="00BF722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00" w14:textId="77777777" w:rsidR="00BD5912" w:rsidRPr="00BF17C8" w:rsidRDefault="00AC559F">
            <w:pPr>
              <w:rPr>
                <w:b/>
                <w:bCs/>
              </w:rPr>
            </w:pPr>
            <w:r w:rsidRPr="00BF17C8">
              <w:rPr>
                <w:b/>
                <w:bCs/>
              </w:rPr>
              <w:t>Year</w:t>
            </w:r>
          </w:p>
        </w:tc>
        <w:tc>
          <w:tcPr>
            <w:tcW w:w="1116" w:type="dxa"/>
          </w:tcPr>
          <w:p w14:paraId="1CF58201" w14:textId="77777777" w:rsidR="00BD5912" w:rsidRPr="00BF17C8" w:rsidRDefault="00AC559F">
            <w:pPr>
              <w:jc w:val="right"/>
              <w:rPr>
                <w:b/>
                <w:bCs/>
              </w:rPr>
            </w:pPr>
            <w:r w:rsidRPr="00BF17C8">
              <w:rPr>
                <w:b/>
                <w:bCs/>
              </w:rPr>
              <w:t>Estimate</w:t>
            </w:r>
          </w:p>
        </w:tc>
        <w:tc>
          <w:tcPr>
            <w:tcW w:w="0" w:type="auto"/>
          </w:tcPr>
          <w:p w14:paraId="1CF58202" w14:textId="77777777" w:rsidR="00BD5912" w:rsidRPr="00BF17C8" w:rsidRDefault="00AC559F">
            <w:pPr>
              <w:jc w:val="right"/>
              <w:rPr>
                <w:b/>
                <w:bCs/>
              </w:rPr>
            </w:pPr>
            <w:r w:rsidRPr="00BF17C8">
              <w:rPr>
                <w:b/>
                <w:bCs/>
              </w:rPr>
              <w:t>SE</w:t>
            </w:r>
          </w:p>
        </w:tc>
        <w:tc>
          <w:tcPr>
            <w:tcW w:w="0" w:type="auto"/>
          </w:tcPr>
          <w:p w14:paraId="1CF58203" w14:textId="77777777" w:rsidR="00BD5912" w:rsidRPr="00BF17C8" w:rsidRDefault="00AC559F">
            <w:pPr>
              <w:jc w:val="right"/>
              <w:rPr>
                <w:b/>
                <w:bCs/>
              </w:rPr>
            </w:pPr>
            <w:r w:rsidRPr="00BF17C8">
              <w:rPr>
                <w:b/>
                <w:bCs/>
              </w:rPr>
              <w:t>Low CI</w:t>
            </w:r>
          </w:p>
        </w:tc>
        <w:tc>
          <w:tcPr>
            <w:tcW w:w="0" w:type="auto"/>
          </w:tcPr>
          <w:p w14:paraId="1CF58204" w14:textId="77777777" w:rsidR="00BD5912" w:rsidRPr="00BF17C8" w:rsidRDefault="00AC559F">
            <w:pPr>
              <w:jc w:val="right"/>
              <w:rPr>
                <w:b/>
                <w:bCs/>
              </w:rPr>
            </w:pPr>
            <w:proofErr w:type="spellStart"/>
            <w:r w:rsidRPr="00BF17C8">
              <w:rPr>
                <w:b/>
                <w:bCs/>
              </w:rPr>
              <w:t>Upp</w:t>
            </w:r>
            <w:proofErr w:type="spellEnd"/>
            <w:r w:rsidRPr="00BF17C8">
              <w:rPr>
                <w:b/>
                <w:bCs/>
              </w:rPr>
              <w:t xml:space="preserve"> CI</w:t>
            </w:r>
          </w:p>
        </w:tc>
        <w:tc>
          <w:tcPr>
            <w:tcW w:w="0" w:type="auto"/>
          </w:tcPr>
          <w:p w14:paraId="1CF58205" w14:textId="77777777" w:rsidR="00BD5912" w:rsidRPr="00BF17C8" w:rsidRDefault="00AC559F">
            <w:pPr>
              <w:jc w:val="right"/>
              <w:rPr>
                <w:b/>
                <w:bCs/>
              </w:rPr>
            </w:pPr>
            <w:r w:rsidRPr="00BF17C8">
              <w:rPr>
                <w:b/>
                <w:bCs/>
              </w:rPr>
              <w:t>Estimate</w:t>
            </w:r>
          </w:p>
        </w:tc>
        <w:tc>
          <w:tcPr>
            <w:tcW w:w="0" w:type="auto"/>
          </w:tcPr>
          <w:p w14:paraId="1CF58206" w14:textId="77777777" w:rsidR="00BD5912" w:rsidRPr="00BF17C8" w:rsidRDefault="00AC559F">
            <w:pPr>
              <w:jc w:val="right"/>
              <w:rPr>
                <w:b/>
                <w:bCs/>
              </w:rPr>
            </w:pPr>
            <w:r w:rsidRPr="00BF17C8">
              <w:rPr>
                <w:b/>
                <w:bCs/>
              </w:rPr>
              <w:t>SE</w:t>
            </w:r>
          </w:p>
        </w:tc>
        <w:tc>
          <w:tcPr>
            <w:tcW w:w="0" w:type="auto"/>
          </w:tcPr>
          <w:p w14:paraId="1CF58207" w14:textId="77777777" w:rsidR="00BD5912" w:rsidRPr="00BF17C8" w:rsidRDefault="00AC559F">
            <w:pPr>
              <w:jc w:val="right"/>
              <w:rPr>
                <w:b/>
                <w:bCs/>
              </w:rPr>
            </w:pPr>
            <w:r w:rsidRPr="00BF17C8">
              <w:rPr>
                <w:b/>
                <w:bCs/>
              </w:rPr>
              <w:t>Low CI</w:t>
            </w:r>
          </w:p>
        </w:tc>
        <w:tc>
          <w:tcPr>
            <w:tcW w:w="0" w:type="auto"/>
          </w:tcPr>
          <w:p w14:paraId="1CF58208" w14:textId="77777777" w:rsidR="00BD5912" w:rsidRPr="00BF17C8" w:rsidRDefault="00AC559F">
            <w:pPr>
              <w:jc w:val="right"/>
              <w:rPr>
                <w:b/>
                <w:bCs/>
              </w:rPr>
            </w:pPr>
            <w:proofErr w:type="spellStart"/>
            <w:r w:rsidRPr="00BF17C8">
              <w:rPr>
                <w:b/>
                <w:bCs/>
              </w:rPr>
              <w:t>Upp</w:t>
            </w:r>
            <w:proofErr w:type="spellEnd"/>
            <w:r w:rsidRPr="00BF17C8">
              <w:rPr>
                <w:b/>
                <w:bCs/>
              </w:rPr>
              <w:t xml:space="preserve"> CI</w:t>
            </w:r>
          </w:p>
        </w:tc>
        <w:tc>
          <w:tcPr>
            <w:tcW w:w="0" w:type="auto"/>
          </w:tcPr>
          <w:p w14:paraId="1CF58209" w14:textId="77777777" w:rsidR="00BD5912" w:rsidRPr="00BF17C8" w:rsidRDefault="00AC559F">
            <w:pPr>
              <w:jc w:val="right"/>
              <w:rPr>
                <w:b/>
                <w:bCs/>
              </w:rPr>
            </w:pPr>
            <w:r w:rsidRPr="00BF17C8">
              <w:rPr>
                <w:b/>
                <w:bCs/>
              </w:rPr>
              <w:t>Estimate</w:t>
            </w:r>
          </w:p>
        </w:tc>
        <w:tc>
          <w:tcPr>
            <w:tcW w:w="0" w:type="auto"/>
          </w:tcPr>
          <w:p w14:paraId="1CF5820A" w14:textId="77777777" w:rsidR="00BD5912" w:rsidRPr="00BF17C8" w:rsidRDefault="00AC559F">
            <w:pPr>
              <w:jc w:val="right"/>
              <w:rPr>
                <w:b/>
                <w:bCs/>
              </w:rPr>
            </w:pPr>
            <w:r w:rsidRPr="00BF17C8">
              <w:rPr>
                <w:b/>
                <w:bCs/>
              </w:rPr>
              <w:t>SE</w:t>
            </w:r>
          </w:p>
        </w:tc>
        <w:tc>
          <w:tcPr>
            <w:tcW w:w="0" w:type="auto"/>
          </w:tcPr>
          <w:p w14:paraId="1CF5820B" w14:textId="77777777" w:rsidR="00BD5912" w:rsidRPr="00BF17C8" w:rsidRDefault="00AC559F">
            <w:pPr>
              <w:jc w:val="right"/>
              <w:rPr>
                <w:b/>
                <w:bCs/>
              </w:rPr>
            </w:pPr>
            <w:r w:rsidRPr="00BF17C8">
              <w:rPr>
                <w:b/>
                <w:bCs/>
              </w:rPr>
              <w:t>Low CI</w:t>
            </w:r>
          </w:p>
        </w:tc>
        <w:tc>
          <w:tcPr>
            <w:tcW w:w="0" w:type="auto"/>
          </w:tcPr>
          <w:p w14:paraId="1CF5820C" w14:textId="77777777" w:rsidR="00BD5912" w:rsidRPr="00BF17C8" w:rsidRDefault="00AC559F">
            <w:pPr>
              <w:jc w:val="right"/>
              <w:rPr>
                <w:b/>
                <w:bCs/>
              </w:rPr>
            </w:pPr>
            <w:proofErr w:type="spellStart"/>
            <w:r w:rsidRPr="00BF17C8">
              <w:rPr>
                <w:b/>
                <w:bCs/>
              </w:rPr>
              <w:t>Upp</w:t>
            </w:r>
            <w:proofErr w:type="spellEnd"/>
            <w:r w:rsidRPr="00BF17C8">
              <w:rPr>
                <w:b/>
                <w:bCs/>
              </w:rPr>
              <w:t xml:space="preserve"> CI</w:t>
            </w:r>
          </w:p>
        </w:tc>
      </w:tr>
      <w:tr w:rsidR="002B161C" w14:paraId="1CF5821B" w14:textId="77777777" w:rsidTr="00BF722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0E" w14:textId="77777777" w:rsidR="00BD5912" w:rsidRDefault="00AC559F">
            <w:r>
              <w:t>2019</w:t>
            </w:r>
          </w:p>
        </w:tc>
        <w:tc>
          <w:tcPr>
            <w:tcW w:w="1116" w:type="dxa"/>
          </w:tcPr>
          <w:p w14:paraId="1CF5820F" w14:textId="77777777" w:rsidR="00BD5912" w:rsidRDefault="00AC559F">
            <w:pPr>
              <w:jc w:val="right"/>
            </w:pPr>
            <w:r>
              <w:t>664</w:t>
            </w:r>
          </w:p>
        </w:tc>
        <w:tc>
          <w:tcPr>
            <w:tcW w:w="0" w:type="auto"/>
          </w:tcPr>
          <w:p w14:paraId="1CF58210" w14:textId="77777777" w:rsidR="00BD5912" w:rsidRDefault="00AC559F">
            <w:pPr>
              <w:jc w:val="right"/>
            </w:pPr>
            <w:r>
              <w:t>85.7</w:t>
            </w:r>
          </w:p>
        </w:tc>
        <w:tc>
          <w:tcPr>
            <w:tcW w:w="0" w:type="auto"/>
          </w:tcPr>
          <w:p w14:paraId="1CF58211" w14:textId="77777777" w:rsidR="00BD5912" w:rsidRDefault="00AC559F">
            <w:pPr>
              <w:jc w:val="right"/>
            </w:pPr>
            <w:r>
              <w:t>621</w:t>
            </w:r>
          </w:p>
        </w:tc>
        <w:tc>
          <w:tcPr>
            <w:tcW w:w="0" w:type="auto"/>
          </w:tcPr>
          <w:p w14:paraId="1CF58212" w14:textId="77777777" w:rsidR="00BD5912" w:rsidRDefault="00AC559F">
            <w:pPr>
              <w:jc w:val="right"/>
            </w:pPr>
            <w:r>
              <w:t>927</w:t>
            </w:r>
          </w:p>
        </w:tc>
        <w:tc>
          <w:tcPr>
            <w:tcW w:w="0" w:type="auto"/>
          </w:tcPr>
          <w:p w14:paraId="1CF58213" w14:textId="77777777" w:rsidR="00BD5912" w:rsidRDefault="00AC559F">
            <w:pPr>
              <w:jc w:val="right"/>
            </w:pPr>
            <w:r>
              <w:t>129</w:t>
            </w:r>
          </w:p>
        </w:tc>
        <w:tc>
          <w:tcPr>
            <w:tcW w:w="0" w:type="auto"/>
          </w:tcPr>
          <w:p w14:paraId="1CF58214" w14:textId="77777777" w:rsidR="00BD5912" w:rsidRDefault="00AC559F">
            <w:pPr>
              <w:jc w:val="right"/>
            </w:pPr>
            <w:r>
              <w:t>6.9</w:t>
            </w:r>
          </w:p>
        </w:tc>
        <w:tc>
          <w:tcPr>
            <w:tcW w:w="0" w:type="auto"/>
          </w:tcPr>
          <w:p w14:paraId="1CF58215" w14:textId="77777777" w:rsidR="00BD5912" w:rsidRDefault="00AC559F">
            <w:pPr>
              <w:jc w:val="right"/>
            </w:pPr>
            <w:r>
              <w:t>117</w:t>
            </w:r>
          </w:p>
        </w:tc>
        <w:tc>
          <w:tcPr>
            <w:tcW w:w="0" w:type="auto"/>
          </w:tcPr>
          <w:p w14:paraId="1CF58216" w14:textId="77777777" w:rsidR="00BD5912" w:rsidRDefault="00AC559F">
            <w:pPr>
              <w:jc w:val="right"/>
            </w:pPr>
            <w:r>
              <w:t>143</w:t>
            </w:r>
          </w:p>
        </w:tc>
        <w:tc>
          <w:tcPr>
            <w:tcW w:w="0" w:type="auto"/>
          </w:tcPr>
          <w:p w14:paraId="1CF58217" w14:textId="77777777" w:rsidR="00BD5912" w:rsidRDefault="00AC559F">
            <w:pPr>
              <w:jc w:val="right"/>
            </w:pPr>
            <w:r>
              <w:t>797</w:t>
            </w:r>
          </w:p>
        </w:tc>
        <w:tc>
          <w:tcPr>
            <w:tcW w:w="0" w:type="auto"/>
          </w:tcPr>
          <w:p w14:paraId="1CF58218" w14:textId="77777777" w:rsidR="00BD5912" w:rsidRDefault="00AC559F">
            <w:pPr>
              <w:jc w:val="right"/>
            </w:pPr>
            <w:r>
              <w:t>85.6</w:t>
            </w:r>
          </w:p>
        </w:tc>
        <w:tc>
          <w:tcPr>
            <w:tcW w:w="0" w:type="auto"/>
          </w:tcPr>
          <w:p w14:paraId="1CF58219" w14:textId="77777777" w:rsidR="00BD5912" w:rsidRDefault="00AC559F">
            <w:pPr>
              <w:jc w:val="right"/>
            </w:pPr>
            <w:r>
              <w:t>747</w:t>
            </w:r>
          </w:p>
        </w:tc>
        <w:tc>
          <w:tcPr>
            <w:tcW w:w="0" w:type="auto"/>
          </w:tcPr>
          <w:p w14:paraId="1CF5821A" w14:textId="77777777" w:rsidR="00BD5912" w:rsidRDefault="00AC559F">
            <w:pPr>
              <w:jc w:val="right"/>
            </w:pPr>
            <w:r>
              <w:t>1,057</w:t>
            </w:r>
          </w:p>
        </w:tc>
      </w:tr>
      <w:tr w:rsidR="00DC427B" w14:paraId="1CF58229" w14:textId="77777777" w:rsidTr="00BF722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1C" w14:textId="77777777" w:rsidR="00BD5912" w:rsidRDefault="00AC559F">
            <w:r>
              <w:t>2020</w:t>
            </w:r>
          </w:p>
        </w:tc>
        <w:tc>
          <w:tcPr>
            <w:tcW w:w="1116" w:type="dxa"/>
          </w:tcPr>
          <w:p w14:paraId="1CF5821D" w14:textId="77777777" w:rsidR="00BD5912" w:rsidRDefault="00AC559F">
            <w:pPr>
              <w:jc w:val="right"/>
            </w:pPr>
            <w:r>
              <w:t>952</w:t>
            </w:r>
          </w:p>
        </w:tc>
        <w:tc>
          <w:tcPr>
            <w:tcW w:w="0" w:type="auto"/>
          </w:tcPr>
          <w:p w14:paraId="1CF5821E" w14:textId="77777777" w:rsidR="00BD5912" w:rsidRDefault="00AC559F">
            <w:pPr>
              <w:jc w:val="right"/>
            </w:pPr>
            <w:r>
              <w:t>50.8</w:t>
            </w:r>
          </w:p>
        </w:tc>
        <w:tc>
          <w:tcPr>
            <w:tcW w:w="0" w:type="auto"/>
          </w:tcPr>
          <w:p w14:paraId="1CF5821F" w14:textId="77777777" w:rsidR="00BD5912" w:rsidRDefault="00AC559F">
            <w:pPr>
              <w:jc w:val="right"/>
            </w:pPr>
            <w:r>
              <w:t>863</w:t>
            </w:r>
          </w:p>
        </w:tc>
        <w:tc>
          <w:tcPr>
            <w:tcW w:w="0" w:type="auto"/>
          </w:tcPr>
          <w:p w14:paraId="1CF58220" w14:textId="77777777" w:rsidR="00BD5912" w:rsidRDefault="00AC559F">
            <w:pPr>
              <w:jc w:val="right"/>
            </w:pPr>
            <w:r>
              <w:t>1,063</w:t>
            </w:r>
          </w:p>
        </w:tc>
        <w:tc>
          <w:tcPr>
            <w:tcW w:w="0" w:type="auto"/>
          </w:tcPr>
          <w:p w14:paraId="1CF58221" w14:textId="77777777" w:rsidR="00BD5912" w:rsidRDefault="00AC559F">
            <w:pPr>
              <w:jc w:val="right"/>
            </w:pPr>
            <w:r>
              <w:t>123</w:t>
            </w:r>
          </w:p>
        </w:tc>
        <w:tc>
          <w:tcPr>
            <w:tcW w:w="0" w:type="auto"/>
          </w:tcPr>
          <w:p w14:paraId="1CF58222" w14:textId="77777777" w:rsidR="00BD5912" w:rsidRDefault="00AC559F">
            <w:pPr>
              <w:jc w:val="right"/>
            </w:pPr>
            <w:r>
              <w:t>16.6</w:t>
            </w:r>
          </w:p>
        </w:tc>
        <w:tc>
          <w:tcPr>
            <w:tcW w:w="0" w:type="auto"/>
          </w:tcPr>
          <w:p w14:paraId="1CF58223" w14:textId="77777777" w:rsidR="00BD5912" w:rsidRDefault="00AC559F">
            <w:pPr>
              <w:jc w:val="right"/>
            </w:pPr>
            <w:r>
              <w:t>95</w:t>
            </w:r>
          </w:p>
        </w:tc>
        <w:tc>
          <w:tcPr>
            <w:tcW w:w="0" w:type="auto"/>
          </w:tcPr>
          <w:p w14:paraId="1CF58224" w14:textId="77777777" w:rsidR="00BD5912" w:rsidRDefault="00AC559F">
            <w:pPr>
              <w:jc w:val="right"/>
            </w:pPr>
            <w:r>
              <w:t>162</w:t>
            </w:r>
          </w:p>
        </w:tc>
        <w:tc>
          <w:tcPr>
            <w:tcW w:w="0" w:type="auto"/>
          </w:tcPr>
          <w:p w14:paraId="1CF58225" w14:textId="77777777" w:rsidR="00BD5912" w:rsidRDefault="00AC559F">
            <w:pPr>
              <w:jc w:val="right"/>
            </w:pPr>
            <w:r>
              <w:t>1,075</w:t>
            </w:r>
          </w:p>
        </w:tc>
        <w:tc>
          <w:tcPr>
            <w:tcW w:w="0" w:type="auto"/>
          </w:tcPr>
          <w:p w14:paraId="1CF58226" w14:textId="77777777" w:rsidR="00BD5912" w:rsidRDefault="00AC559F">
            <w:pPr>
              <w:jc w:val="right"/>
            </w:pPr>
            <w:r>
              <w:t>53.4</w:t>
            </w:r>
          </w:p>
        </w:tc>
        <w:tc>
          <w:tcPr>
            <w:tcW w:w="0" w:type="auto"/>
          </w:tcPr>
          <w:p w14:paraId="1CF58227" w14:textId="77777777" w:rsidR="00BD5912" w:rsidRDefault="00AC559F">
            <w:pPr>
              <w:jc w:val="right"/>
            </w:pPr>
            <w:r>
              <w:t>982</w:t>
            </w:r>
          </w:p>
        </w:tc>
        <w:tc>
          <w:tcPr>
            <w:tcW w:w="0" w:type="auto"/>
          </w:tcPr>
          <w:p w14:paraId="1CF58228" w14:textId="77777777" w:rsidR="00BD5912" w:rsidRDefault="00AC559F">
            <w:pPr>
              <w:jc w:val="right"/>
            </w:pPr>
            <w:r>
              <w:t>1,193</w:t>
            </w:r>
          </w:p>
        </w:tc>
      </w:tr>
      <w:tr w:rsidR="002B161C" w14:paraId="1CF58237" w14:textId="77777777" w:rsidTr="00BF722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2A" w14:textId="77777777" w:rsidR="00BD5912" w:rsidRDefault="00AC559F">
            <w:r>
              <w:t>2021</w:t>
            </w:r>
          </w:p>
        </w:tc>
        <w:tc>
          <w:tcPr>
            <w:tcW w:w="1116" w:type="dxa"/>
          </w:tcPr>
          <w:p w14:paraId="1CF5822B" w14:textId="77777777" w:rsidR="00BD5912" w:rsidRDefault="00AC559F">
            <w:pPr>
              <w:jc w:val="right"/>
            </w:pPr>
            <w:r>
              <w:t>505</w:t>
            </w:r>
          </w:p>
        </w:tc>
        <w:tc>
          <w:tcPr>
            <w:tcW w:w="0" w:type="auto"/>
          </w:tcPr>
          <w:p w14:paraId="1CF5822C" w14:textId="77777777" w:rsidR="00BD5912" w:rsidRDefault="00AC559F">
            <w:pPr>
              <w:jc w:val="right"/>
            </w:pPr>
            <w:r>
              <w:t>7.7</w:t>
            </w:r>
          </w:p>
        </w:tc>
        <w:tc>
          <w:tcPr>
            <w:tcW w:w="0" w:type="auto"/>
          </w:tcPr>
          <w:p w14:paraId="1CF5822D" w14:textId="77777777" w:rsidR="00BD5912" w:rsidRDefault="00AC559F">
            <w:pPr>
              <w:jc w:val="right"/>
            </w:pPr>
            <w:r>
              <w:t>491</w:t>
            </w:r>
          </w:p>
        </w:tc>
        <w:tc>
          <w:tcPr>
            <w:tcW w:w="0" w:type="auto"/>
          </w:tcPr>
          <w:p w14:paraId="1CF5822E" w14:textId="77777777" w:rsidR="00BD5912" w:rsidRDefault="00AC559F">
            <w:pPr>
              <w:jc w:val="right"/>
            </w:pPr>
            <w:r>
              <w:t>521</w:t>
            </w:r>
          </w:p>
        </w:tc>
        <w:tc>
          <w:tcPr>
            <w:tcW w:w="0" w:type="auto"/>
          </w:tcPr>
          <w:p w14:paraId="1CF5822F" w14:textId="77777777" w:rsidR="00BD5912" w:rsidRDefault="00AC559F">
            <w:pPr>
              <w:jc w:val="right"/>
            </w:pPr>
            <w:r>
              <w:t>62</w:t>
            </w:r>
          </w:p>
        </w:tc>
        <w:tc>
          <w:tcPr>
            <w:tcW w:w="0" w:type="auto"/>
          </w:tcPr>
          <w:p w14:paraId="1CF58230" w14:textId="77777777" w:rsidR="00BD5912" w:rsidRDefault="00AC559F">
            <w:pPr>
              <w:jc w:val="right"/>
            </w:pPr>
            <w:r>
              <w:t>4.9</w:t>
            </w:r>
          </w:p>
        </w:tc>
        <w:tc>
          <w:tcPr>
            <w:tcW w:w="0" w:type="auto"/>
          </w:tcPr>
          <w:p w14:paraId="1CF58231" w14:textId="77777777" w:rsidR="00BD5912" w:rsidRDefault="00AC559F">
            <w:pPr>
              <w:jc w:val="right"/>
            </w:pPr>
            <w:r>
              <w:t>54</w:t>
            </w:r>
          </w:p>
        </w:tc>
        <w:tc>
          <w:tcPr>
            <w:tcW w:w="0" w:type="auto"/>
          </w:tcPr>
          <w:p w14:paraId="1CF58232" w14:textId="77777777" w:rsidR="00BD5912" w:rsidRDefault="00AC559F">
            <w:pPr>
              <w:jc w:val="right"/>
            </w:pPr>
            <w:r>
              <w:t>73</w:t>
            </w:r>
          </w:p>
        </w:tc>
        <w:tc>
          <w:tcPr>
            <w:tcW w:w="0" w:type="auto"/>
          </w:tcPr>
          <w:p w14:paraId="1CF58233" w14:textId="77777777" w:rsidR="00BD5912" w:rsidRDefault="00AC559F">
            <w:pPr>
              <w:jc w:val="right"/>
            </w:pPr>
            <w:r>
              <w:t>568</w:t>
            </w:r>
          </w:p>
        </w:tc>
        <w:tc>
          <w:tcPr>
            <w:tcW w:w="0" w:type="auto"/>
          </w:tcPr>
          <w:p w14:paraId="1CF58234" w14:textId="77777777" w:rsidR="00BD5912" w:rsidRDefault="00AC559F">
            <w:pPr>
              <w:jc w:val="right"/>
            </w:pPr>
            <w:r>
              <w:t>9.3</w:t>
            </w:r>
          </w:p>
        </w:tc>
        <w:tc>
          <w:tcPr>
            <w:tcW w:w="0" w:type="auto"/>
          </w:tcPr>
          <w:p w14:paraId="1CF58235" w14:textId="77777777" w:rsidR="00BD5912" w:rsidRDefault="00AC559F">
            <w:pPr>
              <w:jc w:val="right"/>
            </w:pPr>
            <w:r>
              <w:t>552</w:t>
            </w:r>
          </w:p>
        </w:tc>
        <w:tc>
          <w:tcPr>
            <w:tcW w:w="0" w:type="auto"/>
          </w:tcPr>
          <w:p w14:paraId="1CF58236" w14:textId="77777777" w:rsidR="00BD5912" w:rsidRDefault="00AC559F">
            <w:pPr>
              <w:jc w:val="right"/>
            </w:pPr>
            <w:r>
              <w:t>588</w:t>
            </w:r>
          </w:p>
        </w:tc>
      </w:tr>
      <w:tr w:rsidR="00DC427B" w14:paraId="1CF58245" w14:textId="77777777" w:rsidTr="00BF7228">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38" w14:textId="77777777" w:rsidR="00BD5912" w:rsidRDefault="00AC559F">
            <w:r>
              <w:t>2022</w:t>
            </w:r>
          </w:p>
        </w:tc>
        <w:tc>
          <w:tcPr>
            <w:tcW w:w="1116" w:type="dxa"/>
          </w:tcPr>
          <w:p w14:paraId="1CF58239" w14:textId="77777777" w:rsidR="00BD5912" w:rsidRDefault="00AC559F">
            <w:pPr>
              <w:jc w:val="right"/>
            </w:pPr>
            <w:r>
              <w:t>614</w:t>
            </w:r>
          </w:p>
        </w:tc>
        <w:tc>
          <w:tcPr>
            <w:tcW w:w="0" w:type="auto"/>
          </w:tcPr>
          <w:p w14:paraId="1CF5823A" w14:textId="77777777" w:rsidR="00BD5912" w:rsidRDefault="00AC559F">
            <w:pPr>
              <w:jc w:val="right"/>
            </w:pPr>
            <w:r>
              <w:t>11.7</w:t>
            </w:r>
          </w:p>
        </w:tc>
        <w:tc>
          <w:tcPr>
            <w:tcW w:w="0" w:type="auto"/>
          </w:tcPr>
          <w:p w14:paraId="1CF5823B" w14:textId="77777777" w:rsidR="00BD5912" w:rsidRDefault="00AC559F">
            <w:pPr>
              <w:jc w:val="right"/>
            </w:pPr>
            <w:r>
              <w:t>593</w:t>
            </w:r>
          </w:p>
        </w:tc>
        <w:tc>
          <w:tcPr>
            <w:tcW w:w="0" w:type="auto"/>
          </w:tcPr>
          <w:p w14:paraId="1CF5823C" w14:textId="77777777" w:rsidR="00BD5912" w:rsidRDefault="00AC559F">
            <w:pPr>
              <w:jc w:val="right"/>
            </w:pPr>
            <w:r>
              <w:t>639</w:t>
            </w:r>
          </w:p>
        </w:tc>
        <w:tc>
          <w:tcPr>
            <w:tcW w:w="0" w:type="auto"/>
          </w:tcPr>
          <w:p w14:paraId="1CF5823D" w14:textId="77777777" w:rsidR="00BD5912" w:rsidRDefault="00AC559F">
            <w:pPr>
              <w:jc w:val="right"/>
            </w:pPr>
            <w:r>
              <w:t>101</w:t>
            </w:r>
          </w:p>
        </w:tc>
        <w:tc>
          <w:tcPr>
            <w:tcW w:w="0" w:type="auto"/>
          </w:tcPr>
          <w:p w14:paraId="1CF5823E" w14:textId="77777777" w:rsidR="00BD5912" w:rsidRDefault="00AC559F">
            <w:pPr>
              <w:jc w:val="right"/>
            </w:pPr>
            <w:r>
              <w:t>7.0</w:t>
            </w:r>
          </w:p>
        </w:tc>
        <w:tc>
          <w:tcPr>
            <w:tcW w:w="0" w:type="auto"/>
          </w:tcPr>
          <w:p w14:paraId="1CF5823F" w14:textId="77777777" w:rsidR="00BD5912" w:rsidRDefault="00AC559F">
            <w:pPr>
              <w:jc w:val="right"/>
            </w:pPr>
            <w:r>
              <w:t>89</w:t>
            </w:r>
          </w:p>
        </w:tc>
        <w:tc>
          <w:tcPr>
            <w:tcW w:w="0" w:type="auto"/>
          </w:tcPr>
          <w:p w14:paraId="1CF58240" w14:textId="77777777" w:rsidR="00BD5912" w:rsidRDefault="00AC559F">
            <w:pPr>
              <w:jc w:val="right"/>
            </w:pPr>
            <w:r>
              <w:t>117</w:t>
            </w:r>
          </w:p>
        </w:tc>
        <w:tc>
          <w:tcPr>
            <w:tcW w:w="0" w:type="auto"/>
          </w:tcPr>
          <w:p w14:paraId="1CF58241" w14:textId="77777777" w:rsidR="00BD5912" w:rsidRDefault="00AC559F">
            <w:pPr>
              <w:jc w:val="right"/>
            </w:pPr>
            <w:r>
              <w:t>716</w:t>
            </w:r>
          </w:p>
        </w:tc>
        <w:tc>
          <w:tcPr>
            <w:tcW w:w="0" w:type="auto"/>
          </w:tcPr>
          <w:p w14:paraId="1CF58242" w14:textId="77777777" w:rsidR="00BD5912" w:rsidRDefault="00AC559F">
            <w:pPr>
              <w:jc w:val="right"/>
            </w:pPr>
            <w:r>
              <w:t>14.0</w:t>
            </w:r>
          </w:p>
        </w:tc>
        <w:tc>
          <w:tcPr>
            <w:tcW w:w="0" w:type="auto"/>
          </w:tcPr>
          <w:p w14:paraId="1CF58243" w14:textId="77777777" w:rsidR="00BD5912" w:rsidRDefault="00AC559F">
            <w:pPr>
              <w:jc w:val="right"/>
            </w:pPr>
            <w:r>
              <w:t>691</w:t>
            </w:r>
          </w:p>
        </w:tc>
        <w:tc>
          <w:tcPr>
            <w:tcW w:w="0" w:type="auto"/>
          </w:tcPr>
          <w:p w14:paraId="1CF58244" w14:textId="77777777" w:rsidR="00BD5912" w:rsidRDefault="00AC559F">
            <w:pPr>
              <w:jc w:val="right"/>
            </w:pPr>
            <w:r>
              <w:t>744</w:t>
            </w:r>
          </w:p>
        </w:tc>
      </w:tr>
      <w:tr w:rsidR="002B161C" w14:paraId="1CF58253" w14:textId="77777777" w:rsidTr="00BF7228">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46" w14:textId="77777777" w:rsidR="00BD5912" w:rsidRDefault="00AC559F">
            <w:r>
              <w:t>2023</w:t>
            </w:r>
          </w:p>
        </w:tc>
        <w:tc>
          <w:tcPr>
            <w:tcW w:w="1116" w:type="dxa"/>
          </w:tcPr>
          <w:p w14:paraId="1CF58247" w14:textId="77777777" w:rsidR="00BD5912" w:rsidRDefault="00AC559F">
            <w:pPr>
              <w:jc w:val="right"/>
            </w:pPr>
            <w:r>
              <w:t>844</w:t>
            </w:r>
          </w:p>
        </w:tc>
        <w:tc>
          <w:tcPr>
            <w:tcW w:w="0" w:type="auto"/>
          </w:tcPr>
          <w:p w14:paraId="1CF58248" w14:textId="77777777" w:rsidR="00BD5912" w:rsidRDefault="00AC559F">
            <w:pPr>
              <w:jc w:val="right"/>
            </w:pPr>
            <w:r>
              <w:t>9.6</w:t>
            </w:r>
          </w:p>
        </w:tc>
        <w:tc>
          <w:tcPr>
            <w:tcW w:w="0" w:type="auto"/>
          </w:tcPr>
          <w:p w14:paraId="1CF58249" w14:textId="77777777" w:rsidR="00BD5912" w:rsidRDefault="00AC559F">
            <w:pPr>
              <w:jc w:val="right"/>
            </w:pPr>
            <w:r>
              <w:t>828</w:t>
            </w:r>
          </w:p>
        </w:tc>
        <w:tc>
          <w:tcPr>
            <w:tcW w:w="0" w:type="auto"/>
          </w:tcPr>
          <w:p w14:paraId="1CF5824A" w14:textId="77777777" w:rsidR="00BD5912" w:rsidRDefault="00AC559F">
            <w:pPr>
              <w:jc w:val="right"/>
            </w:pPr>
            <w:r>
              <w:t>863</w:t>
            </w:r>
          </w:p>
        </w:tc>
        <w:tc>
          <w:tcPr>
            <w:tcW w:w="0" w:type="auto"/>
          </w:tcPr>
          <w:p w14:paraId="1CF5824B" w14:textId="77777777" w:rsidR="00BD5912" w:rsidRDefault="00AC559F">
            <w:pPr>
              <w:jc w:val="right"/>
            </w:pPr>
            <w:r>
              <w:t>18</w:t>
            </w:r>
          </w:p>
        </w:tc>
        <w:tc>
          <w:tcPr>
            <w:tcW w:w="0" w:type="auto"/>
          </w:tcPr>
          <w:p w14:paraId="1CF5824C" w14:textId="77777777" w:rsidR="00BD5912" w:rsidRDefault="00AC559F">
            <w:pPr>
              <w:jc w:val="right"/>
            </w:pPr>
            <w:r>
              <w:t>1.7</w:t>
            </w:r>
          </w:p>
        </w:tc>
        <w:tc>
          <w:tcPr>
            <w:tcW w:w="0" w:type="auto"/>
          </w:tcPr>
          <w:p w14:paraId="1CF5824D" w14:textId="77777777" w:rsidR="00BD5912" w:rsidRDefault="00AC559F">
            <w:pPr>
              <w:jc w:val="right"/>
            </w:pPr>
            <w:r>
              <w:t>16</w:t>
            </w:r>
          </w:p>
        </w:tc>
        <w:tc>
          <w:tcPr>
            <w:tcW w:w="0" w:type="auto"/>
          </w:tcPr>
          <w:p w14:paraId="1CF5824E" w14:textId="77777777" w:rsidR="00BD5912" w:rsidRDefault="00AC559F">
            <w:pPr>
              <w:jc w:val="right"/>
            </w:pPr>
            <w:r>
              <w:t>22</w:t>
            </w:r>
          </w:p>
        </w:tc>
        <w:tc>
          <w:tcPr>
            <w:tcW w:w="0" w:type="auto"/>
          </w:tcPr>
          <w:p w14:paraId="1CF5824F" w14:textId="77777777" w:rsidR="00BD5912" w:rsidRDefault="00AC559F">
            <w:pPr>
              <w:jc w:val="right"/>
            </w:pPr>
            <w:r>
              <w:t>863</w:t>
            </w:r>
          </w:p>
        </w:tc>
        <w:tc>
          <w:tcPr>
            <w:tcW w:w="0" w:type="auto"/>
          </w:tcPr>
          <w:p w14:paraId="1CF58250" w14:textId="77777777" w:rsidR="00BD5912" w:rsidRDefault="00AC559F">
            <w:pPr>
              <w:jc w:val="right"/>
            </w:pPr>
            <w:r>
              <w:t>9.7</w:t>
            </w:r>
          </w:p>
        </w:tc>
        <w:tc>
          <w:tcPr>
            <w:tcW w:w="0" w:type="auto"/>
          </w:tcPr>
          <w:p w14:paraId="1CF58251" w14:textId="77777777" w:rsidR="00BD5912" w:rsidRDefault="00AC559F">
            <w:pPr>
              <w:jc w:val="right"/>
            </w:pPr>
            <w:r>
              <w:t>846</w:t>
            </w:r>
          </w:p>
        </w:tc>
        <w:tc>
          <w:tcPr>
            <w:tcW w:w="0" w:type="auto"/>
          </w:tcPr>
          <w:p w14:paraId="1CF58252" w14:textId="77777777" w:rsidR="00BD5912" w:rsidRDefault="00AC559F">
            <w:pPr>
              <w:jc w:val="right"/>
            </w:pPr>
            <w:r>
              <w:t>883</w:t>
            </w:r>
          </w:p>
        </w:tc>
      </w:tr>
    </w:tbl>
    <w:p w14:paraId="1CF58254" w14:textId="77777777" w:rsidR="00BD5912" w:rsidRDefault="00BD5912"/>
    <w:p w14:paraId="1CF58255" w14:textId="77777777" w:rsidR="00BD5912" w:rsidRDefault="00AC559F">
      <w:bookmarkStart w:id="117" w:name="tab:kelt-prop"/>
      <w:bookmarkEnd w:id="117"/>
      <w:r>
        <w:t xml:space="preserve">Table 4.7: Proportion of </w:t>
      </w:r>
      <w:proofErr w:type="spellStart"/>
      <w:r>
        <w:t>kelts</w:t>
      </w:r>
      <w:proofErr w:type="spellEnd"/>
      <w:r>
        <w:t xml:space="preserve"> estimated each year, with standard error.</w:t>
      </w:r>
    </w:p>
    <w:tbl>
      <w:tblPr>
        <w:tblStyle w:val="Table-WDFW"/>
        <w:tblW w:w="0" w:type="auto"/>
        <w:jc w:val="center"/>
        <w:tblLook w:val="0020" w:firstRow="1" w:lastRow="0" w:firstColumn="0" w:lastColumn="0" w:noHBand="0" w:noVBand="0"/>
        <w:tblCaption w:val="Table 4.7: Proportion of kelts estimated each year, with standard error."/>
      </w:tblPr>
      <w:tblGrid>
        <w:gridCol w:w="714"/>
        <w:gridCol w:w="769"/>
        <w:gridCol w:w="752"/>
        <w:gridCol w:w="1708"/>
        <w:gridCol w:w="758"/>
      </w:tblGrid>
      <w:tr w:rsidR="00BD5912" w14:paraId="1CF5825B" w14:textId="77777777" w:rsidTr="004C1B6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256" w14:textId="77777777" w:rsidR="00BD5912" w:rsidRDefault="00AC559F">
            <w:pPr>
              <w:jc w:val="right"/>
            </w:pPr>
            <w:r>
              <w:t>Year</w:t>
            </w:r>
          </w:p>
        </w:tc>
        <w:tc>
          <w:tcPr>
            <w:tcW w:w="0" w:type="auto"/>
          </w:tcPr>
          <w:p w14:paraId="1CF58257" w14:textId="77777777" w:rsidR="00BD5912" w:rsidRDefault="00AC559F">
            <w:pPr>
              <w:jc w:val="right"/>
            </w:pPr>
            <w:r>
              <w:t>Total</w:t>
            </w:r>
          </w:p>
        </w:tc>
        <w:tc>
          <w:tcPr>
            <w:tcW w:w="0" w:type="auto"/>
          </w:tcPr>
          <w:p w14:paraId="1CF58258" w14:textId="77777777" w:rsidR="00BD5912" w:rsidRDefault="00AC559F">
            <w:pPr>
              <w:jc w:val="right"/>
            </w:pPr>
            <w:r>
              <w:t>Kelts</w:t>
            </w:r>
          </w:p>
        </w:tc>
        <w:tc>
          <w:tcPr>
            <w:tcW w:w="0" w:type="auto"/>
          </w:tcPr>
          <w:p w14:paraId="1CF58259" w14:textId="77777777" w:rsidR="00BD5912" w:rsidRDefault="00AC559F">
            <w:pPr>
              <w:jc w:val="right"/>
            </w:pPr>
            <w:r>
              <w:t>Kelt Proportion</w:t>
            </w:r>
          </w:p>
        </w:tc>
        <w:tc>
          <w:tcPr>
            <w:tcW w:w="0" w:type="auto"/>
          </w:tcPr>
          <w:p w14:paraId="1CF5825A" w14:textId="77777777" w:rsidR="00BD5912" w:rsidRDefault="00AC559F">
            <w:pPr>
              <w:jc w:val="right"/>
            </w:pPr>
            <w:r>
              <w:t>SE</w:t>
            </w:r>
          </w:p>
        </w:tc>
      </w:tr>
      <w:tr w:rsidR="00BD5912" w14:paraId="1CF58261"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5C" w14:textId="77777777" w:rsidR="00BD5912" w:rsidRDefault="00AC559F">
            <w:pPr>
              <w:jc w:val="right"/>
            </w:pPr>
            <w:r>
              <w:t>2019</w:t>
            </w:r>
          </w:p>
        </w:tc>
        <w:tc>
          <w:tcPr>
            <w:tcW w:w="0" w:type="auto"/>
          </w:tcPr>
          <w:p w14:paraId="1CF5825D" w14:textId="77777777" w:rsidR="00BD5912" w:rsidRDefault="00AC559F">
            <w:pPr>
              <w:jc w:val="right"/>
            </w:pPr>
            <w:r>
              <w:t>797</w:t>
            </w:r>
          </w:p>
        </w:tc>
        <w:tc>
          <w:tcPr>
            <w:tcW w:w="0" w:type="auto"/>
          </w:tcPr>
          <w:p w14:paraId="1CF5825E" w14:textId="77777777" w:rsidR="00BD5912" w:rsidRDefault="00AC559F">
            <w:pPr>
              <w:jc w:val="right"/>
            </w:pPr>
            <w:r>
              <w:t>107</w:t>
            </w:r>
          </w:p>
        </w:tc>
        <w:tc>
          <w:tcPr>
            <w:tcW w:w="0" w:type="auto"/>
          </w:tcPr>
          <w:p w14:paraId="1CF5825F" w14:textId="77777777" w:rsidR="00BD5912" w:rsidRDefault="00AC559F">
            <w:pPr>
              <w:jc w:val="right"/>
            </w:pPr>
            <w:r>
              <w:t>0.133</w:t>
            </w:r>
          </w:p>
        </w:tc>
        <w:tc>
          <w:tcPr>
            <w:tcW w:w="0" w:type="auto"/>
          </w:tcPr>
          <w:p w14:paraId="1CF58260" w14:textId="77777777" w:rsidR="00BD5912" w:rsidRDefault="00AC559F">
            <w:pPr>
              <w:jc w:val="right"/>
            </w:pPr>
            <w:r>
              <w:t>0.014</w:t>
            </w:r>
          </w:p>
        </w:tc>
      </w:tr>
      <w:tr w:rsidR="00BD5912" w14:paraId="1CF58267"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62" w14:textId="77777777" w:rsidR="00BD5912" w:rsidRDefault="00AC559F">
            <w:pPr>
              <w:jc w:val="right"/>
            </w:pPr>
            <w:r>
              <w:t>2020</w:t>
            </w:r>
          </w:p>
        </w:tc>
        <w:tc>
          <w:tcPr>
            <w:tcW w:w="0" w:type="auto"/>
          </w:tcPr>
          <w:p w14:paraId="1CF58263" w14:textId="77777777" w:rsidR="00BD5912" w:rsidRDefault="00AC559F">
            <w:pPr>
              <w:jc w:val="right"/>
            </w:pPr>
            <w:r>
              <w:t>1075</w:t>
            </w:r>
          </w:p>
        </w:tc>
        <w:tc>
          <w:tcPr>
            <w:tcW w:w="0" w:type="auto"/>
          </w:tcPr>
          <w:p w14:paraId="1CF58264" w14:textId="77777777" w:rsidR="00BD5912" w:rsidRDefault="00AC559F">
            <w:pPr>
              <w:jc w:val="right"/>
            </w:pPr>
            <w:r>
              <w:t>84</w:t>
            </w:r>
          </w:p>
        </w:tc>
        <w:tc>
          <w:tcPr>
            <w:tcW w:w="0" w:type="auto"/>
          </w:tcPr>
          <w:p w14:paraId="1CF58265" w14:textId="77777777" w:rsidR="00BD5912" w:rsidRDefault="00AC559F">
            <w:pPr>
              <w:jc w:val="right"/>
            </w:pPr>
            <w:r>
              <w:t>0.078</w:t>
            </w:r>
          </w:p>
        </w:tc>
        <w:tc>
          <w:tcPr>
            <w:tcW w:w="0" w:type="auto"/>
          </w:tcPr>
          <w:p w14:paraId="1CF58266" w14:textId="77777777" w:rsidR="00BD5912" w:rsidRDefault="00AC559F">
            <w:pPr>
              <w:jc w:val="right"/>
            </w:pPr>
            <w:r>
              <w:t>0.012</w:t>
            </w:r>
          </w:p>
        </w:tc>
      </w:tr>
      <w:tr w:rsidR="00BD5912" w14:paraId="1CF5826D"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68" w14:textId="77777777" w:rsidR="00BD5912" w:rsidRDefault="00AC559F">
            <w:pPr>
              <w:jc w:val="right"/>
            </w:pPr>
            <w:r>
              <w:t>2021</w:t>
            </w:r>
          </w:p>
        </w:tc>
        <w:tc>
          <w:tcPr>
            <w:tcW w:w="0" w:type="auto"/>
          </w:tcPr>
          <w:p w14:paraId="1CF58269" w14:textId="77777777" w:rsidR="00BD5912" w:rsidRDefault="00AC559F">
            <w:pPr>
              <w:jc w:val="right"/>
            </w:pPr>
            <w:r>
              <w:t>568</w:t>
            </w:r>
          </w:p>
        </w:tc>
        <w:tc>
          <w:tcPr>
            <w:tcW w:w="0" w:type="auto"/>
          </w:tcPr>
          <w:p w14:paraId="1CF5826A" w14:textId="77777777" w:rsidR="00BD5912" w:rsidRDefault="00AC559F">
            <w:pPr>
              <w:jc w:val="right"/>
            </w:pPr>
            <w:r>
              <w:t>58</w:t>
            </w:r>
          </w:p>
        </w:tc>
        <w:tc>
          <w:tcPr>
            <w:tcW w:w="0" w:type="auto"/>
          </w:tcPr>
          <w:p w14:paraId="1CF5826B" w14:textId="77777777" w:rsidR="00BD5912" w:rsidRDefault="00AC559F">
            <w:pPr>
              <w:jc w:val="right"/>
            </w:pPr>
            <w:r>
              <w:t>0.102</w:t>
            </w:r>
          </w:p>
        </w:tc>
        <w:tc>
          <w:tcPr>
            <w:tcW w:w="0" w:type="auto"/>
          </w:tcPr>
          <w:p w14:paraId="1CF5826C" w14:textId="77777777" w:rsidR="00BD5912" w:rsidRDefault="00AC559F">
            <w:pPr>
              <w:jc w:val="right"/>
            </w:pPr>
            <w:r>
              <w:t>0.008</w:t>
            </w:r>
          </w:p>
        </w:tc>
      </w:tr>
      <w:tr w:rsidR="00BD5912" w14:paraId="1CF58273"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6E" w14:textId="77777777" w:rsidR="00BD5912" w:rsidRDefault="00AC559F">
            <w:pPr>
              <w:jc w:val="right"/>
            </w:pPr>
            <w:r>
              <w:t>2022</w:t>
            </w:r>
          </w:p>
        </w:tc>
        <w:tc>
          <w:tcPr>
            <w:tcW w:w="0" w:type="auto"/>
          </w:tcPr>
          <w:p w14:paraId="1CF5826F" w14:textId="77777777" w:rsidR="00BD5912" w:rsidRDefault="00AC559F">
            <w:pPr>
              <w:jc w:val="right"/>
            </w:pPr>
            <w:r>
              <w:t>716</w:t>
            </w:r>
          </w:p>
        </w:tc>
        <w:tc>
          <w:tcPr>
            <w:tcW w:w="0" w:type="auto"/>
          </w:tcPr>
          <w:p w14:paraId="1CF58270" w14:textId="77777777" w:rsidR="00BD5912" w:rsidRDefault="00AC559F">
            <w:pPr>
              <w:jc w:val="right"/>
            </w:pPr>
            <w:r>
              <w:t>96</w:t>
            </w:r>
          </w:p>
        </w:tc>
        <w:tc>
          <w:tcPr>
            <w:tcW w:w="0" w:type="auto"/>
          </w:tcPr>
          <w:p w14:paraId="1CF58271" w14:textId="77777777" w:rsidR="00BD5912" w:rsidRDefault="00AC559F">
            <w:pPr>
              <w:jc w:val="right"/>
            </w:pPr>
            <w:r>
              <w:t>0.135</w:t>
            </w:r>
          </w:p>
        </w:tc>
        <w:tc>
          <w:tcPr>
            <w:tcW w:w="0" w:type="auto"/>
          </w:tcPr>
          <w:p w14:paraId="1CF58272" w14:textId="77777777" w:rsidR="00BD5912" w:rsidRDefault="00AC559F">
            <w:pPr>
              <w:jc w:val="right"/>
            </w:pPr>
            <w:r>
              <w:t>0.009</w:t>
            </w:r>
          </w:p>
        </w:tc>
      </w:tr>
      <w:tr w:rsidR="00BD5912" w14:paraId="1CF58279"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74" w14:textId="77777777" w:rsidR="00BD5912" w:rsidRDefault="00AC559F">
            <w:pPr>
              <w:jc w:val="right"/>
            </w:pPr>
            <w:r>
              <w:t>2023</w:t>
            </w:r>
          </w:p>
        </w:tc>
        <w:tc>
          <w:tcPr>
            <w:tcW w:w="0" w:type="auto"/>
          </w:tcPr>
          <w:p w14:paraId="1CF58275" w14:textId="77777777" w:rsidR="00BD5912" w:rsidRDefault="00AC559F">
            <w:pPr>
              <w:jc w:val="right"/>
            </w:pPr>
            <w:r>
              <w:t>863</w:t>
            </w:r>
          </w:p>
        </w:tc>
        <w:tc>
          <w:tcPr>
            <w:tcW w:w="0" w:type="auto"/>
          </w:tcPr>
          <w:p w14:paraId="1CF58276" w14:textId="77777777" w:rsidR="00BD5912" w:rsidRDefault="00AC559F">
            <w:pPr>
              <w:jc w:val="right"/>
            </w:pPr>
            <w:r>
              <w:t>24</w:t>
            </w:r>
          </w:p>
        </w:tc>
        <w:tc>
          <w:tcPr>
            <w:tcW w:w="0" w:type="auto"/>
          </w:tcPr>
          <w:p w14:paraId="1CF58277" w14:textId="77777777" w:rsidR="00BD5912" w:rsidRDefault="00AC559F">
            <w:pPr>
              <w:jc w:val="right"/>
            </w:pPr>
            <w:r>
              <w:t>0.028</w:t>
            </w:r>
          </w:p>
        </w:tc>
        <w:tc>
          <w:tcPr>
            <w:tcW w:w="0" w:type="auto"/>
          </w:tcPr>
          <w:p w14:paraId="1CF58278" w14:textId="77777777" w:rsidR="00BD5912" w:rsidRDefault="00AC559F">
            <w:pPr>
              <w:jc w:val="right"/>
            </w:pPr>
            <w:r>
              <w:t>0.002</w:t>
            </w:r>
          </w:p>
        </w:tc>
      </w:tr>
    </w:tbl>
    <w:p w14:paraId="1CF5827A" w14:textId="77777777" w:rsidR="00BD5912" w:rsidRDefault="00AC559F" w:rsidP="004C1B6C">
      <w:pPr>
        <w:jc w:val="center"/>
      </w:pPr>
      <w:r>
        <w:rPr>
          <w:noProof/>
        </w:rPr>
        <w:lastRenderedPageBreak/>
        <w:drawing>
          <wp:inline distT="0" distB="0" distL="0" distR="0" wp14:anchorId="1CF582D7" wp14:editId="1CF582D8">
            <wp:extent cx="5504749" cy="5504749"/>
            <wp:effectExtent l="0" t="0" r="0" b="0"/>
            <wp:docPr id="85"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6"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1CF5827B" w14:textId="77777777" w:rsidR="00BD5912" w:rsidRDefault="00AC559F">
      <w:bookmarkStart w:id="118" w:name="fig:up-marg"/>
      <w:bookmarkEnd w:id="118"/>
      <w:r>
        <w:t>Figure 4.5: Marginal effects for upstream-moving fish as estimated by the GAM for hour of day (A), discharge (B), and Julian day of year (C). Shaded areas indicated 95% confidence intervals.</w:t>
      </w:r>
    </w:p>
    <w:p w14:paraId="1CF5827C" w14:textId="77777777" w:rsidR="00BD5912" w:rsidRDefault="00AC559F" w:rsidP="004C1B6C">
      <w:pPr>
        <w:jc w:val="center"/>
      </w:pPr>
      <w:r>
        <w:rPr>
          <w:noProof/>
        </w:rPr>
        <w:lastRenderedPageBreak/>
        <w:drawing>
          <wp:inline distT="0" distB="0" distL="0" distR="0" wp14:anchorId="1CF582D9" wp14:editId="1CF582DA">
            <wp:extent cx="5504749" cy="5504749"/>
            <wp:effectExtent l="0" t="0" r="0" b="0"/>
            <wp:docPr id="89"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90"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1CF5827D" w14:textId="77777777" w:rsidR="00BD5912" w:rsidRDefault="00AC559F">
      <w:bookmarkStart w:id="119" w:name="fig:down-marg"/>
      <w:bookmarkEnd w:id="119"/>
      <w:r>
        <w:t>Figure 4.6: Marginal effects for downstream-moving fish as estimated by the GAM for hour of day (A), discharge (B), and Julian day of year (C). Shaded areas indicated 95% confidence intervals.</w:t>
      </w:r>
    </w:p>
    <w:p w14:paraId="1CF5827E" w14:textId="77777777" w:rsidR="00BD5912" w:rsidRDefault="00AC559F">
      <w:pPr>
        <w:pStyle w:val="Heading3"/>
      </w:pPr>
      <w:bookmarkStart w:id="120" w:name="_Toc171677883"/>
      <w:bookmarkStart w:id="121" w:name="comparison-with-redd-based-estimates-1"/>
      <w:r>
        <w:t>4.4.1</w:t>
      </w:r>
      <w:r>
        <w:tab/>
        <w:t>Comparison with Redd-Based Estimates</w:t>
      </w:r>
      <w:bookmarkEnd w:id="120"/>
    </w:p>
    <w:p w14:paraId="1CF5827F" w14:textId="77777777" w:rsidR="00BD5912" w:rsidRDefault="00AC559F">
      <w:r>
        <w:t>Comparisons between redd-based estimates and SONAR-based estimates can be seen in Table 4.8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69D35E6C" w14:textId="77777777" w:rsidR="008F3DF1" w:rsidRDefault="008F3DF1">
      <w:bookmarkStart w:id="122" w:name="tab:redd-tab"/>
      <w:bookmarkEnd w:id="122"/>
      <w:r>
        <w:br w:type="page"/>
      </w:r>
    </w:p>
    <w:p w14:paraId="1CF58280" w14:textId="7F75EB5D" w:rsidR="00BD5912" w:rsidRDefault="00AC559F">
      <w:r>
        <w:lastRenderedPageBreak/>
        <w:t>Table 4.8: Annual estimates of winter steelhead escapement to the Dungeness River based on redd counts and SONAR (with 95% confidence intervals and standard error (SE))</w:t>
      </w:r>
    </w:p>
    <w:tbl>
      <w:tblPr>
        <w:tblStyle w:val="Table-WDFW"/>
        <w:tblW w:w="0" w:type="auto"/>
        <w:jc w:val="center"/>
        <w:tblLook w:val="0020" w:firstRow="1" w:lastRow="0" w:firstColumn="0" w:lastColumn="0" w:noHBand="0" w:noVBand="0"/>
        <w:tblCaption w:val="Table 4.8: Annual estimates of winter steelhead escapement to the Dungeness River based on redd counts and SONAR (with 95% confidence intervals and standard error (SE))"/>
      </w:tblPr>
      <w:tblGrid>
        <w:gridCol w:w="714"/>
        <w:gridCol w:w="1153"/>
        <w:gridCol w:w="1337"/>
        <w:gridCol w:w="657"/>
        <w:gridCol w:w="903"/>
        <w:gridCol w:w="907"/>
      </w:tblGrid>
      <w:tr w:rsidR="00BD5912" w14:paraId="1CF58287" w14:textId="77777777" w:rsidTr="004C1B6C">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CF58281" w14:textId="77777777" w:rsidR="00BD5912" w:rsidRDefault="00AC559F">
            <w:r>
              <w:t>Year</w:t>
            </w:r>
          </w:p>
        </w:tc>
        <w:tc>
          <w:tcPr>
            <w:tcW w:w="0" w:type="auto"/>
          </w:tcPr>
          <w:p w14:paraId="1CF58282" w14:textId="77777777" w:rsidR="00BD5912" w:rsidRDefault="00AC559F">
            <w:pPr>
              <w:jc w:val="right"/>
            </w:pPr>
            <w:r>
              <w:t>Redd Est.</w:t>
            </w:r>
          </w:p>
        </w:tc>
        <w:tc>
          <w:tcPr>
            <w:tcW w:w="0" w:type="auto"/>
          </w:tcPr>
          <w:p w14:paraId="1CF58283" w14:textId="77777777" w:rsidR="00BD5912" w:rsidRDefault="00AC559F">
            <w:pPr>
              <w:jc w:val="right"/>
            </w:pPr>
            <w:r>
              <w:t>SONAR Est.</w:t>
            </w:r>
          </w:p>
        </w:tc>
        <w:tc>
          <w:tcPr>
            <w:tcW w:w="0" w:type="auto"/>
          </w:tcPr>
          <w:p w14:paraId="1CF58284" w14:textId="77777777" w:rsidR="00BD5912" w:rsidRDefault="00AC559F">
            <w:pPr>
              <w:jc w:val="right"/>
            </w:pPr>
            <w:r>
              <w:t>SE</w:t>
            </w:r>
          </w:p>
        </w:tc>
        <w:tc>
          <w:tcPr>
            <w:tcW w:w="0" w:type="auto"/>
          </w:tcPr>
          <w:p w14:paraId="1CF58285" w14:textId="77777777" w:rsidR="00BD5912" w:rsidRDefault="00AC559F">
            <w:pPr>
              <w:jc w:val="right"/>
            </w:pPr>
            <w:r>
              <w:t>Low CI</w:t>
            </w:r>
          </w:p>
        </w:tc>
        <w:tc>
          <w:tcPr>
            <w:tcW w:w="0" w:type="auto"/>
          </w:tcPr>
          <w:p w14:paraId="1CF58286" w14:textId="77777777" w:rsidR="00BD5912" w:rsidRDefault="00AC559F">
            <w:pPr>
              <w:jc w:val="right"/>
            </w:pPr>
            <w:proofErr w:type="spellStart"/>
            <w:r>
              <w:t>Upp</w:t>
            </w:r>
            <w:proofErr w:type="spellEnd"/>
            <w:r>
              <w:t xml:space="preserve"> CI</w:t>
            </w:r>
          </w:p>
        </w:tc>
      </w:tr>
      <w:tr w:rsidR="00BD5912" w14:paraId="1CF5828E"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88" w14:textId="77777777" w:rsidR="00BD5912" w:rsidRDefault="00AC559F">
            <w:r>
              <w:t>2019</w:t>
            </w:r>
          </w:p>
        </w:tc>
        <w:tc>
          <w:tcPr>
            <w:tcW w:w="0" w:type="auto"/>
          </w:tcPr>
          <w:p w14:paraId="1CF58289" w14:textId="77777777" w:rsidR="00BD5912" w:rsidRDefault="00AC559F">
            <w:pPr>
              <w:jc w:val="right"/>
            </w:pPr>
            <w:r>
              <w:t>467</w:t>
            </w:r>
          </w:p>
        </w:tc>
        <w:tc>
          <w:tcPr>
            <w:tcW w:w="0" w:type="auto"/>
          </w:tcPr>
          <w:p w14:paraId="1CF5828A" w14:textId="77777777" w:rsidR="00BD5912" w:rsidRDefault="00AC559F">
            <w:pPr>
              <w:jc w:val="right"/>
            </w:pPr>
            <w:r>
              <w:t>797</w:t>
            </w:r>
          </w:p>
        </w:tc>
        <w:tc>
          <w:tcPr>
            <w:tcW w:w="0" w:type="auto"/>
          </w:tcPr>
          <w:p w14:paraId="1CF5828B" w14:textId="77777777" w:rsidR="00BD5912" w:rsidRDefault="00AC559F">
            <w:pPr>
              <w:jc w:val="right"/>
            </w:pPr>
            <w:r>
              <w:t>85.6</w:t>
            </w:r>
          </w:p>
        </w:tc>
        <w:tc>
          <w:tcPr>
            <w:tcW w:w="0" w:type="auto"/>
          </w:tcPr>
          <w:p w14:paraId="1CF5828C" w14:textId="77777777" w:rsidR="00BD5912" w:rsidRDefault="00AC559F">
            <w:pPr>
              <w:jc w:val="right"/>
            </w:pPr>
            <w:r>
              <w:t>747</w:t>
            </w:r>
          </w:p>
        </w:tc>
        <w:tc>
          <w:tcPr>
            <w:tcW w:w="0" w:type="auto"/>
          </w:tcPr>
          <w:p w14:paraId="1CF5828D" w14:textId="77777777" w:rsidR="00BD5912" w:rsidRDefault="00AC559F">
            <w:pPr>
              <w:jc w:val="right"/>
            </w:pPr>
            <w:r>
              <w:t>1,057</w:t>
            </w:r>
          </w:p>
        </w:tc>
      </w:tr>
      <w:tr w:rsidR="00BD5912" w14:paraId="1CF58295"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8F" w14:textId="77777777" w:rsidR="00BD5912" w:rsidRDefault="00AC559F">
            <w:r>
              <w:t>2020</w:t>
            </w:r>
          </w:p>
        </w:tc>
        <w:tc>
          <w:tcPr>
            <w:tcW w:w="0" w:type="auto"/>
          </w:tcPr>
          <w:p w14:paraId="1CF58290" w14:textId="77777777" w:rsidR="00BD5912" w:rsidRDefault="00AC559F">
            <w:pPr>
              <w:jc w:val="right"/>
            </w:pPr>
            <w:r>
              <w:t>-</w:t>
            </w:r>
          </w:p>
        </w:tc>
        <w:tc>
          <w:tcPr>
            <w:tcW w:w="0" w:type="auto"/>
          </w:tcPr>
          <w:p w14:paraId="1CF58291" w14:textId="77777777" w:rsidR="00BD5912" w:rsidRDefault="00AC559F">
            <w:pPr>
              <w:jc w:val="right"/>
            </w:pPr>
            <w:r>
              <w:t>1,075</w:t>
            </w:r>
          </w:p>
        </w:tc>
        <w:tc>
          <w:tcPr>
            <w:tcW w:w="0" w:type="auto"/>
          </w:tcPr>
          <w:p w14:paraId="1CF58292" w14:textId="77777777" w:rsidR="00BD5912" w:rsidRDefault="00AC559F">
            <w:pPr>
              <w:jc w:val="right"/>
            </w:pPr>
            <w:r>
              <w:t>53.4</w:t>
            </w:r>
          </w:p>
        </w:tc>
        <w:tc>
          <w:tcPr>
            <w:tcW w:w="0" w:type="auto"/>
          </w:tcPr>
          <w:p w14:paraId="1CF58293" w14:textId="77777777" w:rsidR="00BD5912" w:rsidRDefault="00AC559F">
            <w:pPr>
              <w:jc w:val="right"/>
            </w:pPr>
            <w:r>
              <w:t>982</w:t>
            </w:r>
          </w:p>
        </w:tc>
        <w:tc>
          <w:tcPr>
            <w:tcW w:w="0" w:type="auto"/>
          </w:tcPr>
          <w:p w14:paraId="1CF58294" w14:textId="77777777" w:rsidR="00BD5912" w:rsidRDefault="00AC559F">
            <w:pPr>
              <w:jc w:val="right"/>
            </w:pPr>
            <w:r>
              <w:t>1,193</w:t>
            </w:r>
          </w:p>
        </w:tc>
      </w:tr>
      <w:tr w:rsidR="00BD5912" w14:paraId="1CF5829C"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96" w14:textId="77777777" w:rsidR="00BD5912" w:rsidRDefault="00AC559F">
            <w:r>
              <w:t>2021</w:t>
            </w:r>
          </w:p>
        </w:tc>
        <w:tc>
          <w:tcPr>
            <w:tcW w:w="0" w:type="auto"/>
          </w:tcPr>
          <w:p w14:paraId="1CF58297" w14:textId="77777777" w:rsidR="00BD5912" w:rsidRDefault="00AC559F">
            <w:pPr>
              <w:jc w:val="right"/>
            </w:pPr>
            <w:r>
              <w:t>329</w:t>
            </w:r>
          </w:p>
        </w:tc>
        <w:tc>
          <w:tcPr>
            <w:tcW w:w="0" w:type="auto"/>
          </w:tcPr>
          <w:p w14:paraId="1CF58298" w14:textId="77777777" w:rsidR="00BD5912" w:rsidRDefault="00AC559F">
            <w:pPr>
              <w:jc w:val="right"/>
            </w:pPr>
            <w:r>
              <w:t>568</w:t>
            </w:r>
          </w:p>
        </w:tc>
        <w:tc>
          <w:tcPr>
            <w:tcW w:w="0" w:type="auto"/>
          </w:tcPr>
          <w:p w14:paraId="1CF58299" w14:textId="77777777" w:rsidR="00BD5912" w:rsidRDefault="00AC559F">
            <w:pPr>
              <w:jc w:val="right"/>
            </w:pPr>
            <w:r>
              <w:t>9.3</w:t>
            </w:r>
          </w:p>
        </w:tc>
        <w:tc>
          <w:tcPr>
            <w:tcW w:w="0" w:type="auto"/>
          </w:tcPr>
          <w:p w14:paraId="1CF5829A" w14:textId="77777777" w:rsidR="00BD5912" w:rsidRDefault="00AC559F">
            <w:pPr>
              <w:jc w:val="right"/>
            </w:pPr>
            <w:r>
              <w:t>552</w:t>
            </w:r>
          </w:p>
        </w:tc>
        <w:tc>
          <w:tcPr>
            <w:tcW w:w="0" w:type="auto"/>
          </w:tcPr>
          <w:p w14:paraId="1CF5829B" w14:textId="77777777" w:rsidR="00BD5912" w:rsidRDefault="00AC559F">
            <w:pPr>
              <w:jc w:val="right"/>
            </w:pPr>
            <w:r>
              <w:t>587</w:t>
            </w:r>
          </w:p>
        </w:tc>
      </w:tr>
      <w:tr w:rsidR="00BD5912" w14:paraId="1CF582A3" w14:textId="77777777" w:rsidTr="004C1B6C">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1CF5829D" w14:textId="77777777" w:rsidR="00BD5912" w:rsidRDefault="00AC559F">
            <w:r>
              <w:t>2022</w:t>
            </w:r>
          </w:p>
        </w:tc>
        <w:tc>
          <w:tcPr>
            <w:tcW w:w="0" w:type="auto"/>
          </w:tcPr>
          <w:p w14:paraId="1CF5829E" w14:textId="77777777" w:rsidR="00BD5912" w:rsidRDefault="00AC559F">
            <w:pPr>
              <w:jc w:val="right"/>
            </w:pPr>
            <w:r>
              <w:t>386</w:t>
            </w:r>
          </w:p>
        </w:tc>
        <w:tc>
          <w:tcPr>
            <w:tcW w:w="0" w:type="auto"/>
          </w:tcPr>
          <w:p w14:paraId="1CF5829F" w14:textId="77777777" w:rsidR="00BD5912" w:rsidRDefault="00AC559F">
            <w:pPr>
              <w:jc w:val="right"/>
            </w:pPr>
            <w:r>
              <w:t>716</w:t>
            </w:r>
          </w:p>
        </w:tc>
        <w:tc>
          <w:tcPr>
            <w:tcW w:w="0" w:type="auto"/>
          </w:tcPr>
          <w:p w14:paraId="1CF582A0" w14:textId="77777777" w:rsidR="00BD5912" w:rsidRDefault="00AC559F">
            <w:pPr>
              <w:jc w:val="right"/>
            </w:pPr>
            <w:r>
              <w:t>14.0</w:t>
            </w:r>
          </w:p>
        </w:tc>
        <w:tc>
          <w:tcPr>
            <w:tcW w:w="0" w:type="auto"/>
          </w:tcPr>
          <w:p w14:paraId="1CF582A1" w14:textId="77777777" w:rsidR="00BD5912" w:rsidRDefault="00AC559F">
            <w:pPr>
              <w:jc w:val="right"/>
            </w:pPr>
            <w:r>
              <w:t>691</w:t>
            </w:r>
          </w:p>
        </w:tc>
        <w:tc>
          <w:tcPr>
            <w:tcW w:w="0" w:type="auto"/>
          </w:tcPr>
          <w:p w14:paraId="1CF582A2" w14:textId="77777777" w:rsidR="00BD5912" w:rsidRDefault="00AC559F">
            <w:pPr>
              <w:jc w:val="right"/>
            </w:pPr>
            <w:r>
              <w:t>744</w:t>
            </w:r>
          </w:p>
        </w:tc>
      </w:tr>
      <w:tr w:rsidR="00BD5912" w14:paraId="1CF582AA" w14:textId="77777777" w:rsidTr="004C1B6C">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CF582A4" w14:textId="77777777" w:rsidR="00BD5912" w:rsidRDefault="00AC559F">
            <w:r>
              <w:t>2023</w:t>
            </w:r>
          </w:p>
        </w:tc>
        <w:tc>
          <w:tcPr>
            <w:tcW w:w="0" w:type="auto"/>
          </w:tcPr>
          <w:p w14:paraId="1CF582A5" w14:textId="77777777" w:rsidR="00BD5912" w:rsidRDefault="00AC559F">
            <w:pPr>
              <w:jc w:val="right"/>
            </w:pPr>
            <w:r>
              <w:t>309</w:t>
            </w:r>
          </w:p>
        </w:tc>
        <w:tc>
          <w:tcPr>
            <w:tcW w:w="0" w:type="auto"/>
          </w:tcPr>
          <w:p w14:paraId="1CF582A6" w14:textId="77777777" w:rsidR="00BD5912" w:rsidRDefault="00AC559F">
            <w:pPr>
              <w:jc w:val="right"/>
            </w:pPr>
            <w:r>
              <w:t>863</w:t>
            </w:r>
          </w:p>
        </w:tc>
        <w:tc>
          <w:tcPr>
            <w:tcW w:w="0" w:type="auto"/>
          </w:tcPr>
          <w:p w14:paraId="1CF582A7" w14:textId="77777777" w:rsidR="00BD5912" w:rsidRDefault="00AC559F">
            <w:pPr>
              <w:jc w:val="right"/>
            </w:pPr>
            <w:r>
              <w:t>9.7</w:t>
            </w:r>
          </w:p>
        </w:tc>
        <w:tc>
          <w:tcPr>
            <w:tcW w:w="0" w:type="auto"/>
          </w:tcPr>
          <w:p w14:paraId="1CF582A8" w14:textId="77777777" w:rsidR="00BD5912" w:rsidRDefault="00AC559F">
            <w:pPr>
              <w:jc w:val="right"/>
            </w:pPr>
            <w:r>
              <w:t>846</w:t>
            </w:r>
          </w:p>
        </w:tc>
        <w:tc>
          <w:tcPr>
            <w:tcW w:w="0" w:type="auto"/>
          </w:tcPr>
          <w:p w14:paraId="1CF582A9" w14:textId="77777777" w:rsidR="00BD5912" w:rsidRDefault="00AC559F">
            <w:pPr>
              <w:jc w:val="right"/>
            </w:pPr>
            <w:r>
              <w:t>883</w:t>
            </w:r>
          </w:p>
        </w:tc>
      </w:tr>
    </w:tbl>
    <w:p w14:paraId="19D05D57" w14:textId="77777777" w:rsidR="00EB5AD3" w:rsidRDefault="00EB5AD3" w:rsidP="004C1B6C">
      <w:pPr>
        <w:jc w:val="center"/>
      </w:pPr>
    </w:p>
    <w:p w14:paraId="1CF582AB" w14:textId="69E1E30D" w:rsidR="00BD5912" w:rsidRDefault="00AC559F" w:rsidP="004C1B6C">
      <w:pPr>
        <w:jc w:val="center"/>
      </w:pPr>
      <w:r>
        <w:rPr>
          <w:noProof/>
        </w:rPr>
        <w:drawing>
          <wp:inline distT="0" distB="0" distL="0" distR="0" wp14:anchorId="1CF582DB" wp14:editId="1CF582DC">
            <wp:extent cx="5504749" cy="3669832"/>
            <wp:effectExtent l="0" t="0" r="0" b="0"/>
            <wp:docPr id="94" name="Picture" descr="Figure 4.7: Annual estimates of winter steelhead escapement to the Dungeness River,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5"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1CF582AC" w14:textId="77777777" w:rsidR="00BD5912" w:rsidRDefault="00AC559F">
      <w:bookmarkStart w:id="123" w:name="fig:redd-fig"/>
      <w:bookmarkEnd w:id="123"/>
      <w:r>
        <w:t>Figure 4.7: Annual estimates of winter steelhead escapement to the Dungeness River, based on SONAR (with 95% confidence intervals) and redd counts.</w:t>
      </w:r>
    </w:p>
    <w:p w14:paraId="1CF582AD" w14:textId="77777777" w:rsidR="00BD5912" w:rsidRDefault="00AC559F">
      <w:pPr>
        <w:pStyle w:val="Heading1"/>
      </w:pPr>
      <w:bookmarkStart w:id="124" w:name="_Toc171677884"/>
      <w:bookmarkStart w:id="125" w:name="discussion"/>
      <w:bookmarkEnd w:id="91"/>
      <w:bookmarkEnd w:id="115"/>
      <w:bookmarkEnd w:id="121"/>
      <w:r>
        <w:t>5</w:t>
      </w:r>
      <w:r>
        <w:tab/>
        <w:t>Discussion</w:t>
      </w:r>
      <w:bookmarkEnd w:id="124"/>
    </w:p>
    <w:p w14:paraId="1CF582AE" w14:textId="77777777" w:rsidR="00BD5912" w:rsidRDefault="00AC559F">
      <w:r>
        <w:t xml:space="preserve">We used SONAR to make annual estimates of winter steelhead escapement on the Dungeness River for spawn years 2019 - 2023. To do so, we needed to collect and utilize independent species composition </w:t>
      </w:r>
      <w:proofErr w:type="gramStart"/>
      <w:r>
        <w:t>data, and</w:t>
      </w:r>
      <w:proofErr w:type="gramEnd"/>
      <w:r>
        <w:t xml:space="preserve"> develop an analysis technique that allowed us to estimate passage during periods when the SONAR was not operable or the video had not been reviewed. Analyzing these initial years of data has prompted several observations worth mentioning.</w:t>
      </w:r>
    </w:p>
    <w:p w14:paraId="1CF582AF" w14:textId="77777777" w:rsidR="00BD5912" w:rsidRDefault="00AC559F">
      <w:r>
        <w:lastRenderedPageBreak/>
        <w:t xml:space="preserve">First, SONAR location is a crucial component of a successful SONAR project. In 2018 we observed frequent milling behavior at the SONAR site, and upstream and downstream fish counts were high, presumably due to milling. As a result, only 29% of the season was reviewed (Figures 3.5 and 3.6 and Table 3.2). We decided to treat 2018 as a pilot year and we did not make a SONAR-based escapement estimate. Instead, we utilized the lessons learned from that year to improve operations in subsequent years. After observing the fish behavior at the initial location in 2018, we moved the SONAR to a habitat unit that was more of a run, and more conducive to fish actively migrating through rather than milling around. In 2019 – 2022 we observed a much lower number of fish moving in each half-hour period compared to 2018 (Figures 4.5 and 4.6). The mean count of upstream moving fish in a half-hour period 2019 – 2022 ranged from 0.16 - 0.26, and the mean count of downstream moving fish ranged from 0.06 – 0.10, compared to a mean of 0.80, and 0.55 in 2018. However, in late 2022 a river restoration project was completed just upstream of the SONAR site and diverted some of the river flow into the newly restored side channel. In 2023 the counts of both upstream and downstream moving fish rose (Figures 4.5 and 4.6) to a mean of 0.43 and 0.29, respectively, and </w:t>
      </w:r>
      <w:proofErr w:type="gramStart"/>
      <w:r>
        <w:t>the majority of</w:t>
      </w:r>
      <w:proofErr w:type="gramEnd"/>
      <w:r>
        <w:t xml:space="preserve"> fish captured during species composition sampling were captured within the pool below the restoration site, presumably due to fish milling below the new channel. Despite the higher fish counts in 2023, the overall escapement was comparable to the other years we analyzed. Preliminary results for 2024 indicate that the river has scoured out the new side channel and fish are no longer holding or milling to the degree they were in 2023 (K. Sutton, WDFW, pers. comm).</w:t>
      </w:r>
    </w:p>
    <w:p w14:paraId="1CF582B0" w14:textId="77777777" w:rsidR="00BD5912" w:rsidRDefault="00AC559F">
      <w:r>
        <w:t xml:space="preserve">In addition to fish behavior at the site, access and security are important considerations. After we moved the SONAR site slightly upstream in 2019 and deployed the unit from a fixed platform on the bank, it was much easier for the team to check on and </w:t>
      </w:r>
      <w:proofErr w:type="gramStart"/>
      <w:r>
        <w:t>make adjustments to</w:t>
      </w:r>
      <w:proofErr w:type="gramEnd"/>
      <w:r>
        <w:t xml:space="preserve"> the unit. The 2019-2023 site is also located on WDFW property, enabling a direct power source, and an on-site staff trailer for security and comfort in bad weather.</w:t>
      </w:r>
    </w:p>
    <w:p w14:paraId="1CF582B1" w14:textId="77777777" w:rsidR="00BD5912" w:rsidRDefault="00AC559F">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1CF582B2" w14:textId="77777777" w:rsidR="00BD5912" w:rsidRDefault="00AC559F">
      <w:r>
        <w:t xml:space="preserve">Third, how to best deal with steelhead </w:t>
      </w:r>
      <w:proofErr w:type="spellStart"/>
      <w:r>
        <w:t>kelts</w:t>
      </w:r>
      <w:proofErr w:type="spellEnd"/>
      <w:r>
        <w:t xml:space="preserve"> is an open question. For fish that move upstream, downstream, and upstream again before spawning, we would like to subtract the downstream counts from the upstream counts, to avoid </w:t>
      </w:r>
      <w:proofErr w:type="gramStart"/>
      <w:r>
        <w:t>double-counting</w:t>
      </w:r>
      <w:proofErr w:type="gramEnd"/>
      <w:r>
        <w:t xml:space="preserve"> the same fish. However, steelhead that </w:t>
      </w:r>
      <w:proofErr w:type="spellStart"/>
      <w:r>
        <w:t>kelt</w:t>
      </w:r>
      <w:proofErr w:type="spellEnd"/>
      <w:r>
        <w:t xml:space="preserve"> may be observed moving upstream and again moving downstream, and we do not want those counts to cancel each other out. Currently, we are sidestepping this issue by assuming that the number of </w:t>
      </w:r>
      <w:proofErr w:type="spellStart"/>
      <w:r>
        <w:t>kelts</w:t>
      </w:r>
      <w:proofErr w:type="spellEnd"/>
      <w:r>
        <w:t xml:space="preserve"> detected prior to May 15 is equal to the number of downstream milling detections after that date. However, that </w:t>
      </w:r>
      <w:r>
        <w:lastRenderedPageBreak/>
        <w:t xml:space="preserve">date is at best an educated guess which could lead to bias in our estimates in one direction or the other. Continued investigation of this issue is warranted, perhaps by more closely examining the species composition data for </w:t>
      </w:r>
      <w:proofErr w:type="spellStart"/>
      <w:r>
        <w:t>kelting</w:t>
      </w:r>
      <w:proofErr w:type="spellEnd"/>
      <w:r>
        <w:t xml:space="preserve"> behavior (or changing the species composition sampling to better target </w:t>
      </w:r>
      <w:proofErr w:type="spellStart"/>
      <w:r>
        <w:t>kelts</w:t>
      </w:r>
      <w:proofErr w:type="spellEnd"/>
      <w:r>
        <w:t xml:space="preserve">) or by analyzing metrics such as the </w:t>
      </w:r>
      <w:proofErr w:type="spellStart"/>
      <w:proofErr w:type="gramStart"/>
      <w:r>
        <w:t>upstream:downstream</w:t>
      </w:r>
      <w:proofErr w:type="spellEnd"/>
      <w:proofErr w:type="gramEnd"/>
      <w:r>
        <w:t xml:space="preserve"> count ratios through the season, to determine if there is a pattern that could guide what that equilibrium date should be.</w:t>
      </w:r>
    </w:p>
    <w:p w14:paraId="1CF582B3" w14:textId="77777777" w:rsidR="00BD5912" w:rsidRDefault="00AC559F">
      <w:proofErr w:type="gramStart"/>
      <w:r>
        <w:t>In an effort to</w:t>
      </w:r>
      <w:proofErr w:type="gramEnd"/>
      <w:r>
        <w:t xml:space="preserve"> better understand the timing of </w:t>
      </w:r>
      <w:proofErr w:type="spellStart"/>
      <w:r>
        <w:t>kelt</w:t>
      </w:r>
      <w:proofErr w:type="spellEnd"/>
      <w:r>
        <w:t xml:space="preserve"> movement, in 2024 we started a project to acoustically tag a sample of upstream moving steelhead. Using existing acoustic receivers positioned throughout the Dungeness watershed, we hope to learn when </w:t>
      </w:r>
      <w:proofErr w:type="spellStart"/>
      <w:r>
        <w:t>kelts</w:t>
      </w:r>
      <w:proofErr w:type="spellEnd"/>
      <w:r>
        <w:t xml:space="preserve"> are likely to be passing the SONAR moving downstream, and whether the timing of when </w:t>
      </w:r>
      <w:proofErr w:type="spellStart"/>
      <w:r>
        <w:t>kelts</w:t>
      </w:r>
      <w:proofErr w:type="spellEnd"/>
      <w:r>
        <w:t xml:space="preserve"> are detected is related to the timing of when they initially pass the SONAR while migrating upstream. This information should help better inform the choice of a date to separate downstream milling versus </w:t>
      </w:r>
      <w:proofErr w:type="spellStart"/>
      <w:r>
        <w:t>kelting</w:t>
      </w:r>
      <w:proofErr w:type="spellEnd"/>
      <w:r>
        <w:t xml:space="preserve"> </w:t>
      </w:r>
      <w:proofErr w:type="gramStart"/>
      <w:r>
        <w:t>behavior, or</w:t>
      </w:r>
      <w:proofErr w:type="gramEnd"/>
      <w:r>
        <w:t xml:space="preserve"> provide data to improve the approach to analyzing </w:t>
      </w:r>
      <w:proofErr w:type="spellStart"/>
      <w:r>
        <w:t>kelts</w:t>
      </w:r>
      <w:proofErr w:type="spellEnd"/>
      <w:r>
        <w:t>.</w:t>
      </w:r>
    </w:p>
    <w:p w14:paraId="1CF582B4" w14:textId="04DC1C11" w:rsidR="00BD5912" w:rsidRDefault="00AC559F">
      <w:r>
        <w:t xml:space="preserve">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w:t>
      </w:r>
      <w:proofErr w:type="gramStart"/>
      <w:r>
        <w:t>actually impacts</w:t>
      </w:r>
      <w:proofErr w:type="gramEnd"/>
      <w:r>
        <w:t xml:space="preserve"> the predictions of species based on size and Julian day is unclear. To better identify holding fish, in 2024 we are tagging all bull trout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ins w:id="126" w:author="Craig, Bethany E (DFW)" w:date="2024-07-19T11:49:00Z" w16du:dateUtc="2024-07-19T18:49:00Z">
        <w:r w:rsidR="00AA79DF">
          <w:t xml:space="preserve"> Finally, </w:t>
        </w:r>
        <w:r w:rsidR="00FA172D">
          <w:t>9 -1</w:t>
        </w:r>
      </w:ins>
      <w:ins w:id="127" w:author="See, Kevin (DFW)" w:date="2024-07-19T15:54:00Z" w16du:dateUtc="2024-07-19T22:54:00Z">
        <w:r w:rsidR="00992EAA">
          <w:t>1</w:t>
        </w:r>
      </w:ins>
      <w:ins w:id="128" w:author="Craig, Bethany E (DFW)" w:date="2024-07-19T11:49:00Z" w16du:dateUtc="2024-07-19T18:49:00Z">
        <w:del w:id="129" w:author="See, Kevin (DFW)" w:date="2024-07-19T15:54:00Z" w16du:dateUtc="2024-07-19T22:54:00Z">
          <w:r w:rsidR="00FA172D" w:rsidDel="00992EAA">
            <w:delText>2</w:delText>
          </w:r>
        </w:del>
        <w:r w:rsidR="00FA172D">
          <w:t xml:space="preserve">% of the steelhead </w:t>
        </w:r>
      </w:ins>
      <w:ins w:id="130" w:author="Craig, Bethany E (DFW)" w:date="2024-07-19T11:50:00Z" w16du:dateUtc="2024-07-19T18:50:00Z">
        <w:r w:rsidR="00964871">
          <w:t>caught</w:t>
        </w:r>
      </w:ins>
      <w:ins w:id="131" w:author="Craig, Bethany E (DFW)" w:date="2024-07-19T11:49:00Z" w16du:dateUtc="2024-07-19T18:49:00Z">
        <w:r w:rsidR="00FA172D">
          <w:t xml:space="preserve"> each year </w:t>
        </w:r>
      </w:ins>
      <w:ins w:id="132" w:author="Craig, Bethany E (DFW)" w:date="2024-07-19T11:51:00Z" w16du:dateUtc="2024-07-19T18:51:00Z">
        <w:r w:rsidR="00964871">
          <w:t xml:space="preserve">during species composition sampling </w:t>
        </w:r>
      </w:ins>
      <w:ins w:id="133" w:author="Craig, Bethany E (DFW)" w:date="2024-07-19T11:49:00Z" w16du:dateUtc="2024-07-19T18:49:00Z">
        <w:r w:rsidR="00FA172D">
          <w:t xml:space="preserve">were hatchery-origin. We did not </w:t>
        </w:r>
      </w:ins>
      <w:ins w:id="134" w:author="Craig, Bethany E (DFW)" w:date="2024-07-19T11:50:00Z" w16du:dateUtc="2024-07-19T18:50:00Z">
        <w:r w:rsidR="00FA172D">
          <w:t>distinguish between</w:t>
        </w:r>
        <w:r w:rsidR="006B2DA6">
          <w:t xml:space="preserve"> natural-origin and hatchery-origin steelhead in our abundance estimates, but in future </w:t>
        </w:r>
        <w:r w:rsidR="00964871">
          <w:t xml:space="preserve">years we </w:t>
        </w:r>
      </w:ins>
      <w:ins w:id="135" w:author="Craig, Bethany E (DFW)" w:date="2024-07-19T11:51:00Z" w16du:dateUtc="2024-07-19T18:51:00Z">
        <w:r w:rsidR="00964871">
          <w:t>c</w:t>
        </w:r>
      </w:ins>
      <w:ins w:id="136" w:author="Craig, Bethany E (DFW)" w:date="2024-07-19T11:50:00Z" w16du:dateUtc="2024-07-19T18:50:00Z">
        <w:r w:rsidR="00964871">
          <w:t xml:space="preserve">ould consider estimating </w:t>
        </w:r>
        <w:proofErr w:type="spellStart"/>
        <w:r w:rsidR="00964871">
          <w:t>pHOS</w:t>
        </w:r>
        <w:proofErr w:type="spellEnd"/>
        <w:r w:rsidR="00964871">
          <w:t xml:space="preserve">. </w:t>
        </w:r>
      </w:ins>
    </w:p>
    <w:p w14:paraId="1CF582B5" w14:textId="77777777" w:rsidR="00BD5912" w:rsidRDefault="00AC559F">
      <w:r>
        <w:t xml:space="preserve">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difficult to </w:t>
      </w:r>
      <w:proofErr w:type="spellStart"/>
      <w:r>
        <w:t>see,</w:t>
      </w:r>
      <w:proofErr w:type="spellEnd"/>
      <w:r>
        <w:t xml:space="preserv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to be biased low could be because the fish / redd number used, 1.62, is too low. Finally, the year that redd expansions are based on, 2015, was an abnormally low water year, and may not reflect spawn timing in average water years. Alternatively, the SONAR-based estimate could be </w:t>
      </w:r>
      <w:r>
        <w:lastRenderedPageBreak/>
        <w:t xml:space="preserve">biased high if the date we chose to stop subtracting downstream moving fish was too early, or if our species composition model identified too many non-steelhead fish as steelhead. It should be noted that the SONAR-based estimates tracked the redd-based estimates </w:t>
      </w:r>
      <w:proofErr w:type="gramStart"/>
      <w:r>
        <w:t>fairly consistently</w:t>
      </w:r>
      <w:proofErr w:type="gramEnd"/>
      <w:r>
        <w:t xml:space="preserve"> (redd-based estimates were on average 51.6 % of the SONAR-based estimates), suggesting a consistent bias between the two.</w:t>
      </w:r>
    </w:p>
    <w:p w14:paraId="1CF582B6" w14:textId="77777777" w:rsidR="00BD5912" w:rsidRDefault="00AC559F">
      <w:pPr>
        <w:pStyle w:val="Heading2"/>
      </w:pPr>
      <w:bookmarkStart w:id="137" w:name="_Toc171677885"/>
      <w:bookmarkStart w:id="138" w:name="recommendations"/>
      <w:r>
        <w:t>5.1</w:t>
      </w:r>
      <w:r>
        <w:tab/>
        <w:t>Recommendations</w:t>
      </w:r>
      <w:bookmarkEnd w:id="137"/>
    </w:p>
    <w:p w14:paraId="1CF582B7" w14:textId="4FAC757D" w:rsidR="00BD5912" w:rsidRDefault="00AC559F">
      <w:r>
        <w:t xml:space="preserve">In the future, we recommend setting the SONAR unit up earlier in the year, before the steelhead </w:t>
      </w:r>
      <w:proofErr w:type="gramStart"/>
      <w:r>
        <w:t>start</w:t>
      </w:r>
      <w:proofErr w:type="gramEnd"/>
      <w:r>
        <w:t xml:space="preserve"> moving </w:t>
      </w:r>
      <w:ins w:id="139" w:author="Craig, Bethany E (DFW)" w:date="2024-07-19T11:38:00Z" w16du:dateUtc="2024-07-19T18:38:00Z">
        <w:r w:rsidR="00C23CA4">
          <w:t xml:space="preserve">upstream </w:t>
        </w:r>
      </w:ins>
      <w:r>
        <w:t>into the Dungeness</w:t>
      </w:r>
      <w:ins w:id="140" w:author="Craig, Bethany E (DFW)" w:date="2024-07-19T11:38:00Z" w16du:dateUtc="2024-07-19T18:38:00Z">
        <w:r w:rsidR="00C23CA4">
          <w:t xml:space="preserve"> River</w:t>
        </w:r>
      </w:ins>
      <w:r>
        <w:t xml:space="preserve">.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In 2024 we deployed the SONAR in late December, and we began the species composition sampling in January. After a few years of deploying earlier, we may be able to move the deployment date </w:t>
      </w:r>
      <w:del w:id="141" w:author="Craig, Bethany E (DFW)" w:date="2024-07-19T11:38:00Z" w16du:dateUtc="2024-07-19T18:38:00Z">
        <w:r w:rsidDel="00757392">
          <w:delText>later with a better</w:delText>
        </w:r>
      </w:del>
      <w:ins w:id="142" w:author="Craig, Bethany E (DFW)" w:date="2024-07-19T11:38:00Z" w16du:dateUtc="2024-07-19T18:38:00Z">
        <w:r w:rsidR="00757392">
          <w:t>based on our better</w:t>
        </w:r>
      </w:ins>
      <w:r>
        <w:t xml:space="preserve"> understanding of when the run starts.</w:t>
      </w:r>
    </w:p>
    <w:p w14:paraId="1CF582B8" w14:textId="38455BC1" w:rsidR="00BD5912" w:rsidRDefault="00AC559F">
      <w:r>
        <w:t xml:space="preserve">We also recommend investigating the use of image recognition software and machine learning processing to help automate the review of SONAR images. Technicians are required to spend a substantial amount of time reviewing SONAR </w:t>
      </w:r>
      <w:proofErr w:type="gramStart"/>
      <w:r>
        <w:t>video</w:t>
      </w:r>
      <w:proofErr w:type="gramEnd"/>
      <w:r>
        <w:t>,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w:t>
      </w:r>
      <w:ins w:id="143" w:author="Craig, Bethany E (DFW)" w:date="2024-07-19T11:39:00Z" w16du:dateUtc="2024-07-19T18:39:00Z">
        <w:r w:rsidR="00F174D7">
          <w:t>,</w:t>
        </w:r>
      </w:ins>
      <w:r>
        <w:t> first 30 minutes of every hour). Instead, counts could be obtained for the entire period the SONAR is deployed, reducing the reliance on estimates for periods with missing data.</w:t>
      </w:r>
    </w:p>
    <w:p w14:paraId="1CF582B9" w14:textId="1C0C0B0F" w:rsidR="00BD5912" w:rsidRDefault="00AC559F">
      <w:r>
        <w:t xml:space="preserve">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t>
      </w:r>
      <w:ins w:id="144" w:author="Craig, Bethany E (DFW)" w:date="2024-07-19T11:51:00Z" w16du:dateUtc="2024-07-19T18:51:00Z">
        <w:r w:rsidR="00FB390D">
          <w:t>We could</w:t>
        </w:r>
      </w:ins>
      <w:ins w:id="145" w:author="Craig, Bethany E (DFW)" w:date="2024-07-19T11:53:00Z" w16du:dateUtc="2024-07-19T18:53:00Z">
        <w:r w:rsidR="00B74AFF">
          <w:t xml:space="preserve"> also</w:t>
        </w:r>
      </w:ins>
      <w:ins w:id="146" w:author="Craig, Bethany E (DFW)" w:date="2024-07-19T11:51:00Z" w16du:dateUtc="2024-07-19T18:51:00Z">
        <w:r w:rsidR="00FB390D">
          <w:t xml:space="preserve"> consider </w:t>
        </w:r>
      </w:ins>
      <w:ins w:id="147" w:author="Craig, Bethany E (DFW)" w:date="2024-07-19T11:52:00Z" w16du:dateUtc="2024-07-19T18:52:00Z">
        <w:r w:rsidR="00B74AFF">
          <w:t xml:space="preserve">modifying </w:t>
        </w:r>
        <w:r w:rsidR="00E21129">
          <w:t xml:space="preserve">the species composition sampling to attempt to estimate </w:t>
        </w:r>
        <w:proofErr w:type="spellStart"/>
        <w:r w:rsidR="00E21129">
          <w:t>pHOS</w:t>
        </w:r>
        <w:proofErr w:type="spellEnd"/>
        <w:r w:rsidR="00E21129">
          <w:t xml:space="preserve"> in different parts of the river</w:t>
        </w:r>
        <w:r w:rsidR="00B74AFF">
          <w:t xml:space="preserve">. </w:t>
        </w:r>
      </w:ins>
      <w:r>
        <w:t>We also recommend testing whether time of day affects the species composition by doing some sampling sets in the late afternoon and evening, or possibly some snorkel counts during the day and night.</w:t>
      </w:r>
    </w:p>
    <w:p w14:paraId="1CF582BA" w14:textId="77777777" w:rsidR="00BD5912" w:rsidRDefault="00AC559F">
      <w:pPr>
        <w:pStyle w:val="Heading1"/>
      </w:pPr>
      <w:bookmarkStart w:id="148" w:name="_Toc171677886"/>
      <w:bookmarkStart w:id="149" w:name="acknowledgements"/>
      <w:bookmarkEnd w:id="125"/>
      <w:bookmarkEnd w:id="138"/>
      <w:r>
        <w:t>6</w:t>
      </w:r>
      <w:r>
        <w:tab/>
        <w:t>Acknowledgements</w:t>
      </w:r>
      <w:bookmarkEnd w:id="148"/>
    </w:p>
    <w:p w14:paraId="1CF582BB" w14:textId="77777777" w:rsidR="00BD5912" w:rsidRDefault="00AC559F">
      <w:r>
        <w:t xml:space="preserve">Andrew Simmons, Dan </w:t>
      </w:r>
      <w:proofErr w:type="spellStart"/>
      <w:r>
        <w:t>Gorze</w:t>
      </w:r>
      <w:proofErr w:type="spellEnd"/>
      <w:r>
        <w:t xml:space="preserv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Jeff </w:t>
      </w:r>
      <w:proofErr w:type="spellStart"/>
      <w:r>
        <w:t>Gufler</w:t>
      </w:r>
      <w:proofErr w:type="spellEnd"/>
      <w:r>
        <w:t xml:space="preserve">, David Thomas, Jacob Portney, Caleb Owen, and Kayla Own of WDFW, Chris </w:t>
      </w:r>
      <w:r>
        <w:lastRenderedPageBreak/>
        <w:t xml:space="preserve">Burns, Jarrett Burns, Casey Allen, and Aaron Brooks of the Jamestown S’Klallam Tribe, Dave Shreffler of Shreffler and Associates, Keith Denton of Keith Denton and Associates, and Roger Peters, Roger Tabor, Greg Byford, Evan Lewis, Jakob </w:t>
      </w:r>
      <w:proofErr w:type="spellStart"/>
      <w:r>
        <w:t>Bengelink</w:t>
      </w:r>
      <w:proofErr w:type="spellEnd"/>
      <w:r>
        <w:t>, and Jack Brill of the U.S. Fish and Wildlife Service.</w:t>
      </w:r>
    </w:p>
    <w:p w14:paraId="1CF582BC" w14:textId="77777777" w:rsidR="00BD5912" w:rsidRDefault="00AC559F">
      <w:pPr>
        <w:pStyle w:val="Heading1"/>
      </w:pPr>
      <w:bookmarkStart w:id="150" w:name="_Toc171677887"/>
      <w:bookmarkStart w:id="151" w:name="literature-cited"/>
      <w:bookmarkEnd w:id="149"/>
      <w:r>
        <w:t>7</w:t>
      </w:r>
      <w:r>
        <w:tab/>
        <w:t>Literature Cited</w:t>
      </w:r>
      <w:bookmarkEnd w:id="150"/>
    </w:p>
    <w:p w14:paraId="1CF582BD" w14:textId="77777777" w:rsidR="00BD5912" w:rsidRDefault="00AC559F">
      <w:bookmarkStart w:id="152" w:name="ref-Ford2011"/>
      <w:bookmarkStart w:id="153"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1CF582BE" w14:textId="77777777" w:rsidR="00BD5912" w:rsidRDefault="00AC559F">
      <w:bookmarkStart w:id="154" w:name="ref-Metheny2012"/>
      <w:bookmarkEnd w:id="152"/>
      <w:r>
        <w:t>Metheny, M. 2012. Use of Dual Frequency Identification SONAR to Estimate Salmonid Escapement to Redwood Creek, Humboldt County California. Master’s thesis, Humboldt State University.</w:t>
      </w:r>
    </w:p>
    <w:p w14:paraId="1CF582BF" w14:textId="77777777" w:rsidR="00BD5912" w:rsidRDefault="00AC559F">
      <w:bookmarkStart w:id="155" w:name="ref-Metheny2014"/>
      <w:bookmarkEnd w:id="154"/>
      <w:r>
        <w:t>Metheny, M., and W. Duffy. 2014. Sonar estimation of adult salmonid abundance in Redwood Creek, Humboldt County 2012-2013. California Department of Fish and Wildlife.</w:t>
      </w:r>
    </w:p>
    <w:p w14:paraId="1CF582C0" w14:textId="2193333E" w:rsidR="00BD5912" w:rsidRDefault="00AC559F">
      <w:bookmarkStart w:id="156" w:name="ref-Murdoch2018"/>
      <w:bookmarkEnd w:id="155"/>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1CF582C1" w14:textId="77777777" w:rsidR="00BD5912" w:rsidRDefault="00AC559F">
      <w:bookmarkStart w:id="157" w:name="ref-Myers2015"/>
      <w:bookmarkEnd w:id="156"/>
      <w:r>
        <w:t>Myers, J. M., J. J. Hard, E. J. Connor, R. A. Hayman, R. G. Kope, G. Lucchetti, A. R. Marshall, G. R. Pess, and B. E. Thomson. 2015. Identifying historical populations of steelhead within the Puget Sound distinct population segment. U.S. Department of Commerce, NMFS- NWFSC-128.</w:t>
      </w:r>
    </w:p>
    <w:p w14:paraId="063933BA" w14:textId="0782C8EF" w:rsidR="00CD1D29" w:rsidRPr="00CD1D29" w:rsidRDefault="00AC559F">
      <w:pPr>
        <w:rPr>
          <w:ins w:id="158" w:author="Craig, Bethany E (DFW)" w:date="2024-07-19T11:40:00Z" w16du:dateUtc="2024-07-19T18:40:00Z"/>
        </w:rPr>
        <w:pPrChange w:id="159" w:author="Craig, Bethany E (DFW)" w:date="2024-07-19T11:40:00Z" w16du:dateUtc="2024-07-19T18:40:00Z">
          <w:pPr>
            <w:spacing w:before="240"/>
          </w:pPr>
        </w:pPrChange>
      </w:pPr>
      <w:bookmarkStart w:id="160" w:name="ref-NWFSC2015"/>
      <w:bookmarkEnd w:id="157"/>
      <w:r>
        <w:t>Northwest Fisheries Science Center. 2015. Status review update for Pacific salmon and steelhead listed under the Endangered Species Act: Pacific Northwest. NOAA Fisheries, Northwest Fisheries Science Center Seattle.</w:t>
      </w:r>
      <w:bookmarkEnd w:id="151"/>
      <w:bookmarkEnd w:id="153"/>
      <w:bookmarkEnd w:id="160"/>
    </w:p>
    <w:p w14:paraId="5B8216E6" w14:textId="77777777" w:rsidR="00CD1D29" w:rsidRDefault="00CD1D29" w:rsidP="00CD1D29">
      <w:pPr>
        <w:autoSpaceDE w:val="0"/>
        <w:autoSpaceDN w:val="0"/>
        <w:rPr>
          <w:ins w:id="161" w:author="Craig, Bethany E (DFW)" w:date="2024-07-19T11:40:00Z" w16du:dateUtc="2024-07-19T18:40:00Z"/>
        </w:rPr>
      </w:pPr>
      <w:ins w:id="162" w:author="Craig, Bethany E (DFW)" w:date="2024-07-19T11:40:00Z" w16du:dateUtc="2024-07-19T18:40:00Z">
        <w:r>
          <w:t xml:space="preserve">WDFW (Washington Department of Fish and Wildlife) 2024. 2023 early winter steelhead annual report: Dungeness, Nooksack, Stillaguamish, and Snohomish hatchery programs. Final report. Olympia, Washington. </w:t>
        </w:r>
        <w:r w:rsidRPr="00CD1D29">
          <w:rPr>
            <w:rPrChange w:id="163" w:author="Craig, Bethany E (DFW)" w:date="2024-07-19T11:40:00Z" w16du:dateUtc="2024-07-19T18:40:00Z">
              <w:rPr>
                <w:highlight w:val="yellow"/>
              </w:rPr>
            </w:rPrChange>
          </w:rPr>
          <w:t>August 1, 2024.</w:t>
        </w:r>
      </w:ins>
    </w:p>
    <w:p w14:paraId="0EB61691" w14:textId="77777777" w:rsidR="001F329E" w:rsidRDefault="001F329E"/>
    <w:sectPr w:rsidR="001F329E" w:rsidSect="00F000F5">
      <w:footerReference w:type="default" r:id="rId23"/>
      <w:footerReference w:type="first" r:id="rId24"/>
      <w:pgSz w:w="12240" w:h="15840"/>
      <w:pgMar w:top="1440" w:right="1440" w:bottom="135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4D5B2" w14:textId="77777777" w:rsidR="003642BF" w:rsidRDefault="003642BF">
      <w:pPr>
        <w:spacing w:after="0" w:line="240" w:lineRule="auto"/>
      </w:pPr>
      <w:r>
        <w:separator/>
      </w:r>
    </w:p>
  </w:endnote>
  <w:endnote w:type="continuationSeparator" w:id="0">
    <w:p w14:paraId="526118D5" w14:textId="77777777" w:rsidR="003642BF" w:rsidRDefault="00364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582DF"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582E0" w14:textId="77777777" w:rsidR="00C84A2A" w:rsidRDefault="00C84A2A" w:rsidP="002608A1">
    <w:pPr>
      <w:pStyle w:val="Publicationdate"/>
    </w:pPr>
    <w:r>
      <w:rPr>
        <w:noProof/>
      </w:rPr>
      <w:drawing>
        <wp:inline distT="0" distB="0" distL="0" distR="0" wp14:anchorId="1CF582E2" wp14:editId="1CF582E3">
          <wp:extent cx="1746504" cy="978408"/>
          <wp:effectExtent l="0" t="0" r="6350" b="0"/>
          <wp:docPr id="1144816905" name="Graphic 1144816905"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1CF582E1" w14:textId="3A1EEEE0" w:rsidR="003F5115" w:rsidRDefault="00957CA2" w:rsidP="002608A1">
    <w:pPr>
      <w:pStyle w:val="Publicationdate"/>
    </w:pPr>
    <w:r>
      <w:t>July 12,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BF56E" w14:textId="77777777" w:rsidR="003642BF" w:rsidRDefault="003642BF">
      <w:r>
        <w:separator/>
      </w:r>
    </w:p>
  </w:footnote>
  <w:footnote w:type="continuationSeparator" w:id="0">
    <w:p w14:paraId="2EA53510" w14:textId="77777777" w:rsidR="003642BF" w:rsidRDefault="003642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8C61C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22A6C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128057900">
    <w:abstractNumId w:val="0"/>
  </w:num>
  <w:num w:numId="15" w16cid:durableId="190961254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aig, Bethany E (DFW)">
    <w15:presenceInfo w15:providerId="AD" w15:userId="S::Bethany.Craig@dfw.wa.gov::0c5af767-78c7-4592-9f82-d2d4bcd7285d"/>
  </w15:person>
  <w15:person w15:author="See, Kevin (DFW)">
    <w15:presenceInfo w15:providerId="AD" w15:userId="S::Kevin.See@dfw.wa.gov::7d74bfac-b2a7-4c45-bf26-85f096b98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17110"/>
    <w:rsid w:val="00020B58"/>
    <w:rsid w:val="00020FDA"/>
    <w:rsid w:val="00024AC8"/>
    <w:rsid w:val="00027ED9"/>
    <w:rsid w:val="00032F8C"/>
    <w:rsid w:val="0004125A"/>
    <w:rsid w:val="00047AEB"/>
    <w:rsid w:val="00054BF0"/>
    <w:rsid w:val="00073EB6"/>
    <w:rsid w:val="000910D5"/>
    <w:rsid w:val="00097383"/>
    <w:rsid w:val="000A0CC6"/>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0F59E6"/>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4CBE"/>
    <w:rsid w:val="001A5002"/>
    <w:rsid w:val="001B16C8"/>
    <w:rsid w:val="001B3BF8"/>
    <w:rsid w:val="001C4FA3"/>
    <w:rsid w:val="001C6AF1"/>
    <w:rsid w:val="001D3815"/>
    <w:rsid w:val="001D5D13"/>
    <w:rsid w:val="001D6F67"/>
    <w:rsid w:val="001D76EC"/>
    <w:rsid w:val="001E5970"/>
    <w:rsid w:val="001E5CFA"/>
    <w:rsid w:val="001E5F08"/>
    <w:rsid w:val="001F02D2"/>
    <w:rsid w:val="001F329E"/>
    <w:rsid w:val="001F3454"/>
    <w:rsid w:val="001F3F25"/>
    <w:rsid w:val="00204C5E"/>
    <w:rsid w:val="0020609B"/>
    <w:rsid w:val="00214B52"/>
    <w:rsid w:val="00223710"/>
    <w:rsid w:val="002302EF"/>
    <w:rsid w:val="00234AE2"/>
    <w:rsid w:val="00243047"/>
    <w:rsid w:val="00251A39"/>
    <w:rsid w:val="00251D95"/>
    <w:rsid w:val="0025362B"/>
    <w:rsid w:val="002608A1"/>
    <w:rsid w:val="002629BC"/>
    <w:rsid w:val="00263532"/>
    <w:rsid w:val="002665A2"/>
    <w:rsid w:val="00270BFB"/>
    <w:rsid w:val="002736A4"/>
    <w:rsid w:val="00283D6A"/>
    <w:rsid w:val="00285B96"/>
    <w:rsid w:val="002917AF"/>
    <w:rsid w:val="00291D80"/>
    <w:rsid w:val="0029532D"/>
    <w:rsid w:val="002963B6"/>
    <w:rsid w:val="002A1BC1"/>
    <w:rsid w:val="002B161C"/>
    <w:rsid w:val="002B1CA6"/>
    <w:rsid w:val="002D0B9A"/>
    <w:rsid w:val="002D2432"/>
    <w:rsid w:val="002D2FBD"/>
    <w:rsid w:val="002D3982"/>
    <w:rsid w:val="002D3A7B"/>
    <w:rsid w:val="002D448C"/>
    <w:rsid w:val="002D4672"/>
    <w:rsid w:val="002D7628"/>
    <w:rsid w:val="002E0CD5"/>
    <w:rsid w:val="002E67FD"/>
    <w:rsid w:val="002E7A9E"/>
    <w:rsid w:val="0030166C"/>
    <w:rsid w:val="003104A9"/>
    <w:rsid w:val="00313719"/>
    <w:rsid w:val="00315D2E"/>
    <w:rsid w:val="0031667B"/>
    <w:rsid w:val="00320645"/>
    <w:rsid w:val="00321DC4"/>
    <w:rsid w:val="00326958"/>
    <w:rsid w:val="00332580"/>
    <w:rsid w:val="00333210"/>
    <w:rsid w:val="00335FD8"/>
    <w:rsid w:val="003461CF"/>
    <w:rsid w:val="00347E2B"/>
    <w:rsid w:val="00357D6A"/>
    <w:rsid w:val="00361B13"/>
    <w:rsid w:val="003642BF"/>
    <w:rsid w:val="00364817"/>
    <w:rsid w:val="00365985"/>
    <w:rsid w:val="0037027A"/>
    <w:rsid w:val="00371909"/>
    <w:rsid w:val="00371F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0EB2"/>
    <w:rsid w:val="003D2B11"/>
    <w:rsid w:val="003D2E45"/>
    <w:rsid w:val="003D51B7"/>
    <w:rsid w:val="003F069F"/>
    <w:rsid w:val="003F42A7"/>
    <w:rsid w:val="003F5115"/>
    <w:rsid w:val="003F6545"/>
    <w:rsid w:val="003F72AB"/>
    <w:rsid w:val="00401418"/>
    <w:rsid w:val="00402B31"/>
    <w:rsid w:val="00407F53"/>
    <w:rsid w:val="00411A1E"/>
    <w:rsid w:val="00413397"/>
    <w:rsid w:val="0041365C"/>
    <w:rsid w:val="00414F32"/>
    <w:rsid w:val="004173AB"/>
    <w:rsid w:val="004254A7"/>
    <w:rsid w:val="00426C5D"/>
    <w:rsid w:val="004276CB"/>
    <w:rsid w:val="004310E4"/>
    <w:rsid w:val="004411B0"/>
    <w:rsid w:val="00445E7F"/>
    <w:rsid w:val="004513E5"/>
    <w:rsid w:val="00454B82"/>
    <w:rsid w:val="004574EA"/>
    <w:rsid w:val="00461902"/>
    <w:rsid w:val="00466577"/>
    <w:rsid w:val="00470061"/>
    <w:rsid w:val="004716A2"/>
    <w:rsid w:val="00471E35"/>
    <w:rsid w:val="00471F38"/>
    <w:rsid w:val="00474871"/>
    <w:rsid w:val="00476245"/>
    <w:rsid w:val="00480A5C"/>
    <w:rsid w:val="00483705"/>
    <w:rsid w:val="004852EC"/>
    <w:rsid w:val="00485BAD"/>
    <w:rsid w:val="0049156E"/>
    <w:rsid w:val="00492C85"/>
    <w:rsid w:val="004941D2"/>
    <w:rsid w:val="00494A97"/>
    <w:rsid w:val="004B675A"/>
    <w:rsid w:val="004B7322"/>
    <w:rsid w:val="004B7C11"/>
    <w:rsid w:val="004C0A5B"/>
    <w:rsid w:val="004C1206"/>
    <w:rsid w:val="004C1B6C"/>
    <w:rsid w:val="004C1E50"/>
    <w:rsid w:val="004C267E"/>
    <w:rsid w:val="004C55B6"/>
    <w:rsid w:val="004D509D"/>
    <w:rsid w:val="004D54BE"/>
    <w:rsid w:val="004D59DD"/>
    <w:rsid w:val="004E1643"/>
    <w:rsid w:val="004E1DED"/>
    <w:rsid w:val="004E2CEC"/>
    <w:rsid w:val="004E319A"/>
    <w:rsid w:val="004E701A"/>
    <w:rsid w:val="004E77FD"/>
    <w:rsid w:val="004E7B90"/>
    <w:rsid w:val="004F0312"/>
    <w:rsid w:val="004F0BAD"/>
    <w:rsid w:val="004F30CB"/>
    <w:rsid w:val="00502D85"/>
    <w:rsid w:val="005032EA"/>
    <w:rsid w:val="005045F7"/>
    <w:rsid w:val="00504CBC"/>
    <w:rsid w:val="00505F2A"/>
    <w:rsid w:val="005113AA"/>
    <w:rsid w:val="00511C30"/>
    <w:rsid w:val="00512FE4"/>
    <w:rsid w:val="005149F9"/>
    <w:rsid w:val="005170AC"/>
    <w:rsid w:val="005213F3"/>
    <w:rsid w:val="0053115F"/>
    <w:rsid w:val="00531579"/>
    <w:rsid w:val="005319B4"/>
    <w:rsid w:val="00532FAF"/>
    <w:rsid w:val="005339A1"/>
    <w:rsid w:val="00543846"/>
    <w:rsid w:val="00545008"/>
    <w:rsid w:val="00545074"/>
    <w:rsid w:val="0054588C"/>
    <w:rsid w:val="00545A32"/>
    <w:rsid w:val="0055460E"/>
    <w:rsid w:val="005562B7"/>
    <w:rsid w:val="00561AB1"/>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E4C91"/>
    <w:rsid w:val="005F12AE"/>
    <w:rsid w:val="005F16A2"/>
    <w:rsid w:val="005F240E"/>
    <w:rsid w:val="00605ABA"/>
    <w:rsid w:val="00606807"/>
    <w:rsid w:val="00610337"/>
    <w:rsid w:val="006109C5"/>
    <w:rsid w:val="00611414"/>
    <w:rsid w:val="00612C51"/>
    <w:rsid w:val="00615699"/>
    <w:rsid w:val="006167A3"/>
    <w:rsid w:val="00616885"/>
    <w:rsid w:val="00621D0A"/>
    <w:rsid w:val="006228E6"/>
    <w:rsid w:val="006231C3"/>
    <w:rsid w:val="00631B1E"/>
    <w:rsid w:val="0063245C"/>
    <w:rsid w:val="00637E28"/>
    <w:rsid w:val="00644FB5"/>
    <w:rsid w:val="006473A1"/>
    <w:rsid w:val="0065295E"/>
    <w:rsid w:val="00653001"/>
    <w:rsid w:val="00655B24"/>
    <w:rsid w:val="00660743"/>
    <w:rsid w:val="0066119D"/>
    <w:rsid w:val="00662F2A"/>
    <w:rsid w:val="0067651D"/>
    <w:rsid w:val="0068416D"/>
    <w:rsid w:val="0069133F"/>
    <w:rsid w:val="006A0487"/>
    <w:rsid w:val="006A1A31"/>
    <w:rsid w:val="006B101A"/>
    <w:rsid w:val="006B1D4B"/>
    <w:rsid w:val="006B2DA6"/>
    <w:rsid w:val="006B6D38"/>
    <w:rsid w:val="006B770F"/>
    <w:rsid w:val="006B7713"/>
    <w:rsid w:val="006B7C4C"/>
    <w:rsid w:val="006C23AC"/>
    <w:rsid w:val="006D3CD2"/>
    <w:rsid w:val="006D4030"/>
    <w:rsid w:val="006D6E9C"/>
    <w:rsid w:val="006E0630"/>
    <w:rsid w:val="006E0A0C"/>
    <w:rsid w:val="006E19ED"/>
    <w:rsid w:val="006E2F1B"/>
    <w:rsid w:val="006F7A10"/>
    <w:rsid w:val="007016B4"/>
    <w:rsid w:val="00725B4C"/>
    <w:rsid w:val="00726AE2"/>
    <w:rsid w:val="00726EBE"/>
    <w:rsid w:val="00731A4D"/>
    <w:rsid w:val="007324C2"/>
    <w:rsid w:val="00733131"/>
    <w:rsid w:val="00734711"/>
    <w:rsid w:val="00735460"/>
    <w:rsid w:val="007404D7"/>
    <w:rsid w:val="00745BBE"/>
    <w:rsid w:val="00746C49"/>
    <w:rsid w:val="007535EA"/>
    <w:rsid w:val="007539E5"/>
    <w:rsid w:val="00757392"/>
    <w:rsid w:val="007720AD"/>
    <w:rsid w:val="00773FEA"/>
    <w:rsid w:val="00780527"/>
    <w:rsid w:val="00796D85"/>
    <w:rsid w:val="007C04DD"/>
    <w:rsid w:val="007C6CC8"/>
    <w:rsid w:val="007D0FA7"/>
    <w:rsid w:val="007D333D"/>
    <w:rsid w:val="007D43F2"/>
    <w:rsid w:val="007D4BD5"/>
    <w:rsid w:val="007D573D"/>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2A74"/>
    <w:rsid w:val="00834E69"/>
    <w:rsid w:val="00835A2B"/>
    <w:rsid w:val="00840BE2"/>
    <w:rsid w:val="00842B41"/>
    <w:rsid w:val="008466B3"/>
    <w:rsid w:val="008473BC"/>
    <w:rsid w:val="00852986"/>
    <w:rsid w:val="00860987"/>
    <w:rsid w:val="00863E0B"/>
    <w:rsid w:val="00864A12"/>
    <w:rsid w:val="00877047"/>
    <w:rsid w:val="00881194"/>
    <w:rsid w:val="00885223"/>
    <w:rsid w:val="00885EF3"/>
    <w:rsid w:val="00890298"/>
    <w:rsid w:val="008971A5"/>
    <w:rsid w:val="00897DF3"/>
    <w:rsid w:val="008A09FB"/>
    <w:rsid w:val="008A1D14"/>
    <w:rsid w:val="008A223D"/>
    <w:rsid w:val="008B6A11"/>
    <w:rsid w:val="008B79EE"/>
    <w:rsid w:val="008C2DC7"/>
    <w:rsid w:val="008C679A"/>
    <w:rsid w:val="008C72E1"/>
    <w:rsid w:val="008D3386"/>
    <w:rsid w:val="008D483B"/>
    <w:rsid w:val="008D4ABD"/>
    <w:rsid w:val="008D7720"/>
    <w:rsid w:val="008E2653"/>
    <w:rsid w:val="008E44E5"/>
    <w:rsid w:val="008E7F97"/>
    <w:rsid w:val="008F0C15"/>
    <w:rsid w:val="008F3DF1"/>
    <w:rsid w:val="008F4030"/>
    <w:rsid w:val="009058CA"/>
    <w:rsid w:val="00905A99"/>
    <w:rsid w:val="009060EE"/>
    <w:rsid w:val="00907437"/>
    <w:rsid w:val="009230C3"/>
    <w:rsid w:val="0092414E"/>
    <w:rsid w:val="009266BC"/>
    <w:rsid w:val="00937206"/>
    <w:rsid w:val="009378A4"/>
    <w:rsid w:val="009464B9"/>
    <w:rsid w:val="00947D12"/>
    <w:rsid w:val="009579B3"/>
    <w:rsid w:val="00957CA2"/>
    <w:rsid w:val="009620E7"/>
    <w:rsid w:val="0096332A"/>
    <w:rsid w:val="00964871"/>
    <w:rsid w:val="00967A4F"/>
    <w:rsid w:val="00970D97"/>
    <w:rsid w:val="00981E2C"/>
    <w:rsid w:val="00982291"/>
    <w:rsid w:val="00984500"/>
    <w:rsid w:val="009877A5"/>
    <w:rsid w:val="00992EAA"/>
    <w:rsid w:val="0099342D"/>
    <w:rsid w:val="00995004"/>
    <w:rsid w:val="00995F70"/>
    <w:rsid w:val="009A7C70"/>
    <w:rsid w:val="009B0D77"/>
    <w:rsid w:val="009B2FB5"/>
    <w:rsid w:val="009B4080"/>
    <w:rsid w:val="009B6A74"/>
    <w:rsid w:val="009C209C"/>
    <w:rsid w:val="009D13D6"/>
    <w:rsid w:val="009D2C44"/>
    <w:rsid w:val="009D3096"/>
    <w:rsid w:val="009D3A0B"/>
    <w:rsid w:val="009D3BFF"/>
    <w:rsid w:val="009D4A03"/>
    <w:rsid w:val="009D6038"/>
    <w:rsid w:val="009E39E5"/>
    <w:rsid w:val="009E401E"/>
    <w:rsid w:val="009E4696"/>
    <w:rsid w:val="009E72BE"/>
    <w:rsid w:val="009F048F"/>
    <w:rsid w:val="009F688E"/>
    <w:rsid w:val="00A0074B"/>
    <w:rsid w:val="00A01F78"/>
    <w:rsid w:val="00A03D08"/>
    <w:rsid w:val="00A062BE"/>
    <w:rsid w:val="00A106B5"/>
    <w:rsid w:val="00A10A3D"/>
    <w:rsid w:val="00A15ED2"/>
    <w:rsid w:val="00A218B2"/>
    <w:rsid w:val="00A22607"/>
    <w:rsid w:val="00A24F9D"/>
    <w:rsid w:val="00A26272"/>
    <w:rsid w:val="00A3334C"/>
    <w:rsid w:val="00A41413"/>
    <w:rsid w:val="00A4249E"/>
    <w:rsid w:val="00A43E75"/>
    <w:rsid w:val="00A45D3A"/>
    <w:rsid w:val="00A53CA1"/>
    <w:rsid w:val="00A57B18"/>
    <w:rsid w:val="00A65800"/>
    <w:rsid w:val="00A7225B"/>
    <w:rsid w:val="00A81184"/>
    <w:rsid w:val="00A83D2C"/>
    <w:rsid w:val="00AA0529"/>
    <w:rsid w:val="00AA0789"/>
    <w:rsid w:val="00AA286E"/>
    <w:rsid w:val="00AA2ECE"/>
    <w:rsid w:val="00AA51F3"/>
    <w:rsid w:val="00AA79DF"/>
    <w:rsid w:val="00AC559F"/>
    <w:rsid w:val="00AC5616"/>
    <w:rsid w:val="00AD69D8"/>
    <w:rsid w:val="00AE09C0"/>
    <w:rsid w:val="00AE1197"/>
    <w:rsid w:val="00AE3B00"/>
    <w:rsid w:val="00AF1C8D"/>
    <w:rsid w:val="00AF23D4"/>
    <w:rsid w:val="00AF4D5C"/>
    <w:rsid w:val="00AF7B7A"/>
    <w:rsid w:val="00B0211C"/>
    <w:rsid w:val="00B0351F"/>
    <w:rsid w:val="00B0381C"/>
    <w:rsid w:val="00B04D3F"/>
    <w:rsid w:val="00B07E9E"/>
    <w:rsid w:val="00B16D48"/>
    <w:rsid w:val="00B203A9"/>
    <w:rsid w:val="00B2143B"/>
    <w:rsid w:val="00B25365"/>
    <w:rsid w:val="00B26045"/>
    <w:rsid w:val="00B30D2F"/>
    <w:rsid w:val="00B3440D"/>
    <w:rsid w:val="00B3692A"/>
    <w:rsid w:val="00B36C6C"/>
    <w:rsid w:val="00B5064B"/>
    <w:rsid w:val="00B527D5"/>
    <w:rsid w:val="00B60595"/>
    <w:rsid w:val="00B636B9"/>
    <w:rsid w:val="00B65E96"/>
    <w:rsid w:val="00B670F3"/>
    <w:rsid w:val="00B705B9"/>
    <w:rsid w:val="00B710FF"/>
    <w:rsid w:val="00B74AFF"/>
    <w:rsid w:val="00B82C1B"/>
    <w:rsid w:val="00B87827"/>
    <w:rsid w:val="00B936BD"/>
    <w:rsid w:val="00B96A7E"/>
    <w:rsid w:val="00BA258E"/>
    <w:rsid w:val="00BC19F4"/>
    <w:rsid w:val="00BC4001"/>
    <w:rsid w:val="00BD04CE"/>
    <w:rsid w:val="00BD12B3"/>
    <w:rsid w:val="00BD19D6"/>
    <w:rsid w:val="00BD35A7"/>
    <w:rsid w:val="00BD5912"/>
    <w:rsid w:val="00BE1A94"/>
    <w:rsid w:val="00BE1F01"/>
    <w:rsid w:val="00BE3880"/>
    <w:rsid w:val="00BE4B02"/>
    <w:rsid w:val="00BE771B"/>
    <w:rsid w:val="00BF0F29"/>
    <w:rsid w:val="00BF17C8"/>
    <w:rsid w:val="00BF7228"/>
    <w:rsid w:val="00C00B98"/>
    <w:rsid w:val="00C072B1"/>
    <w:rsid w:val="00C11A11"/>
    <w:rsid w:val="00C11B9A"/>
    <w:rsid w:val="00C150A9"/>
    <w:rsid w:val="00C239BA"/>
    <w:rsid w:val="00C23B45"/>
    <w:rsid w:val="00C23CA4"/>
    <w:rsid w:val="00C3251F"/>
    <w:rsid w:val="00C32A19"/>
    <w:rsid w:val="00C41846"/>
    <w:rsid w:val="00C41852"/>
    <w:rsid w:val="00C42D1D"/>
    <w:rsid w:val="00C42DE2"/>
    <w:rsid w:val="00C462F4"/>
    <w:rsid w:val="00C4786D"/>
    <w:rsid w:val="00C50AB5"/>
    <w:rsid w:val="00C51552"/>
    <w:rsid w:val="00C5357F"/>
    <w:rsid w:val="00C55D1F"/>
    <w:rsid w:val="00C55DCC"/>
    <w:rsid w:val="00C6175A"/>
    <w:rsid w:val="00C632AC"/>
    <w:rsid w:val="00C70A92"/>
    <w:rsid w:val="00C70F50"/>
    <w:rsid w:val="00C742EB"/>
    <w:rsid w:val="00C7676E"/>
    <w:rsid w:val="00C76F54"/>
    <w:rsid w:val="00C770AA"/>
    <w:rsid w:val="00C77839"/>
    <w:rsid w:val="00C80B44"/>
    <w:rsid w:val="00C84A2A"/>
    <w:rsid w:val="00CA5572"/>
    <w:rsid w:val="00CB2DDE"/>
    <w:rsid w:val="00CB646F"/>
    <w:rsid w:val="00CB6C61"/>
    <w:rsid w:val="00CC4D6B"/>
    <w:rsid w:val="00CC5D0C"/>
    <w:rsid w:val="00CC5D83"/>
    <w:rsid w:val="00CC633A"/>
    <w:rsid w:val="00CD10E6"/>
    <w:rsid w:val="00CD1D29"/>
    <w:rsid w:val="00CD4D2B"/>
    <w:rsid w:val="00CD526B"/>
    <w:rsid w:val="00CD681C"/>
    <w:rsid w:val="00CE0D15"/>
    <w:rsid w:val="00CF2D50"/>
    <w:rsid w:val="00CF4F88"/>
    <w:rsid w:val="00CF6AFD"/>
    <w:rsid w:val="00CF7401"/>
    <w:rsid w:val="00D01F1B"/>
    <w:rsid w:val="00D04240"/>
    <w:rsid w:val="00D06AD7"/>
    <w:rsid w:val="00D10587"/>
    <w:rsid w:val="00D13716"/>
    <w:rsid w:val="00D15E17"/>
    <w:rsid w:val="00D166C0"/>
    <w:rsid w:val="00D23BD4"/>
    <w:rsid w:val="00D24ABB"/>
    <w:rsid w:val="00D24B78"/>
    <w:rsid w:val="00D27645"/>
    <w:rsid w:val="00D33729"/>
    <w:rsid w:val="00D33B1C"/>
    <w:rsid w:val="00D3547F"/>
    <w:rsid w:val="00D37C16"/>
    <w:rsid w:val="00D42AD1"/>
    <w:rsid w:val="00D47AE1"/>
    <w:rsid w:val="00D61F33"/>
    <w:rsid w:val="00D6273E"/>
    <w:rsid w:val="00D63165"/>
    <w:rsid w:val="00D65899"/>
    <w:rsid w:val="00D72AB3"/>
    <w:rsid w:val="00D7332F"/>
    <w:rsid w:val="00D736FD"/>
    <w:rsid w:val="00D944CF"/>
    <w:rsid w:val="00D97F32"/>
    <w:rsid w:val="00DA2F01"/>
    <w:rsid w:val="00DB1198"/>
    <w:rsid w:val="00DB1CFE"/>
    <w:rsid w:val="00DB493D"/>
    <w:rsid w:val="00DB4CD1"/>
    <w:rsid w:val="00DB53A3"/>
    <w:rsid w:val="00DB5553"/>
    <w:rsid w:val="00DB5B46"/>
    <w:rsid w:val="00DB5B55"/>
    <w:rsid w:val="00DC0DD1"/>
    <w:rsid w:val="00DC2987"/>
    <w:rsid w:val="00DC427B"/>
    <w:rsid w:val="00DC71D7"/>
    <w:rsid w:val="00DD3505"/>
    <w:rsid w:val="00DD7498"/>
    <w:rsid w:val="00DE3176"/>
    <w:rsid w:val="00DE375D"/>
    <w:rsid w:val="00DE529C"/>
    <w:rsid w:val="00DE5586"/>
    <w:rsid w:val="00DE690F"/>
    <w:rsid w:val="00DF5A4C"/>
    <w:rsid w:val="00E019C1"/>
    <w:rsid w:val="00E01F82"/>
    <w:rsid w:val="00E06791"/>
    <w:rsid w:val="00E0715A"/>
    <w:rsid w:val="00E21129"/>
    <w:rsid w:val="00E31072"/>
    <w:rsid w:val="00E32F55"/>
    <w:rsid w:val="00E375F4"/>
    <w:rsid w:val="00E413F4"/>
    <w:rsid w:val="00E41904"/>
    <w:rsid w:val="00E42DAC"/>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1ADC"/>
    <w:rsid w:val="00E969DF"/>
    <w:rsid w:val="00EA00B5"/>
    <w:rsid w:val="00EA0640"/>
    <w:rsid w:val="00EA6836"/>
    <w:rsid w:val="00EA7C9A"/>
    <w:rsid w:val="00EB0025"/>
    <w:rsid w:val="00EB0F72"/>
    <w:rsid w:val="00EB1B17"/>
    <w:rsid w:val="00EB501D"/>
    <w:rsid w:val="00EB5AD3"/>
    <w:rsid w:val="00EB7B9A"/>
    <w:rsid w:val="00EC2A14"/>
    <w:rsid w:val="00EC2C1F"/>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00F5"/>
    <w:rsid w:val="00F047C1"/>
    <w:rsid w:val="00F11710"/>
    <w:rsid w:val="00F120FF"/>
    <w:rsid w:val="00F1218F"/>
    <w:rsid w:val="00F132C0"/>
    <w:rsid w:val="00F174D7"/>
    <w:rsid w:val="00F21E76"/>
    <w:rsid w:val="00F22819"/>
    <w:rsid w:val="00F22C02"/>
    <w:rsid w:val="00F22F2C"/>
    <w:rsid w:val="00F2321D"/>
    <w:rsid w:val="00F25072"/>
    <w:rsid w:val="00F25468"/>
    <w:rsid w:val="00F31565"/>
    <w:rsid w:val="00F3318A"/>
    <w:rsid w:val="00F45252"/>
    <w:rsid w:val="00F454C6"/>
    <w:rsid w:val="00F46E28"/>
    <w:rsid w:val="00F60F94"/>
    <w:rsid w:val="00F7056E"/>
    <w:rsid w:val="00F74CA4"/>
    <w:rsid w:val="00F923F1"/>
    <w:rsid w:val="00F929A5"/>
    <w:rsid w:val="00F951CE"/>
    <w:rsid w:val="00FA0C76"/>
    <w:rsid w:val="00FA172D"/>
    <w:rsid w:val="00FA39FE"/>
    <w:rsid w:val="00FA42F9"/>
    <w:rsid w:val="00FA5EC6"/>
    <w:rsid w:val="00FB1441"/>
    <w:rsid w:val="00FB390D"/>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57D12"/>
  <w15:docId w15:val="{CD9D6306-8209-4FE8-8148-A60EBCAF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633173521">
      <w:bodyDiv w:val="1"/>
      <w:marLeft w:val="0"/>
      <w:marRight w:val="0"/>
      <w:marTop w:val="0"/>
      <w:marBottom w:val="0"/>
      <w:divBdr>
        <w:top w:val="none" w:sz="0" w:space="0" w:color="auto"/>
        <w:left w:val="none" w:sz="0" w:space="0" w:color="auto"/>
        <w:bottom w:val="none" w:sz="0" w:space="0" w:color="auto"/>
        <w:right w:val="none" w:sz="0" w:space="0" w:color="auto"/>
      </w:divBdr>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21</TotalTime>
  <Pages>30</Pages>
  <Words>7479</Words>
  <Characters>42635</Characters>
  <Application>Microsoft Office Word</Application>
  <DocSecurity>4</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50014</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2</cp:revision>
  <dcterms:created xsi:type="dcterms:W3CDTF">2024-07-19T23:02:00Z</dcterms:created>
  <dcterms:modified xsi:type="dcterms:W3CDTF">2024-07-19T23:02:00Z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July 12,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2024-07-12T18:57:19Z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310c237a-1c41-4bca-b083-da688edf0db4</vt:lpwstr>
  </property>
  <property fmtid="{D5CDD505-2E9C-101B-9397-08002B2CF9AE}" pid="13" name="MSIP_Label_45011977-b912-4387-97a4-f4c94a801377_ContentBits">
    <vt:lpwstr>0</vt:lpwstr>
  </property>
</Properties>
</file>