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9BE4F" w14:textId="77777777" w:rsidR="00F36BA2" w:rsidRDefault="00000000">
      <w:pPr>
        <w:pStyle w:val="Title"/>
      </w:pPr>
      <w:r>
        <w:t>Dungeness River Winter Steelhead SONAR-based Escapement Estimates</w:t>
      </w:r>
    </w:p>
    <w:p w14:paraId="0996CB12" w14:textId="77777777" w:rsidR="00F36BA2" w:rsidRDefault="00000000">
      <w:pPr>
        <w:pStyle w:val="Subtitle"/>
      </w:pPr>
      <w:r>
        <w:t>2019 - 2022</w:t>
      </w:r>
    </w:p>
    <w:p w14:paraId="78F93A5E" w14:textId="77777777" w:rsidR="00F36BA2" w:rsidRDefault="00000000">
      <w:pPr>
        <w:pStyle w:val="Author"/>
      </w:pPr>
      <w:r>
        <w:t>Bethany Craig</w:t>
      </w:r>
      <w:r>
        <w:rPr>
          <w:vertAlign w:val="superscript"/>
        </w:rPr>
        <w:t>1,✉</w:t>
      </w:r>
      <w:r>
        <w:t>, Kevin See</w:t>
      </w:r>
      <w:r>
        <w:rPr>
          <w:vertAlign w:val="superscript"/>
        </w:rPr>
        <w:t>1</w:t>
      </w:r>
      <w:r>
        <w:t>, and Joseph Anderson</w:t>
      </w:r>
      <w:r>
        <w:rPr>
          <w:vertAlign w:val="superscript"/>
        </w:rPr>
        <w:t>1</w:t>
      </w:r>
    </w:p>
    <w:p w14:paraId="0C411745" w14:textId="77777777" w:rsidR="00F36BA2" w:rsidRDefault="00000000">
      <w:pPr>
        <w:pStyle w:val="Date"/>
      </w:pPr>
      <w:r>
        <w:t>October 11, 2023</w:t>
      </w:r>
    </w:p>
    <w:sdt>
      <w:sdtPr>
        <w:rPr>
          <w:rFonts w:ascii="Calibri" w:eastAsiaTheme="minorHAnsi" w:hAnsi="Calibri" w:cstheme="minorBidi"/>
          <w:color w:val="auto"/>
          <w:sz w:val="22"/>
          <w:szCs w:val="24"/>
        </w:rPr>
        <w:id w:val="1367565988"/>
        <w:docPartObj>
          <w:docPartGallery w:val="Table of Contents"/>
          <w:docPartUnique/>
        </w:docPartObj>
      </w:sdtPr>
      <w:sdtContent>
        <w:p w14:paraId="382673EE" w14:textId="77777777" w:rsidR="00F36BA2" w:rsidRDefault="00000000">
          <w:pPr>
            <w:pStyle w:val="TOCHeading"/>
          </w:pPr>
          <w:r>
            <w:t>Table of Contents</w:t>
          </w:r>
        </w:p>
        <w:p w14:paraId="363A3E57" w14:textId="77777777" w:rsidR="00F36BA2" w:rsidRDefault="00000000">
          <w:r>
            <w:fldChar w:fldCharType="begin"/>
          </w:r>
          <w:r>
            <w:instrText>TOC \o "1-3" \h \z \u</w:instrText>
          </w:r>
          <w:r>
            <w:fldChar w:fldCharType="separate"/>
          </w:r>
          <w:r>
            <w:fldChar w:fldCharType="end"/>
          </w:r>
        </w:p>
      </w:sdtContent>
    </w:sdt>
    <w:p w14:paraId="73765104" w14:textId="77777777" w:rsidR="00F36BA2" w:rsidRDefault="00000000">
      <w:pPr>
        <w:pStyle w:val="FirstParagraph"/>
      </w:pPr>
      <w:r>
        <w:rPr>
          <w:vertAlign w:val="superscript"/>
        </w:rPr>
        <w:t>1</w:t>
      </w:r>
      <w:r>
        <w:t xml:space="preserve"> Washington Department of Fish &amp; Wildlife</w:t>
      </w:r>
    </w:p>
    <w:p w14:paraId="1D0EF640" w14:textId="77777777" w:rsidR="00F36BA2" w:rsidRDefault="00000000">
      <w:pPr>
        <w:pStyle w:val="BodyText"/>
      </w:pPr>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6209A906" w14:textId="77777777" w:rsidR="00F36BA2" w:rsidRDefault="00000000">
      <w:r>
        <w:br w:type="page"/>
      </w:r>
    </w:p>
    <w:p w14:paraId="27A638BA" w14:textId="77777777" w:rsidR="00F36BA2" w:rsidRDefault="00000000">
      <w:pPr>
        <w:pStyle w:val="Heading1"/>
      </w:pPr>
      <w:bookmarkStart w:id="0" w:name="executive-summary"/>
      <w:r>
        <w:rPr>
          <w:rStyle w:val="SectionNumber"/>
        </w:rPr>
        <w:lastRenderedPageBreak/>
        <w:t>1</w:t>
      </w:r>
      <w:r>
        <w:tab/>
        <w:t>Executive Summary</w:t>
      </w:r>
    </w:p>
    <w:p w14:paraId="2EDB007A" w14:textId="2FD8289D" w:rsidR="00F36BA2" w:rsidRDefault="00000000">
      <w:pPr>
        <w:pStyle w:val="FirstParagraph"/>
      </w:pPr>
      <w:r>
        <w:t xml:space="preserve">This report contains methods and results of SONAR-based escapement estimates for winter steelhead on the Dungeness River from 2019-2022. WDFW deployed a multibeam SONAR unit in the lower Dungeness River during </w:t>
      </w:r>
      <w:proofErr w:type="gramStart"/>
      <w:r>
        <w:t>the majority of</w:t>
      </w:r>
      <w:proofErr w:type="gramEnd"/>
      <w:r>
        <w:t xml:space="preserve"> the steelhead return </w:t>
      </w:r>
      <w:ins w:id="1" w:author="Trumbull, Robert" w:date="2024-03-16T13:17:00Z">
        <w:r w:rsidR="00AB26A7">
          <w:t xml:space="preserve">in the years 2018–2022, </w:t>
        </w:r>
      </w:ins>
      <w:ins w:id="2" w:author="Trumbull, Robert" w:date="2024-03-16T13:18:00Z">
        <w:r w:rsidR="00AB26A7">
          <w:t xml:space="preserve">where it was operative </w:t>
        </w:r>
      </w:ins>
      <w:r>
        <w:t>from either early February or early March through the end of June or Jul</w:t>
      </w:r>
      <w:ins w:id="3" w:author="Trumbull, Robert" w:date="2024-03-16T13:19:00Z">
        <w:r w:rsidR="00AB26A7">
          <w:t>y each year</w:t>
        </w:r>
      </w:ins>
      <w:del w:id="4" w:author="Trumbull, Robert" w:date="2024-03-16T13:19:00Z">
        <w:r w:rsidDel="00AB26A7">
          <w:delText>y, 2018-2022</w:delText>
        </w:r>
      </w:del>
      <w:r>
        <w:t xml:space="preserve">. Although the SONAR was operated in 2018, </w:t>
      </w:r>
      <w:ins w:id="5" w:author="Trumbull, Robert" w:date="2024-03-16T13:20:00Z">
        <w:r w:rsidR="00AB26A7">
          <w:t xml:space="preserve">results from that year are here excluded, insofar as </w:t>
        </w:r>
      </w:ins>
      <w:del w:id="6" w:author="Trumbull, Robert" w:date="2024-03-16T13:20:00Z">
        <w:r w:rsidDel="00AB26A7">
          <w:delText xml:space="preserve">we </w:delText>
        </w:r>
      </w:del>
      <w:ins w:id="7" w:author="Trumbull, Robert" w:date="2024-03-16T13:20:00Z">
        <w:r w:rsidR="00AB26A7">
          <w:t>WDFW</w:t>
        </w:r>
        <w:r w:rsidR="00AB26A7">
          <w:t xml:space="preserve"> </w:t>
        </w:r>
      </w:ins>
      <w:r>
        <w:t>w</w:t>
      </w:r>
      <w:ins w:id="8" w:author="Trumbull, Robert" w:date="2024-03-16T13:20:00Z">
        <w:r w:rsidR="00AB26A7">
          <w:t>as</w:t>
        </w:r>
      </w:ins>
      <w:del w:id="9" w:author="Trumbull, Robert" w:date="2024-03-16T13:20:00Z">
        <w:r w:rsidDel="00AB26A7">
          <w:delText>ere</w:delText>
        </w:r>
      </w:del>
      <w:r>
        <w:t xml:space="preserve"> not able to produce a SONAR-based escapement </w:t>
      </w:r>
      <w:del w:id="10" w:author="Trumbull, Robert" w:date="2024-03-16T13:20:00Z">
        <w:r w:rsidDel="00AB26A7">
          <w:delText>estimate for</w:delText>
        </w:r>
      </w:del>
      <w:ins w:id="11" w:author="Trumbull, Robert" w:date="2024-03-16T13:20:00Z">
        <w:r w:rsidR="00AB26A7">
          <w:t>in</w:t>
        </w:r>
      </w:ins>
      <w:r>
        <w:t xml:space="preserve"> 2018 due to frequent milling behavior at the site</w:t>
      </w:r>
      <w:del w:id="12" w:author="Trumbull, Robert" w:date="2024-03-16T13:20:00Z">
        <w:r w:rsidDel="00AB26A7">
          <w:delText>,</w:delText>
        </w:r>
      </w:del>
      <w:r>
        <w:t xml:space="preserve"> and limited data review. </w:t>
      </w:r>
      <w:ins w:id="13" w:author="Trumbull, Robert" w:date="2024-03-16T13:21:00Z">
        <w:r w:rsidR="00AB26A7">
          <w:t>In 2019,</w:t>
        </w:r>
      </w:ins>
      <w:ins w:id="14" w:author="Trumbull, Robert" w:date="2024-03-16T13:22:00Z">
        <w:r w:rsidR="00AB26A7">
          <w:t xml:space="preserve"> </w:t>
        </w:r>
      </w:ins>
      <w:del w:id="15" w:author="Trumbull, Robert" w:date="2024-03-16T13:21:00Z">
        <w:r w:rsidDel="00AB26A7">
          <w:delText>We initiated a</w:delText>
        </w:r>
      </w:del>
      <w:ins w:id="16" w:author="Trumbull, Robert" w:date="2024-03-16T13:21:00Z">
        <w:r w:rsidR="00AB26A7">
          <w:t>a</w:t>
        </w:r>
      </w:ins>
      <w:r>
        <w:t xml:space="preserve"> sub-sampling protocol </w:t>
      </w:r>
      <w:ins w:id="17" w:author="Trumbull, Robert" w:date="2024-03-16T13:21:00Z">
        <w:r w:rsidR="00AB26A7">
          <w:t>was introduced, enab</w:t>
        </w:r>
      </w:ins>
      <w:ins w:id="18" w:author="Trumbull, Robert" w:date="2024-03-16T13:22:00Z">
        <w:r w:rsidR="00AB26A7">
          <w:t xml:space="preserve">ling a </w:t>
        </w:r>
      </w:ins>
      <w:del w:id="19" w:author="Trumbull, Robert" w:date="2024-03-16T13:21:00Z">
        <w:r w:rsidDel="00AB26A7">
          <w:delText xml:space="preserve">in 2019 to enable us </w:delText>
        </w:r>
      </w:del>
      <w:del w:id="20" w:author="Trumbull, Robert" w:date="2024-03-16T13:22:00Z">
        <w:r w:rsidDel="00AB26A7">
          <w:delText xml:space="preserve">to </w:delText>
        </w:r>
      </w:del>
      <w:r>
        <w:t xml:space="preserve">review </w:t>
      </w:r>
      <w:ins w:id="21" w:author="Trumbull, Robert" w:date="2024-03-16T13:22:00Z">
        <w:r w:rsidR="00AB26A7">
          <w:t xml:space="preserve">of </w:t>
        </w:r>
      </w:ins>
      <w:r>
        <w:t xml:space="preserve">the entire season of imagery, </w:t>
      </w:r>
      <w:del w:id="22" w:author="Trumbull, Robert" w:date="2024-03-16T13:22:00Z">
        <w:r w:rsidDel="00AB26A7">
          <w:delText>and this was</w:delText>
        </w:r>
      </w:del>
      <w:ins w:id="23" w:author="Trumbull, Robert" w:date="2024-03-16T13:22:00Z">
        <w:r w:rsidR="00AB26A7">
          <w:t>a practice therefore</w:t>
        </w:r>
      </w:ins>
      <w:r>
        <w:t xml:space="preserve"> continued in subsequent years.</w:t>
      </w:r>
    </w:p>
    <w:p w14:paraId="22AE180C" w14:textId="73A23235" w:rsidR="00F36BA2" w:rsidRDefault="00000000">
      <w:pPr>
        <w:pStyle w:val="BodyText"/>
      </w:pPr>
      <w:r>
        <w:t xml:space="preserve">To exclude similarly sized fish that were not steelhead from our SONAR counts, WDFW conducted weekly species composition sampling in 2021 and 2022 throughout the periods of SONAR operation. </w:t>
      </w:r>
      <w:proofErr w:type="gramStart"/>
      <w:r>
        <w:t>The majority of</w:t>
      </w:r>
      <w:proofErr w:type="gramEnd"/>
      <w:r>
        <w:t xml:space="preserve"> fish encountered </w:t>
      </w:r>
      <w:ins w:id="24" w:author="Trumbull, Robert" w:date="2024-03-16T13:24:00Z">
        <w:r w:rsidR="00CD4012">
          <w:t xml:space="preserve">via this method </w:t>
        </w:r>
      </w:ins>
      <w:r>
        <w:t xml:space="preserve">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w:t>
      </w:r>
      <w:del w:id="25" w:author="Trumbull, Robert" w:date="2024-03-16T13:27:00Z">
        <w:r w:rsidDel="00CD4012">
          <w:delText xml:space="preserve">being a </w:delText>
        </w:r>
      </w:del>
      <w:r>
        <w:t xml:space="preserve">steelhead </w:t>
      </w:r>
      <w:ins w:id="26" w:author="Trumbull, Robert" w:date="2024-03-16T13:27:00Z">
        <w:r w:rsidR="00CD4012">
          <w:t xml:space="preserve">prediction </w:t>
        </w:r>
      </w:ins>
      <w:r>
        <w:t>was greatest during March and April</w:t>
      </w:r>
      <w:del w:id="27" w:author="Trumbull, Robert" w:date="2024-03-16T13:27:00Z">
        <w:r w:rsidDel="00CD4012">
          <w:delText>,</w:delText>
        </w:r>
      </w:del>
      <w:r>
        <w:t xml:space="preserve"> and least in February and June</w:t>
      </w:r>
      <w:ins w:id="28" w:author="Trumbull, Robert" w:date="2024-03-16T13:27:00Z">
        <w:r w:rsidR="00CD4012">
          <w:t>,</w:t>
        </w:r>
      </w:ins>
      <w:r>
        <w:t xml:space="preserve"> when more bull trout were present.</w:t>
      </w:r>
    </w:p>
    <w:p w14:paraId="0BDD4207" w14:textId="6CEBF742" w:rsidR="00F36BA2" w:rsidRDefault="00000000">
      <w:pPr>
        <w:pStyle w:val="BodyText"/>
      </w:pPr>
      <w:r>
        <w:t xml:space="preserve">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w:t>
      </w:r>
      <w:ins w:id="29" w:author="Trumbull, Robert" w:date="2024-03-16T13:28:00Z">
        <w:r w:rsidR="00CD4012">
          <w:t xml:space="preserve">directionally </w:t>
        </w:r>
      </w:ins>
      <w:r>
        <w:t>moving fish, the model indicates that a greater number of steelhead will move during the night</w:t>
      </w:r>
      <w:ins w:id="30" w:author="Trumbull, Robert" w:date="2024-03-16T13:30:00Z">
        <w:r w:rsidR="00CD4012">
          <w:t xml:space="preserve"> </w:t>
        </w:r>
        <w:r w:rsidR="00CD4012">
          <w:t>as compared to the daytime</w:t>
        </w:r>
      </w:ins>
      <w:r>
        <w:t xml:space="preserve">, especially in the </w:t>
      </w:r>
      <w:ins w:id="31" w:author="Trumbull, Robert" w:date="2024-03-16T13:31:00Z">
        <w:r w:rsidR="00CD4012">
          <w:t xml:space="preserve">period of the </w:t>
        </w:r>
      </w:ins>
      <w:r>
        <w:t xml:space="preserve">late evening, </w:t>
      </w:r>
      <w:del w:id="32" w:author="Trumbull, Robert" w:date="2024-03-16T13:30:00Z">
        <w:r w:rsidDel="00CD4012">
          <w:delText xml:space="preserve">compared to the daytime, </w:delText>
        </w:r>
      </w:del>
      <w:r>
        <w:t xml:space="preserve">and </w:t>
      </w:r>
      <w:ins w:id="33" w:author="Trumbull, Robert" w:date="2024-03-16T13:30:00Z">
        <w:r w:rsidR="00CD4012">
          <w:t xml:space="preserve">that </w:t>
        </w:r>
      </w:ins>
      <w:r>
        <w:t>more will move when discharge flows are near 600 cfs. There is also a clear effect of day-of-year, with upstream numbers peaking near the beginning of Apri</w:t>
      </w:r>
      <w:ins w:id="34" w:author="Trumbull, Robert" w:date="2024-03-16T13:32:00Z">
        <w:r w:rsidR="00CD4012">
          <w:t>l and the</w:t>
        </w:r>
      </w:ins>
      <w:del w:id="35" w:author="Trumbull, Robert" w:date="2024-03-16T13:32:00Z">
        <w:r w:rsidDel="00CD4012">
          <w:delText>l, while</w:delText>
        </w:r>
      </w:del>
      <w:r>
        <w:t xml:space="preserve"> downstream numbers peak</w:t>
      </w:r>
      <w:ins w:id="36" w:author="Trumbull, Robert" w:date="2024-03-16T13:33:00Z">
        <w:r w:rsidR="00CD4012">
          <w:t>ing</w:t>
        </w:r>
      </w:ins>
      <w:r>
        <w:t xml:space="preserve"> near the beginning of May, with some year-to-year variability in the </w:t>
      </w:r>
      <w:ins w:id="37" w:author="Trumbull, Robert" w:date="2024-03-16T13:33:00Z">
        <w:r w:rsidR="001D5C7D">
          <w:t xml:space="preserve">exact </w:t>
        </w:r>
      </w:ins>
      <w:r>
        <w:t>run-timing curve.</w:t>
      </w:r>
    </w:p>
    <w:p w14:paraId="423ACCD3" w14:textId="14C769F1" w:rsidR="00F36BA2" w:rsidRDefault="00000000">
      <w:pPr>
        <w:pStyle w:val="BodyText"/>
      </w:pPr>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646 (CI 626 – 668) in 2021 to 1,101 (CI 1012 – 1196) in 2020. Th</w:t>
      </w:r>
      <w:ins w:id="38" w:author="Trumbull, Robert" w:date="2024-03-16T13:34:00Z">
        <w:r w:rsidR="001D5C7D">
          <w:t>roughout, th</w:t>
        </w:r>
      </w:ins>
      <w:r>
        <w:t>e SONAR-based estimates were consistently roughly twice the redd-based estimates.</w:t>
      </w:r>
    </w:p>
    <w:p w14:paraId="64D0A307" w14:textId="32582D44" w:rsidR="00F36BA2" w:rsidRDefault="00000000">
      <w:pPr>
        <w:pStyle w:val="BodyText"/>
      </w:pPr>
      <w:r>
        <w:t xml:space="preserve">We learned some important lessons </w:t>
      </w:r>
      <w:ins w:id="39" w:author="Trumbull, Robert" w:date="2024-03-16T13:35:00Z">
        <w:r w:rsidR="001D5C7D">
          <w:t xml:space="preserve">overall </w:t>
        </w:r>
      </w:ins>
      <w:r>
        <w:t xml:space="preserve">over the first 5 years of SONAR operation on the Dungeness River. </w:t>
      </w:r>
      <w:ins w:id="40" w:author="Trumbull, Robert" w:date="2024-03-16T13:36:00Z">
        <w:r w:rsidR="001D5C7D">
          <w:t>First, s</w:t>
        </w:r>
      </w:ins>
      <w:del w:id="41" w:author="Trumbull, Robert" w:date="2024-03-16T13:36:00Z">
        <w:r w:rsidDel="001D5C7D">
          <w:delText>S</w:delText>
        </w:r>
      </w:del>
      <w:r>
        <w:t xml:space="preserve">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w:t>
      </w:r>
      <w:del w:id="42" w:author="Trumbull, Robert" w:date="2024-03-16T13:38:00Z">
        <w:r w:rsidDel="001D5C7D">
          <w:delText xml:space="preserve">to account for kelts that are </w:delText>
        </w:r>
      </w:del>
      <w:r>
        <w:t>less simplistic than the methods we used here</w:t>
      </w:r>
      <w:ins w:id="43" w:author="Trumbull, Robert" w:date="2024-03-16T13:38:00Z">
        <w:r w:rsidR="001D5C7D">
          <w:t xml:space="preserve"> </w:t>
        </w:r>
        <w:r w:rsidR="001D5C7D">
          <w:t xml:space="preserve">to account for </w:t>
        </w:r>
        <w:proofErr w:type="spellStart"/>
        <w:r w:rsidR="001D5C7D">
          <w:t>kelts</w:t>
        </w:r>
      </w:ins>
      <w:proofErr w:type="spellEnd"/>
      <w:r>
        <w:t>.</w:t>
      </w:r>
    </w:p>
    <w:p w14:paraId="330B1E5B" w14:textId="77777777" w:rsidR="00F36BA2" w:rsidRDefault="00000000">
      <w:pPr>
        <w:pStyle w:val="Heading1"/>
      </w:pPr>
      <w:bookmarkStart w:id="44" w:name="introduction"/>
      <w:bookmarkEnd w:id="0"/>
      <w:r>
        <w:rPr>
          <w:rStyle w:val="SectionNumber"/>
        </w:rPr>
        <w:lastRenderedPageBreak/>
        <w:t>2</w:t>
      </w:r>
      <w:r>
        <w:tab/>
        <w:t>Introduction</w:t>
      </w:r>
    </w:p>
    <w:p w14:paraId="4C986897" w14:textId="77777777" w:rsidR="00F36BA2" w:rsidRDefault="00000000">
      <w:pPr>
        <w:pStyle w:val="FirstParagraph"/>
      </w:pPr>
      <w:r>
        <w:t>Dungeness River steelhead (</w:t>
      </w:r>
      <w:r>
        <w:rPr>
          <w:i/>
          <w:iCs/>
        </w:rPr>
        <w:t>Onchorhynchus mykiss</w:t>
      </w:r>
      <w:r>
        <w:t>) are part of the Puget Sound Steelhead Distinct Population Segment (DPS), which includes all naturally spawned steelhead below migration barriers in the rivers flowing into the Straight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and in the Gray Wolf River up to RKM 15.5.</w:t>
      </w:r>
    </w:p>
    <w:p w14:paraId="0DF15967" w14:textId="667E247D" w:rsidR="00F36BA2" w:rsidRDefault="00000000">
      <w:pPr>
        <w:pStyle w:val="BodyText"/>
      </w:pPr>
      <w:r>
        <w:t>The Dungeness River is snowmelt dominated and glacially influenced, with headwaters in the Olympia Mountains (Myers et al. 2015). Glacial sediments and springtime snowmelt can lead to high, turbid water and unsafe survey conditions, presenting a challenge to steelhead redds surveys in the basin. In most years</w:t>
      </w:r>
      <w:ins w:id="45" w:author="Trumbull, Robert" w:date="2024-03-16T13:41:00Z">
        <w:r w:rsidR="001D5C7D">
          <w:t>,</w:t>
        </w:r>
      </w:ins>
      <w:r>
        <w:t xml:space="preserve"> it is not possible to survey for steelhead through the entirety of the spawning season, and in some years poor survey conditions prevent an adequate number of surveys from being completed to </w:t>
      </w:r>
      <w:del w:id="46" w:author="Trumbull, Robert" w:date="2024-03-16T13:41:00Z">
        <w:r w:rsidDel="001D5C7D">
          <w:delText>produce an</w:delText>
        </w:r>
      </w:del>
      <w:ins w:id="47" w:author="Trumbull, Robert" w:date="2024-03-16T13:41:00Z">
        <w:r w:rsidR="001D5C7D">
          <w:t>allow an</w:t>
        </w:r>
      </w:ins>
      <w:r>
        <w:t xml:space="preserve"> estimate of escapement based on redd counts. Current methods </w:t>
      </w:r>
      <w:ins w:id="48" w:author="Trumbull, Robert" w:date="2024-03-16T13:42:00Z">
        <w:r w:rsidR="001D5C7D">
          <w:t xml:space="preserve">employ </w:t>
        </w:r>
      </w:ins>
      <w:del w:id="49" w:author="Trumbull, Robert" w:date="2024-03-16T13:42:00Z">
        <w:r w:rsidDel="001D5C7D">
          <w:delText xml:space="preserve">use </w:delText>
        </w:r>
      </w:del>
      <w:r>
        <w:t xml:space="preserve">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w:t>
      </w:r>
      <w:ins w:id="50" w:author="Trumbull, Robert" w:date="2024-03-16T13:43:00Z">
        <w:r w:rsidR="008B6548">
          <w:t>nonethele</w:t>
        </w:r>
      </w:ins>
      <w:ins w:id="51" w:author="Trumbull, Robert" w:date="2024-03-16T13:44:00Z">
        <w:r w:rsidR="008B6548">
          <w:t xml:space="preserve">ss </w:t>
        </w:r>
      </w:ins>
      <w:r>
        <w:t>important to monitor the abundance and health of the population, to evaluate progress towards ESA recovery goals, and to manage potential future fisheries.</w:t>
      </w:r>
    </w:p>
    <w:p w14:paraId="7EFF7126" w14:textId="24FCD93A" w:rsidR="00F36BA2" w:rsidRDefault="00000000">
      <w:pPr>
        <w:pStyle w:val="BodyText"/>
      </w:pPr>
      <w:r>
        <w:t>SONAR may provide an alternative method for steelhead enumeration and run timing in a dynamic, turbid snow-melt system like the Dungeness watershed. SONAR can be operated in a range of flow conditions and is not limited by turbidity. Since 2018</w:t>
      </w:r>
      <w:ins w:id="52" w:author="Trumbull, Robert" w:date="2024-03-16T13:44:00Z">
        <w:r w:rsidR="008B6548">
          <w:t>,</w:t>
        </w:r>
      </w:ins>
      <w:r>
        <w:t xml:space="preserve"> the Washington Department of Fish and Wildlife (WDFW) has operated a stationary multi-beam SONAR unit in the lower Dungeness River to enumerate and gather run-timing information on Dungeness steelhead. This is our first report on the SONAR project, covering the 2018-2022 seasons.</w:t>
      </w:r>
    </w:p>
    <w:p w14:paraId="28A4A981" w14:textId="77777777" w:rsidR="00F36BA2" w:rsidRDefault="00000000">
      <w:pPr>
        <w:pStyle w:val="Heading1"/>
      </w:pPr>
      <w:bookmarkStart w:id="53" w:name="methods"/>
      <w:bookmarkEnd w:id="44"/>
      <w:r>
        <w:rPr>
          <w:rStyle w:val="SectionNumber"/>
        </w:rPr>
        <w:t>3</w:t>
      </w:r>
      <w:r>
        <w:tab/>
        <w:t>Methods</w:t>
      </w:r>
    </w:p>
    <w:p w14:paraId="50078684" w14:textId="77777777" w:rsidR="00F36BA2" w:rsidRDefault="00000000">
      <w:pPr>
        <w:pStyle w:val="Heading2"/>
      </w:pPr>
      <w:bookmarkStart w:id="54" w:name="sonar-operation"/>
      <w:r>
        <w:rPr>
          <w:rStyle w:val="SectionNumber"/>
        </w:rPr>
        <w:t>3.1</w:t>
      </w:r>
      <w:r>
        <w:tab/>
        <w:t>SONAR operation</w:t>
      </w:r>
    </w:p>
    <w:p w14:paraId="4BC048D3" w14:textId="77777777" w:rsidR="00F36BA2" w:rsidRDefault="00000000">
      <w:pPr>
        <w:pStyle w:val="FirstParagraph"/>
      </w:pPr>
      <w:r>
        <w:t xml:space="preserve">We deployed the ARIS 1800 Explorer, manufactured by Sound Metrics, of Bellevue, Washington in the lower Dungeness River during the majority of the steelhead run from 2018 through 2022 (Figure 3.1). The ARIS 1800 uses 96 beams at 1.1/1.8 megahertz (Mhz) to project a 28-degree acoustic wedge. The SONAR unit was adjusted to </w:t>
      </w:r>
      <w:del w:id="55" w:author="Trumbull, Robert" w:date="2024-03-16T13:45:00Z">
        <w:r w:rsidDel="008B6548">
          <w:delText xml:space="preserve">have </w:delText>
        </w:r>
      </w:del>
      <w:r>
        <w:t>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2AB69C72" w14:textId="77777777" w:rsidR="00F36BA2" w:rsidRDefault="00000000">
      <w:pPr>
        <w:pStyle w:val="CaptionedFigure"/>
      </w:pPr>
      <w:r>
        <w:rPr>
          <w:noProof/>
        </w:rPr>
        <w:lastRenderedPageBreak/>
        <w:drawing>
          <wp:inline distT="0" distB="0" distL="0" distR="0" wp14:anchorId="58A01C65" wp14:editId="116E2A7B">
            <wp:extent cx="4876800" cy="4876800"/>
            <wp:effectExtent l="0" t="0" r="0" b="0"/>
            <wp:docPr id="1"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0" name="Picture" descr="../images/watershed_map.jpg"/>
                    <pic:cNvPicPr>
                      <a:picLocks noChangeAspect="1" noChangeArrowheads="1"/>
                    </pic:cNvPicPr>
                  </pic:nvPicPr>
                  <pic:blipFill>
                    <a:blip r:embed="rId9"/>
                    <a:stretch>
                      <a:fillRect/>
                    </a:stretch>
                  </pic:blipFill>
                  <pic:spPr bwMode="auto">
                    <a:xfrm>
                      <a:off x="0" y="0"/>
                      <a:ext cx="4876800" cy="4876800"/>
                    </a:xfrm>
                    <a:prstGeom prst="rect">
                      <a:avLst/>
                    </a:prstGeom>
                    <a:noFill/>
                    <a:ln w="9525">
                      <a:noFill/>
                      <a:headEnd/>
                      <a:tailEnd/>
                    </a:ln>
                  </pic:spPr>
                </pic:pic>
              </a:graphicData>
            </a:graphic>
          </wp:inline>
        </w:drawing>
      </w:r>
    </w:p>
    <w:p w14:paraId="3A9C9A6E" w14:textId="77777777" w:rsidR="00F36BA2" w:rsidRDefault="00000000">
      <w:pPr>
        <w:pStyle w:val="ImageCaption"/>
      </w:pPr>
      <w:r>
        <w:t>Figure 3.1: Location of SONAR in Dungeness River basin. Steelhead distribution shown in dark gray.</w:t>
      </w:r>
    </w:p>
    <w:p w14:paraId="24DD3FB6" w14:textId="79FBCCB8" w:rsidR="00F36BA2" w:rsidRDefault="00000000">
      <w:pPr>
        <w:pStyle w:val="BodyText"/>
      </w:pPr>
      <w:r>
        <w:t>In 2018</w:t>
      </w:r>
      <w:ins w:id="56" w:author="Trumbull, Robert" w:date="2024-03-16T13:45:00Z">
        <w:r w:rsidR="008B6548">
          <w:t>,</w:t>
        </w:r>
      </w:ins>
      <w:r>
        <w:t xml:space="preserve"> the SONAR unit was deployed at approximately </w:t>
      </w:r>
      <w:del w:id="57" w:author="Trumbull, Robert" w:date="2024-03-16T13:45:00Z">
        <w:r w:rsidDel="008B6548">
          <w:delText xml:space="preserve">at </w:delText>
        </w:r>
      </w:del>
      <w:r>
        <w:t xml:space="preserve">river mile (RM) 0.2, below </w:t>
      </w:r>
      <w:proofErr w:type="gramStart"/>
      <w:r>
        <w:t>the majority of</w:t>
      </w:r>
      <w:proofErr w:type="gramEnd"/>
      <w:r>
        <w:t xml:space="preserve"> steelhead spawning habitat, and ensonified an approximately 20 meter (m) wide run in the river (Figure 3.2). The SONAR unit was mounted to a pole mount and attached to a reinforced ladder, secured to the river bottom by rebar (Figure 3.3).</w:t>
      </w:r>
    </w:p>
    <w:p w14:paraId="56E1E31C" w14:textId="7A17214D" w:rsidR="00F36BA2" w:rsidRDefault="00000000">
      <w:pPr>
        <w:pStyle w:val="BodyText"/>
      </w:pPr>
      <w:r>
        <w:t xml:space="preserve">Fish frequently milled or held in front of this SONAR site, </w:t>
      </w:r>
      <w:ins w:id="58" w:author="Trumbull, Robert" w:date="2024-03-16T13:46:00Z">
        <w:r w:rsidR="008B6548">
          <w:t>making</w:t>
        </w:r>
      </w:ins>
      <w:del w:id="59" w:author="Trumbull, Robert" w:date="2024-03-16T13:46:00Z">
        <w:r w:rsidDel="008B6548">
          <w:delText>which made</w:delText>
        </w:r>
      </w:del>
      <w:r>
        <w:t xml:space="preserve"> counting fish passage difficult. As a result, in 2019, the SONAR site was moved upstream to approximately RM 0.3, to a site with higher velocity, past which fish actively migrated (Figure 3.4). </w:t>
      </w:r>
      <w:ins w:id="60" w:author="Trumbull, Robert" w:date="2024-03-16T13:47:00Z">
        <w:r w:rsidR="008B6548">
          <w:t>Also, t</w:t>
        </w:r>
      </w:ins>
      <w:del w:id="61" w:author="Trumbull, Robert" w:date="2024-03-16T13:47:00Z">
        <w:r w:rsidDel="008B6548">
          <w:delText>T</w:delText>
        </w:r>
      </w:del>
      <w:r>
        <w:t>his site was easily accessible from the field trailer site, which enabled the unit to be directly connected and powered by trailer power</w:t>
      </w:r>
      <w:ins w:id="62" w:author="Trumbull, Robert" w:date="2024-03-16T13:49:00Z">
        <w:r w:rsidR="008B6548">
          <w:t xml:space="preserve"> </w:t>
        </w:r>
      </w:ins>
      <w:del w:id="63" w:author="Trumbull, Robert" w:date="2024-03-16T13:49:00Z">
        <w:r w:rsidDel="008B6548">
          <w:delText xml:space="preserve">, </w:delText>
        </w:r>
      </w:del>
      <w:r>
        <w:t>and any adjustments to the SONAR settings to be accomplished in</w:t>
      </w:r>
      <w:ins w:id="64" w:author="Trumbull, Robert" w:date="2024-03-16T13:49:00Z">
        <w:r w:rsidR="008B6548">
          <w:t xml:space="preserve"> a </w:t>
        </w:r>
      </w:ins>
      <w:del w:id="65" w:author="Trumbull, Robert" w:date="2024-03-16T13:49:00Z">
        <w:r w:rsidDel="008B6548">
          <w:delText xml:space="preserve"> the </w:delText>
        </w:r>
      </w:del>
      <w:r>
        <w:t xml:space="preserve">dry, safe </w:t>
      </w:r>
      <w:del w:id="66" w:author="Trumbull, Robert" w:date="2024-03-16T13:49:00Z">
        <w:r w:rsidDel="008B6548">
          <w:delText>comfort of the trailer.</w:delText>
        </w:r>
      </w:del>
      <w:ins w:id="67" w:author="Trumbull, Robert" w:date="2024-03-16T13:49:00Z">
        <w:r w:rsidR="008B6548">
          <w:t>environment.</w:t>
        </w:r>
      </w:ins>
    </w:p>
    <w:p w14:paraId="32D299A4" w14:textId="77777777" w:rsidR="00F36BA2" w:rsidRDefault="00000000">
      <w:pPr>
        <w:pStyle w:val="CaptionedFigure"/>
      </w:pPr>
      <w:r>
        <w:rPr>
          <w:noProof/>
        </w:rPr>
        <w:lastRenderedPageBreak/>
        <w:drawing>
          <wp:inline distT="0" distB="0" distL="0" distR="0" wp14:anchorId="4A6077B7" wp14:editId="71DD88CF">
            <wp:extent cx="5390147" cy="5130265"/>
            <wp:effectExtent l="0" t="0" r="0" b="0"/>
            <wp:docPr id="862746860" name="Picture" descr="Figure 3.2: Location of the SONAR site in the lower Dungeness River in 2018 (white) and 2019-2022 (striped)."/>
            <wp:cNvGraphicFramePr/>
            <a:graphic xmlns:a="http://schemas.openxmlformats.org/drawingml/2006/main">
              <a:graphicData uri="http://schemas.openxmlformats.org/drawingml/2006/picture">
                <pic:pic xmlns:pic="http://schemas.openxmlformats.org/drawingml/2006/picture">
                  <pic:nvPicPr>
                    <pic:cNvPr id="0" name="Picture" descr="../images/site_map.png"/>
                    <pic:cNvPicPr>
                      <a:picLocks noChangeAspect="1" noChangeArrowheads="1"/>
                    </pic:cNvPicPr>
                  </pic:nvPicPr>
                  <pic:blipFill>
                    <a:blip r:embed="rId10"/>
                    <a:stretch>
                      <a:fillRect/>
                    </a:stretch>
                  </pic:blipFill>
                  <pic:spPr bwMode="auto">
                    <a:xfrm>
                      <a:off x="0" y="0"/>
                      <a:ext cx="5390147" cy="5130265"/>
                    </a:xfrm>
                    <a:prstGeom prst="rect">
                      <a:avLst/>
                    </a:prstGeom>
                    <a:noFill/>
                    <a:ln w="9525">
                      <a:noFill/>
                      <a:headEnd/>
                      <a:tailEnd/>
                    </a:ln>
                  </pic:spPr>
                </pic:pic>
              </a:graphicData>
            </a:graphic>
          </wp:inline>
        </w:drawing>
      </w:r>
    </w:p>
    <w:p w14:paraId="545CF4B4" w14:textId="77777777" w:rsidR="00F36BA2" w:rsidRDefault="00000000">
      <w:pPr>
        <w:pStyle w:val="ImageCaption"/>
      </w:pPr>
      <w:r>
        <w:t>Figure 3.2: Location of the SONAR site in the lower Dungeness River in 2018 (white) and 2019-2022 (striped).</w:t>
      </w:r>
    </w:p>
    <w:p w14:paraId="0D248C37" w14:textId="77777777" w:rsidR="00F36BA2" w:rsidRDefault="00000000">
      <w:pPr>
        <w:pStyle w:val="CaptionedFigure"/>
      </w:pPr>
      <w:r>
        <w:rPr>
          <w:noProof/>
        </w:rPr>
        <w:lastRenderedPageBreak/>
        <w:drawing>
          <wp:inline distT="0" distB="0" distL="0" distR="0" wp14:anchorId="5AD66B87" wp14:editId="6EE7FD52">
            <wp:extent cx="3665912" cy="2747356"/>
            <wp:effectExtent l="0" t="0" r="0" b="0"/>
            <wp:docPr id="70969748"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0"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4E23BFE5" w14:textId="77777777" w:rsidR="00F36BA2" w:rsidRDefault="00000000">
      <w:pPr>
        <w:pStyle w:val="ImageCaption"/>
      </w:pPr>
      <w:r>
        <w:t>Figure 3.3: SONAR unit deployment via a pole mount and ladder system in the Dungeness River in 2018.</w:t>
      </w:r>
    </w:p>
    <w:p w14:paraId="4C858A95" w14:textId="0A674222" w:rsidR="00F36BA2" w:rsidRDefault="00000000">
      <w:pPr>
        <w:pStyle w:val="BodyText"/>
      </w:pPr>
      <w:r>
        <w:t>Midway through the 2019 season</w:t>
      </w:r>
      <w:ins w:id="68" w:author="Trumbull, Robert" w:date="2024-03-16T13:50:00Z">
        <w:r w:rsidR="008B6548">
          <w:t>,</w:t>
        </w:r>
      </w:ins>
      <w:r>
        <w:t xml:space="preserve"> the SONAR unit was mounted on a semi-permanent platform along the hardened left bank</w:t>
      </w:r>
      <w:ins w:id="69" w:author="Trumbull, Robert" w:date="2024-03-16T13:51:00Z">
        <w:r w:rsidR="008B6548">
          <w:t>,</w:t>
        </w:r>
      </w:ins>
      <w:del w:id="70" w:author="Trumbull, Robert" w:date="2024-03-16T13:51:00Z">
        <w:r w:rsidDel="008B6548">
          <w:delText>,</w:delText>
        </w:r>
      </w:del>
      <w:r>
        <w:t xml:space="preserve"> in a </w:t>
      </w:r>
      <w:ins w:id="71" w:author="Trumbull, Robert" w:date="2024-03-16T13:50:00Z">
        <w:r w:rsidR="008B6548">
          <w:t xml:space="preserve">protected </w:t>
        </w:r>
      </w:ins>
      <w:r>
        <w:t xml:space="preserve">spot that </w:t>
      </w:r>
      <w:del w:id="72" w:author="Trumbull, Robert" w:date="2024-03-16T13:51:00Z">
        <w:r w:rsidDel="008B6548">
          <w:delText xml:space="preserve">is protected and </w:delText>
        </w:r>
      </w:del>
      <w:r>
        <w:t>retains adequate depth s</w:t>
      </w:r>
      <w:ins w:id="73" w:author="Trumbull, Robert" w:date="2024-03-16T13:51:00Z">
        <w:r w:rsidR="008B6548">
          <w:t>uch</w:t>
        </w:r>
      </w:ins>
      <w:del w:id="74" w:author="Trumbull, Robert" w:date="2024-03-16T13:51:00Z">
        <w:r w:rsidDel="008B6548">
          <w:delText>o</w:delText>
        </w:r>
      </w:del>
      <w:r>
        <w:t xml:space="preserve"> that the SONAR unit did not need to be shifted laterally to accommodate changing water levels (Figure 3.4).</w:t>
      </w:r>
    </w:p>
    <w:p w14:paraId="3A226087" w14:textId="77777777" w:rsidR="00F36BA2" w:rsidRDefault="00000000">
      <w:pPr>
        <w:pStyle w:val="BodyText"/>
      </w:pPr>
      <w:r>
        <w:t>In all years, a picket weir was constructed approximately 1 m above upstream of the SONAR unit from the bank, extending out to approximately 1 m past the SONAR, to deflect debris (Figure 3.4). A second picket weir was constructed approximately 1 m below downstream of the SONAR unit to direct migrating fish out in front of the unit.</w:t>
      </w:r>
    </w:p>
    <w:p w14:paraId="53DDF22F" w14:textId="77777777" w:rsidR="00F36BA2" w:rsidRDefault="00000000">
      <w:pPr>
        <w:pStyle w:val="CaptionedFigure"/>
      </w:pPr>
      <w:r>
        <w:rPr>
          <w:noProof/>
        </w:rPr>
        <w:drawing>
          <wp:inline distT="0" distB="0" distL="0" distR="0" wp14:anchorId="54EE267A" wp14:editId="4F47018B">
            <wp:extent cx="4085705" cy="3063240"/>
            <wp:effectExtent l="0" t="0" r="0" b="0"/>
            <wp:docPr id="1284722365"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0"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04A0D86F" w14:textId="77777777" w:rsidR="00F36BA2" w:rsidRDefault="00000000">
      <w:pPr>
        <w:pStyle w:val="ImageCaption"/>
      </w:pPr>
      <w:r>
        <w:t>Figure 3.4: SONAR unit deployment via a pole mount and platform in the Dungeness River in 2020. Picket weir is the upstream picket weir.</w:t>
      </w:r>
    </w:p>
    <w:p w14:paraId="299BC842" w14:textId="498B095B" w:rsidR="00F36BA2" w:rsidRDefault="00000000">
      <w:pPr>
        <w:pStyle w:val="BodyText"/>
      </w:pPr>
      <w:r>
        <w:lastRenderedPageBreak/>
        <w:t xml:space="preserve">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22nd </w:t>
      </w:r>
      <w:ins w:id="75" w:author="Trumbull, Robert" w:date="2024-03-16T13:53:00Z">
        <w:r w:rsidR="008B6548">
          <w:t xml:space="preserve">for </w:t>
        </w:r>
      </w:ins>
      <w:del w:id="76" w:author="Trumbull, Robert" w:date="2024-03-16T13:53:00Z">
        <w:r w:rsidDel="008B6548">
          <w:delText xml:space="preserve">in </w:delText>
        </w:r>
      </w:del>
      <w:r>
        <w:t>each year.</w:t>
      </w:r>
    </w:p>
    <w:p w14:paraId="585E4CB7" w14:textId="77777777" w:rsidR="00F36BA2" w:rsidRDefault="00000000">
      <w:pPr>
        <w:pStyle w:val="TableCaption"/>
      </w:pPr>
      <w:r>
        <w:t>Table 3.1: SONAR operational dates on the Dungeness River, 2018 - 2022.</w:t>
      </w:r>
    </w:p>
    <w:tbl>
      <w:tblPr>
        <w:tblStyle w:val="Table"/>
        <w:tblW w:w="0" w:type="auto"/>
        <w:tblLook w:val="0020" w:firstRow="1" w:lastRow="0" w:firstColumn="0" w:lastColumn="0" w:noHBand="0" w:noVBand="0"/>
      </w:tblPr>
      <w:tblGrid>
        <w:gridCol w:w="663"/>
        <w:gridCol w:w="1078"/>
        <w:gridCol w:w="1048"/>
      </w:tblGrid>
      <w:tr w:rsidR="00F36BA2" w14:paraId="4E82B0B6"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34B1DFEC" w14:textId="77777777" w:rsidR="00F36BA2" w:rsidRDefault="00000000">
            <w:pPr>
              <w:pStyle w:val="Compact"/>
              <w:jc w:val="right"/>
            </w:pPr>
            <w:r>
              <w:t>Year</w:t>
            </w:r>
          </w:p>
        </w:tc>
        <w:tc>
          <w:tcPr>
            <w:tcW w:w="0" w:type="auto"/>
          </w:tcPr>
          <w:p w14:paraId="26E8399A" w14:textId="77777777" w:rsidR="00F36BA2" w:rsidRDefault="00000000">
            <w:pPr>
              <w:pStyle w:val="Compact"/>
            </w:pPr>
            <w:r>
              <w:t>First Date</w:t>
            </w:r>
          </w:p>
        </w:tc>
        <w:tc>
          <w:tcPr>
            <w:tcW w:w="0" w:type="auto"/>
          </w:tcPr>
          <w:p w14:paraId="35F68CC2" w14:textId="77777777" w:rsidR="00F36BA2" w:rsidRDefault="00000000">
            <w:pPr>
              <w:pStyle w:val="Compact"/>
            </w:pPr>
            <w:r>
              <w:t>Last Date</w:t>
            </w:r>
          </w:p>
        </w:tc>
      </w:tr>
      <w:tr w:rsidR="00F36BA2" w14:paraId="7A696E97" w14:textId="77777777">
        <w:tc>
          <w:tcPr>
            <w:tcW w:w="0" w:type="auto"/>
          </w:tcPr>
          <w:p w14:paraId="06C225D7" w14:textId="77777777" w:rsidR="00F36BA2" w:rsidRDefault="00000000">
            <w:pPr>
              <w:pStyle w:val="Compact"/>
              <w:jc w:val="right"/>
            </w:pPr>
            <w:r>
              <w:t>2018</w:t>
            </w:r>
          </w:p>
        </w:tc>
        <w:tc>
          <w:tcPr>
            <w:tcW w:w="0" w:type="auto"/>
          </w:tcPr>
          <w:p w14:paraId="613255E9" w14:textId="77777777" w:rsidR="00F36BA2" w:rsidRDefault="00000000">
            <w:pPr>
              <w:pStyle w:val="Compact"/>
            </w:pPr>
            <w:r>
              <w:t>Feb 28</w:t>
            </w:r>
          </w:p>
        </w:tc>
        <w:tc>
          <w:tcPr>
            <w:tcW w:w="0" w:type="auto"/>
          </w:tcPr>
          <w:p w14:paraId="6316BD4F" w14:textId="77777777" w:rsidR="00F36BA2" w:rsidRDefault="00000000">
            <w:pPr>
              <w:pStyle w:val="Compact"/>
            </w:pPr>
            <w:r>
              <w:t>Jul 03</w:t>
            </w:r>
          </w:p>
        </w:tc>
      </w:tr>
      <w:tr w:rsidR="00F36BA2" w14:paraId="0E6FBEF2" w14:textId="77777777">
        <w:tc>
          <w:tcPr>
            <w:tcW w:w="0" w:type="auto"/>
          </w:tcPr>
          <w:p w14:paraId="39C49077" w14:textId="77777777" w:rsidR="00F36BA2" w:rsidRDefault="00000000">
            <w:pPr>
              <w:pStyle w:val="Compact"/>
              <w:jc w:val="right"/>
            </w:pPr>
            <w:r>
              <w:t>2019</w:t>
            </w:r>
          </w:p>
        </w:tc>
        <w:tc>
          <w:tcPr>
            <w:tcW w:w="0" w:type="auto"/>
          </w:tcPr>
          <w:p w14:paraId="44E6F794" w14:textId="77777777" w:rsidR="00F36BA2" w:rsidRDefault="00000000">
            <w:pPr>
              <w:pStyle w:val="Compact"/>
            </w:pPr>
            <w:r>
              <w:t>Mar 05</w:t>
            </w:r>
          </w:p>
        </w:tc>
        <w:tc>
          <w:tcPr>
            <w:tcW w:w="0" w:type="auto"/>
          </w:tcPr>
          <w:p w14:paraId="6BB4B424" w14:textId="77777777" w:rsidR="00F36BA2" w:rsidRDefault="00000000">
            <w:pPr>
              <w:pStyle w:val="Compact"/>
            </w:pPr>
            <w:r>
              <w:t>Jul 17</w:t>
            </w:r>
          </w:p>
        </w:tc>
      </w:tr>
      <w:tr w:rsidR="00F36BA2" w14:paraId="612BD1C2" w14:textId="77777777">
        <w:tc>
          <w:tcPr>
            <w:tcW w:w="0" w:type="auto"/>
          </w:tcPr>
          <w:p w14:paraId="6FFCF2BF" w14:textId="77777777" w:rsidR="00F36BA2" w:rsidRDefault="00000000">
            <w:pPr>
              <w:pStyle w:val="Compact"/>
              <w:jc w:val="right"/>
            </w:pPr>
            <w:r>
              <w:t>2020</w:t>
            </w:r>
          </w:p>
        </w:tc>
        <w:tc>
          <w:tcPr>
            <w:tcW w:w="0" w:type="auto"/>
          </w:tcPr>
          <w:p w14:paraId="55F9895D" w14:textId="77777777" w:rsidR="00F36BA2" w:rsidRDefault="00000000">
            <w:pPr>
              <w:pStyle w:val="Compact"/>
            </w:pPr>
            <w:r>
              <w:t>Feb 13</w:t>
            </w:r>
          </w:p>
        </w:tc>
        <w:tc>
          <w:tcPr>
            <w:tcW w:w="0" w:type="auto"/>
          </w:tcPr>
          <w:p w14:paraId="611797EA" w14:textId="77777777" w:rsidR="00F36BA2" w:rsidRDefault="00000000">
            <w:pPr>
              <w:pStyle w:val="Compact"/>
            </w:pPr>
            <w:r>
              <w:t>Jul 26</w:t>
            </w:r>
          </w:p>
        </w:tc>
      </w:tr>
      <w:tr w:rsidR="00F36BA2" w14:paraId="2F30E788" w14:textId="77777777">
        <w:tc>
          <w:tcPr>
            <w:tcW w:w="0" w:type="auto"/>
          </w:tcPr>
          <w:p w14:paraId="691AF2F0" w14:textId="77777777" w:rsidR="00F36BA2" w:rsidRDefault="00000000">
            <w:pPr>
              <w:pStyle w:val="Compact"/>
              <w:jc w:val="right"/>
            </w:pPr>
            <w:r>
              <w:t>2021</w:t>
            </w:r>
          </w:p>
        </w:tc>
        <w:tc>
          <w:tcPr>
            <w:tcW w:w="0" w:type="auto"/>
          </w:tcPr>
          <w:p w14:paraId="49E6DDDE" w14:textId="77777777" w:rsidR="00F36BA2" w:rsidRDefault="00000000">
            <w:pPr>
              <w:pStyle w:val="Compact"/>
            </w:pPr>
            <w:r>
              <w:t>Feb 01</w:t>
            </w:r>
          </w:p>
        </w:tc>
        <w:tc>
          <w:tcPr>
            <w:tcW w:w="0" w:type="auto"/>
          </w:tcPr>
          <w:p w14:paraId="38DA7114" w14:textId="77777777" w:rsidR="00F36BA2" w:rsidRDefault="00000000">
            <w:pPr>
              <w:pStyle w:val="Compact"/>
            </w:pPr>
            <w:r>
              <w:t>Jun 22</w:t>
            </w:r>
          </w:p>
        </w:tc>
      </w:tr>
      <w:tr w:rsidR="00F36BA2" w14:paraId="2AA51AC2" w14:textId="77777777">
        <w:tc>
          <w:tcPr>
            <w:tcW w:w="0" w:type="auto"/>
          </w:tcPr>
          <w:p w14:paraId="022F0907" w14:textId="77777777" w:rsidR="00F36BA2" w:rsidRDefault="00000000">
            <w:pPr>
              <w:pStyle w:val="Compact"/>
              <w:jc w:val="right"/>
            </w:pPr>
            <w:r>
              <w:t>2022</w:t>
            </w:r>
          </w:p>
        </w:tc>
        <w:tc>
          <w:tcPr>
            <w:tcW w:w="0" w:type="auto"/>
          </w:tcPr>
          <w:p w14:paraId="617A02FE" w14:textId="77777777" w:rsidR="00F36BA2" w:rsidRDefault="00000000">
            <w:pPr>
              <w:pStyle w:val="Compact"/>
            </w:pPr>
            <w:r>
              <w:t>Feb 09</w:t>
            </w:r>
          </w:p>
        </w:tc>
        <w:tc>
          <w:tcPr>
            <w:tcW w:w="0" w:type="auto"/>
          </w:tcPr>
          <w:p w14:paraId="20D1C5FC" w14:textId="77777777" w:rsidR="00F36BA2" w:rsidRDefault="00000000">
            <w:pPr>
              <w:pStyle w:val="Compact"/>
            </w:pPr>
            <w:r>
              <w:t>Jun 25</w:t>
            </w:r>
          </w:p>
        </w:tc>
      </w:tr>
    </w:tbl>
    <w:p w14:paraId="1B003F86" w14:textId="77777777" w:rsidR="00F36BA2" w:rsidRDefault="00000000">
      <w:pPr>
        <w:pStyle w:val="CaptionedFigure"/>
      </w:pPr>
      <w:r>
        <w:rPr>
          <w:noProof/>
        </w:rPr>
        <w:drawing>
          <wp:inline distT="0" distB="0" distL="0" distR="0" wp14:anchorId="7213088F" wp14:editId="5F3C58B3">
            <wp:extent cx="5943600" cy="3226525"/>
            <wp:effectExtent l="0" t="0" r="0" b="0"/>
            <wp:docPr id="1569151439" name="Picture" descr="Figure 3.5: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7391B03F" w14:textId="77777777" w:rsidR="00F36BA2" w:rsidRDefault="00000000">
      <w:pPr>
        <w:pStyle w:val="ImageCaption"/>
      </w:pPr>
      <w:r>
        <w:t>Figure 3.5: Plot of when SONAR was operational (purple) and not (yellow), from Feb 1 through July 31 each year.</w:t>
      </w:r>
    </w:p>
    <w:p w14:paraId="37236669" w14:textId="77777777" w:rsidR="00F36BA2" w:rsidRDefault="00000000">
      <w:pPr>
        <w:pStyle w:val="CaptionedFigure"/>
      </w:pPr>
      <w:r>
        <w:rPr>
          <w:noProof/>
        </w:rPr>
        <w:lastRenderedPageBreak/>
        <w:drawing>
          <wp:inline distT="0" distB="0" distL="0" distR="0" wp14:anchorId="2923A385" wp14:editId="5744ECA6">
            <wp:extent cx="5943600" cy="3226525"/>
            <wp:effectExtent l="0" t="0" r="0" b="0"/>
            <wp:docPr id="9509016" name="Picture" descr="Figure 3.6: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641C97D8" w14:textId="77777777" w:rsidR="00F36BA2" w:rsidRDefault="00000000">
      <w:pPr>
        <w:pStyle w:val="ImageCaption"/>
      </w:pPr>
      <w:r>
        <w:t>Figure 3.6: Plot of when SONAR was reviewed (purple) and not (yellow), from Feb 1 through July 31 each year.</w:t>
      </w:r>
    </w:p>
    <w:p w14:paraId="37FA212C" w14:textId="77777777" w:rsidR="00F36BA2" w:rsidRDefault="00000000">
      <w:pPr>
        <w:pStyle w:val="Heading2"/>
      </w:pPr>
      <w:bookmarkStart w:id="77" w:name="data-processing"/>
      <w:bookmarkEnd w:id="54"/>
      <w:r>
        <w:rPr>
          <w:rStyle w:val="SectionNumber"/>
        </w:rPr>
        <w:t>3.2</w:t>
      </w:r>
      <w:r>
        <w:tab/>
        <w:t>Data Processing</w:t>
      </w:r>
    </w:p>
    <w:p w14:paraId="11D75773" w14:textId="22E8FD5C" w:rsidR="00F36BA2" w:rsidRDefault="00000000">
      <w:pPr>
        <w:pStyle w:val="FirstParagraph"/>
      </w:pPr>
      <w:r>
        <w:t>In 2018</w:t>
      </w:r>
      <w:ins w:id="78" w:author="Trumbull, Robert" w:date="2024-03-16T13:53:00Z">
        <w:r w:rsidR="00504E22">
          <w:t>,</w:t>
        </w:r>
      </w:ins>
      <w:r>
        <w:t xml:space="preserve"> we reviewed both 30-minute files </w:t>
      </w:r>
      <w:ins w:id="79" w:author="Trumbull, Robert" w:date="2024-03-16T13:54:00Z">
        <w:r w:rsidR="00504E22">
          <w:t>collected</w:t>
        </w:r>
      </w:ins>
      <w:del w:id="80" w:author="Trumbull, Robert" w:date="2024-03-16T13:54:00Z">
        <w:r w:rsidDel="00504E22">
          <w:delText>in</w:delText>
        </w:r>
      </w:del>
      <w:r>
        <w:t xml:space="preserve"> each hour, for a total of 48 files per 24-hour period. Data review for 2018 was </w:t>
      </w:r>
      <w:ins w:id="81" w:author="Trumbull, Robert" w:date="2024-03-16T13:54:00Z">
        <w:r w:rsidR="00504E22">
          <w:t xml:space="preserve">particularly </w:t>
        </w:r>
      </w:ins>
      <w:r>
        <w:t xml:space="preserve">time-consuming and onerous due to the number of fish milling in front of the SONAR, and we were only able to review 22% of the recorded SONAR imagery over the season (Table 3.2). Because of the immense quantity of </w:t>
      </w:r>
      <w:ins w:id="82" w:author="Trumbull, Robert" w:date="2024-03-16T13:56:00Z">
        <w:r w:rsidR="00504E22">
          <w:t xml:space="preserve">30-minute </w:t>
        </w:r>
      </w:ins>
      <w:r>
        <w:t xml:space="preserve">SONAR files, and the amount of time it took to process and review each </w:t>
      </w:r>
      <w:del w:id="83" w:author="Trumbull, Robert" w:date="2024-03-16T13:56:00Z">
        <w:r w:rsidDel="00504E22">
          <w:delText xml:space="preserve">30-minute </w:delText>
        </w:r>
      </w:del>
      <w:ins w:id="84" w:author="Trumbull, Robert" w:date="2024-03-16T13:56:00Z">
        <w:r w:rsidR="00504E22">
          <w:t>one</w:t>
        </w:r>
      </w:ins>
      <w:del w:id="85" w:author="Trumbull, Robert" w:date="2024-03-16T13:56:00Z">
        <w:r w:rsidDel="00504E22">
          <w:delText>file</w:delText>
        </w:r>
      </w:del>
      <w:r>
        <w:t xml:space="preserve">, in 2019 we initiated a subsampling design to enable the project team to review portions of nearly every day in the entire period of steelhead passage. In 2019 - 2022 the first 30 minutes of each hour were processed and reviewed for fish migration. A subset of days was fully reviewed (60 minutes of each hour) to compare fish migration with subsampled data (first 30 minutes of each hour). Another subset of days was double, or triple, reviewed to compare fish counts and lengths among each year’s 2 or 3 data reviewers. Table 3.2 shows </w:t>
      </w:r>
      <w:ins w:id="86" w:author="Trumbull, Robert" w:date="2024-03-16T13:57:00Z">
        <w:r w:rsidR="00504E22">
          <w:t>the</w:t>
        </w:r>
      </w:ins>
      <w:del w:id="87" w:author="Trumbull, Robert" w:date="2024-03-16T13:57:00Z">
        <w:r w:rsidDel="00504E22">
          <w:delText>what</w:delText>
        </w:r>
      </w:del>
      <w:r>
        <w:t xml:space="preserve"> percentage of the hours </w:t>
      </w:r>
      <w:ins w:id="88" w:author="Trumbull, Robert" w:date="2024-03-16T13:58:00Z">
        <w:r w:rsidR="00504E22">
          <w:t>r</w:t>
        </w:r>
      </w:ins>
      <w:del w:id="89" w:author="Trumbull, Robert" w:date="2024-03-16T13:58:00Z">
        <w:r w:rsidDel="00504E22">
          <w:delText>w</w:delText>
        </w:r>
      </w:del>
      <w:del w:id="90" w:author="Trumbull, Robert" w:date="2024-03-16T13:57:00Z">
        <w:r w:rsidDel="00504E22">
          <w:delText>ere r</w:delText>
        </w:r>
      </w:del>
      <w:r>
        <w:t xml:space="preserve">eviewed each year, and </w:t>
      </w:r>
      <w:del w:id="91" w:author="Trumbull, Robert" w:date="2024-03-16T13:59:00Z">
        <w:r w:rsidDel="00504E22">
          <w:delText xml:space="preserve">how much </w:delText>
        </w:r>
      </w:del>
      <w:r>
        <w:t xml:space="preserve">of </w:t>
      </w:r>
      <w:ins w:id="92" w:author="Trumbull, Robert" w:date="2024-03-16T13:58:00Z">
        <w:r w:rsidR="00504E22">
          <w:t xml:space="preserve">how much of </w:t>
        </w:r>
      </w:ins>
      <w:r>
        <w:t>the steelhead migration season was captured by operational SONAR.</w:t>
      </w:r>
    </w:p>
    <w:p w14:paraId="0D428EAD" w14:textId="77777777" w:rsidR="00F36BA2" w:rsidRDefault="00000000">
      <w:pPr>
        <w:pStyle w:val="TableCaption"/>
      </w:pPr>
      <w:r>
        <w:t>Table 3.2: Number of hours during winter steelhead migration period (Feb 1 - June 15) and what percentage of those hours the SONAR was operational and what percentage of those hours have been reviewed.</w:t>
      </w:r>
    </w:p>
    <w:tbl>
      <w:tblPr>
        <w:tblStyle w:val="Table"/>
        <w:tblW w:w="0" w:type="auto"/>
        <w:tblLook w:val="0020" w:firstRow="1" w:lastRow="0" w:firstColumn="0" w:lastColumn="0" w:noHBand="0" w:noVBand="0"/>
      </w:tblPr>
      <w:tblGrid>
        <w:gridCol w:w="663"/>
        <w:gridCol w:w="748"/>
        <w:gridCol w:w="1621"/>
        <w:gridCol w:w="1427"/>
      </w:tblGrid>
      <w:tr w:rsidR="00F36BA2" w14:paraId="2A3D1AA9"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4D6849A8" w14:textId="77777777" w:rsidR="00F36BA2" w:rsidRDefault="00000000">
            <w:pPr>
              <w:pStyle w:val="Compact"/>
            </w:pPr>
            <w:r>
              <w:t>Year</w:t>
            </w:r>
          </w:p>
        </w:tc>
        <w:tc>
          <w:tcPr>
            <w:tcW w:w="0" w:type="auto"/>
          </w:tcPr>
          <w:p w14:paraId="34DE7E76" w14:textId="77777777" w:rsidR="00F36BA2" w:rsidRDefault="00000000">
            <w:pPr>
              <w:pStyle w:val="Compact"/>
              <w:jc w:val="right"/>
            </w:pPr>
            <w:r>
              <w:t>Hours</w:t>
            </w:r>
          </w:p>
        </w:tc>
        <w:tc>
          <w:tcPr>
            <w:tcW w:w="0" w:type="auto"/>
          </w:tcPr>
          <w:p w14:paraId="56A632D5" w14:textId="77777777" w:rsidR="00F36BA2" w:rsidRDefault="00000000">
            <w:pPr>
              <w:pStyle w:val="Compact"/>
              <w:jc w:val="right"/>
            </w:pPr>
            <w:r>
              <w:t>Operational (%)</w:t>
            </w:r>
          </w:p>
        </w:tc>
        <w:tc>
          <w:tcPr>
            <w:tcW w:w="0" w:type="auto"/>
          </w:tcPr>
          <w:p w14:paraId="40F8F789" w14:textId="77777777" w:rsidR="00F36BA2" w:rsidRDefault="00000000">
            <w:pPr>
              <w:pStyle w:val="Compact"/>
              <w:jc w:val="right"/>
            </w:pPr>
            <w:r>
              <w:t>Reviewed (%)</w:t>
            </w:r>
          </w:p>
        </w:tc>
      </w:tr>
      <w:tr w:rsidR="00F36BA2" w14:paraId="0C9735F0" w14:textId="77777777">
        <w:tc>
          <w:tcPr>
            <w:tcW w:w="0" w:type="auto"/>
          </w:tcPr>
          <w:p w14:paraId="0534A1B6" w14:textId="77777777" w:rsidR="00F36BA2" w:rsidRDefault="00000000">
            <w:pPr>
              <w:pStyle w:val="Compact"/>
            </w:pPr>
            <w:r>
              <w:t>2018</w:t>
            </w:r>
          </w:p>
        </w:tc>
        <w:tc>
          <w:tcPr>
            <w:tcW w:w="0" w:type="auto"/>
          </w:tcPr>
          <w:p w14:paraId="4F2C6E33" w14:textId="77777777" w:rsidR="00F36BA2" w:rsidRDefault="00000000">
            <w:pPr>
              <w:pStyle w:val="Compact"/>
              <w:jc w:val="right"/>
            </w:pPr>
            <w:r>
              <w:t>4,344</w:t>
            </w:r>
          </w:p>
        </w:tc>
        <w:tc>
          <w:tcPr>
            <w:tcW w:w="0" w:type="auto"/>
          </w:tcPr>
          <w:p w14:paraId="768C855F" w14:textId="77777777" w:rsidR="00F36BA2" w:rsidRDefault="00000000">
            <w:pPr>
              <w:pStyle w:val="Compact"/>
              <w:jc w:val="right"/>
            </w:pPr>
            <w:r>
              <w:t>62.9</w:t>
            </w:r>
          </w:p>
        </w:tc>
        <w:tc>
          <w:tcPr>
            <w:tcW w:w="0" w:type="auto"/>
          </w:tcPr>
          <w:p w14:paraId="07E58E78" w14:textId="77777777" w:rsidR="00F36BA2" w:rsidRDefault="00000000">
            <w:pPr>
              <w:pStyle w:val="Compact"/>
              <w:jc w:val="right"/>
            </w:pPr>
            <w:r>
              <w:t>22.1</w:t>
            </w:r>
          </w:p>
        </w:tc>
      </w:tr>
      <w:tr w:rsidR="00F36BA2" w14:paraId="7FAB53A4" w14:textId="77777777">
        <w:tc>
          <w:tcPr>
            <w:tcW w:w="0" w:type="auto"/>
          </w:tcPr>
          <w:p w14:paraId="1FFCEF56" w14:textId="77777777" w:rsidR="00F36BA2" w:rsidRDefault="00000000">
            <w:pPr>
              <w:pStyle w:val="Compact"/>
            </w:pPr>
            <w:r>
              <w:t>2019</w:t>
            </w:r>
          </w:p>
        </w:tc>
        <w:tc>
          <w:tcPr>
            <w:tcW w:w="0" w:type="auto"/>
          </w:tcPr>
          <w:p w14:paraId="45768418" w14:textId="77777777" w:rsidR="00F36BA2" w:rsidRDefault="00000000">
            <w:pPr>
              <w:pStyle w:val="Compact"/>
              <w:jc w:val="right"/>
            </w:pPr>
            <w:r>
              <w:t>4,343</w:t>
            </w:r>
          </w:p>
        </w:tc>
        <w:tc>
          <w:tcPr>
            <w:tcW w:w="0" w:type="auto"/>
          </w:tcPr>
          <w:p w14:paraId="6EB65BFE" w14:textId="77777777" w:rsidR="00F36BA2" w:rsidRDefault="00000000">
            <w:pPr>
              <w:pStyle w:val="Compact"/>
              <w:jc w:val="right"/>
            </w:pPr>
            <w:r>
              <w:t>73.5</w:t>
            </w:r>
          </w:p>
        </w:tc>
        <w:tc>
          <w:tcPr>
            <w:tcW w:w="0" w:type="auto"/>
          </w:tcPr>
          <w:p w14:paraId="64F3FFDB" w14:textId="77777777" w:rsidR="00F36BA2" w:rsidRDefault="00000000">
            <w:pPr>
              <w:pStyle w:val="Compact"/>
              <w:jc w:val="right"/>
            </w:pPr>
            <w:r>
              <w:t>41.3</w:t>
            </w:r>
          </w:p>
        </w:tc>
      </w:tr>
      <w:tr w:rsidR="00F36BA2" w14:paraId="57D0BCF5" w14:textId="77777777">
        <w:tc>
          <w:tcPr>
            <w:tcW w:w="0" w:type="auto"/>
          </w:tcPr>
          <w:p w14:paraId="6AB4A7AC" w14:textId="77777777" w:rsidR="00F36BA2" w:rsidRDefault="00000000">
            <w:pPr>
              <w:pStyle w:val="Compact"/>
            </w:pPr>
            <w:r>
              <w:t>2020</w:t>
            </w:r>
          </w:p>
        </w:tc>
        <w:tc>
          <w:tcPr>
            <w:tcW w:w="0" w:type="auto"/>
          </w:tcPr>
          <w:p w14:paraId="2F915D4F" w14:textId="77777777" w:rsidR="00F36BA2" w:rsidRDefault="00000000">
            <w:pPr>
              <w:pStyle w:val="Compact"/>
              <w:jc w:val="right"/>
            </w:pPr>
            <w:r>
              <w:t>4,367</w:t>
            </w:r>
          </w:p>
        </w:tc>
        <w:tc>
          <w:tcPr>
            <w:tcW w:w="0" w:type="auto"/>
          </w:tcPr>
          <w:p w14:paraId="76B561C8" w14:textId="77777777" w:rsidR="00F36BA2" w:rsidRDefault="00000000">
            <w:pPr>
              <w:pStyle w:val="Compact"/>
              <w:jc w:val="right"/>
            </w:pPr>
            <w:r>
              <w:t>63.8</w:t>
            </w:r>
          </w:p>
        </w:tc>
        <w:tc>
          <w:tcPr>
            <w:tcW w:w="0" w:type="auto"/>
          </w:tcPr>
          <w:p w14:paraId="27753DCE" w14:textId="77777777" w:rsidR="00F36BA2" w:rsidRDefault="00000000">
            <w:pPr>
              <w:pStyle w:val="Compact"/>
              <w:jc w:val="right"/>
            </w:pPr>
            <w:r>
              <w:t>36.4</w:t>
            </w:r>
          </w:p>
        </w:tc>
      </w:tr>
      <w:tr w:rsidR="00F36BA2" w14:paraId="3A9847E6" w14:textId="77777777">
        <w:tc>
          <w:tcPr>
            <w:tcW w:w="0" w:type="auto"/>
          </w:tcPr>
          <w:p w14:paraId="7DEDFAE3" w14:textId="77777777" w:rsidR="00F36BA2" w:rsidRDefault="00000000">
            <w:pPr>
              <w:pStyle w:val="Compact"/>
            </w:pPr>
            <w:r>
              <w:t>2021</w:t>
            </w:r>
          </w:p>
        </w:tc>
        <w:tc>
          <w:tcPr>
            <w:tcW w:w="0" w:type="auto"/>
          </w:tcPr>
          <w:p w14:paraId="2DBEC848" w14:textId="77777777" w:rsidR="00F36BA2" w:rsidRDefault="00000000">
            <w:pPr>
              <w:pStyle w:val="Compact"/>
              <w:jc w:val="right"/>
            </w:pPr>
            <w:r>
              <w:t>4,343</w:t>
            </w:r>
          </w:p>
        </w:tc>
        <w:tc>
          <w:tcPr>
            <w:tcW w:w="0" w:type="auto"/>
          </w:tcPr>
          <w:p w14:paraId="0B1648B4" w14:textId="77777777" w:rsidR="00F36BA2" w:rsidRDefault="00000000">
            <w:pPr>
              <w:pStyle w:val="Compact"/>
              <w:jc w:val="right"/>
            </w:pPr>
            <w:r>
              <w:t>73.4</w:t>
            </w:r>
          </w:p>
        </w:tc>
        <w:tc>
          <w:tcPr>
            <w:tcW w:w="0" w:type="auto"/>
          </w:tcPr>
          <w:p w14:paraId="70EFCCFF" w14:textId="77777777" w:rsidR="00F36BA2" w:rsidRDefault="00000000">
            <w:pPr>
              <w:pStyle w:val="Compact"/>
              <w:jc w:val="right"/>
            </w:pPr>
            <w:r>
              <w:t>41.9</w:t>
            </w:r>
          </w:p>
        </w:tc>
      </w:tr>
      <w:tr w:rsidR="00F36BA2" w14:paraId="1AA73914" w14:textId="77777777">
        <w:tc>
          <w:tcPr>
            <w:tcW w:w="0" w:type="auto"/>
          </w:tcPr>
          <w:p w14:paraId="7F0B26BB" w14:textId="77777777" w:rsidR="00F36BA2" w:rsidRDefault="00000000">
            <w:pPr>
              <w:pStyle w:val="Compact"/>
            </w:pPr>
            <w:r>
              <w:t>2022</w:t>
            </w:r>
          </w:p>
        </w:tc>
        <w:tc>
          <w:tcPr>
            <w:tcW w:w="0" w:type="auto"/>
          </w:tcPr>
          <w:p w14:paraId="69D9CE84" w14:textId="77777777" w:rsidR="00F36BA2" w:rsidRDefault="00000000">
            <w:pPr>
              <w:pStyle w:val="Compact"/>
              <w:jc w:val="right"/>
            </w:pPr>
            <w:r>
              <w:t>4,343</w:t>
            </w:r>
          </w:p>
        </w:tc>
        <w:tc>
          <w:tcPr>
            <w:tcW w:w="0" w:type="auto"/>
          </w:tcPr>
          <w:p w14:paraId="63D47E16" w14:textId="77777777" w:rsidR="00F36BA2" w:rsidRDefault="00000000">
            <w:pPr>
              <w:pStyle w:val="Compact"/>
              <w:jc w:val="right"/>
            </w:pPr>
            <w:r>
              <w:t>71.0</w:t>
            </w:r>
          </w:p>
        </w:tc>
        <w:tc>
          <w:tcPr>
            <w:tcW w:w="0" w:type="auto"/>
          </w:tcPr>
          <w:p w14:paraId="69F5ED8D" w14:textId="77777777" w:rsidR="00F36BA2" w:rsidRDefault="00000000">
            <w:pPr>
              <w:pStyle w:val="Compact"/>
              <w:jc w:val="right"/>
            </w:pPr>
            <w:r>
              <w:t>40.5</w:t>
            </w:r>
          </w:p>
        </w:tc>
      </w:tr>
    </w:tbl>
    <w:p w14:paraId="1C457B9A" w14:textId="130F396E" w:rsidR="00F36BA2" w:rsidRDefault="00000000">
      <w:pPr>
        <w:pStyle w:val="BodyText"/>
      </w:pPr>
      <w:r>
        <w:lastRenderedPageBreak/>
        <w:t xml:space="preserve">Each reviewed imagery file was processed using Sound Metric’s proprietary software ARISFish (v2.6.3 – v2.8.0). First, raw image files were background subtracted, which removed static objects from the image so that only objects in motion are shown. Then, an echogram was created, </w:t>
      </w:r>
      <w:ins w:id="93" w:author="Trumbull, Robert" w:date="2024-03-16T13:59:00Z">
        <w:r w:rsidR="00504E22">
          <w:t>t</w:t>
        </w:r>
      </w:ins>
      <w:del w:id="94" w:author="Trumbull, Robert" w:date="2024-03-16T13:59:00Z">
        <w:r w:rsidDel="00504E22">
          <w:delText>which t</w:delText>
        </w:r>
      </w:del>
      <w:r>
        <w:t>ransform</w:t>
      </w:r>
      <w:ins w:id="95" w:author="Trumbull, Robert" w:date="2024-03-16T13:59:00Z">
        <w:r w:rsidR="00504E22">
          <w:t>ing</w:t>
        </w:r>
      </w:ins>
      <w:del w:id="96" w:author="Trumbull, Robert" w:date="2024-03-16T13:59:00Z">
        <w:r w:rsidDel="00504E22">
          <w:delText>ed</w:delText>
        </w:r>
      </w:del>
      <w:r>
        <w:t xml:space="preserve"> the image into a graph of distance (y-axis) and time (x-axis)</w:t>
      </w:r>
      <w:del w:id="97" w:author="Trumbull, Robert" w:date="2024-03-16T13:59:00Z">
        <w:r w:rsidDel="00504E22">
          <w:delText>,</w:delText>
        </w:r>
      </w:del>
      <w:r>
        <w:t xml:space="preserve"> so that objects in motion appeared as white “tracks.” The echogram enabled the data reviewer to quickly navigate to parts of the image file that contained objects that </w:t>
      </w:r>
      <w:del w:id="98" w:author="Trumbull, Robert" w:date="2024-03-16T14:00:00Z">
        <w:r w:rsidDel="00504E22">
          <w:delText xml:space="preserve">could </w:delText>
        </w:r>
      </w:del>
      <w:ins w:id="99" w:author="Trumbull, Robert" w:date="2024-03-16T14:00:00Z">
        <w:r w:rsidR="00504E22">
          <w:t>may</w:t>
        </w:r>
        <w:r w:rsidR="00504E22">
          <w:t xml:space="preserve"> </w:t>
        </w:r>
      </w:ins>
      <w:r>
        <w:t>be migrating fish. These tracks were then manually viewed alongside the raw image file to determine if the object was a fish to be further investigated.</w:t>
      </w:r>
    </w:p>
    <w:p w14:paraId="30A3736D" w14:textId="13EC71BC" w:rsidR="00F36BA2" w:rsidRDefault="00000000">
      <w:pPr>
        <w:pStyle w:val="BodyText"/>
      </w:pPr>
      <w:r>
        <w:t xml:space="preserve">Fish greater or equal to 45 centimeters (cm) were measured, marked, and counted using the ARISFish software. Forty-five cm was determined to be the minimum length of a potential steelhead, based on captures of steelhead during sampling in the Dungeness River </w:t>
      </w:r>
      <w:ins w:id="100" w:author="Trumbull, Robert" w:date="2024-03-16T14:01:00Z">
        <w:r w:rsidR="00504E22">
          <w:t xml:space="preserve">in </w:t>
        </w:r>
      </w:ins>
      <w:r>
        <w:t>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14:paraId="098FE415" w14:textId="77777777" w:rsidR="00F36BA2" w:rsidRDefault="00000000">
      <w:pPr>
        <w:pStyle w:val="Compact"/>
        <w:numPr>
          <w:ilvl w:val="0"/>
          <w:numId w:val="4"/>
        </w:numPr>
      </w:pPr>
      <w:r>
        <w:t>Date</w:t>
      </w:r>
    </w:p>
    <w:p w14:paraId="702DB80B" w14:textId="77777777" w:rsidR="00F36BA2" w:rsidRDefault="00000000">
      <w:pPr>
        <w:pStyle w:val="Compact"/>
        <w:numPr>
          <w:ilvl w:val="0"/>
          <w:numId w:val="4"/>
        </w:numPr>
      </w:pPr>
      <w:r>
        <w:t>Hour of the 30-minute image file (e.g., 14:00, 14:30)</w:t>
      </w:r>
    </w:p>
    <w:p w14:paraId="24FA639A" w14:textId="77777777" w:rsidR="00F36BA2" w:rsidRDefault="00000000">
      <w:pPr>
        <w:pStyle w:val="Compact"/>
        <w:numPr>
          <w:ilvl w:val="0"/>
          <w:numId w:val="4"/>
        </w:numPr>
      </w:pPr>
      <w:r>
        <w:t>Time</w:t>
      </w:r>
    </w:p>
    <w:p w14:paraId="34CBCA1C" w14:textId="77777777" w:rsidR="00F36BA2" w:rsidRDefault="00000000">
      <w:pPr>
        <w:pStyle w:val="Compact"/>
        <w:numPr>
          <w:ilvl w:val="0"/>
          <w:numId w:val="4"/>
        </w:numPr>
      </w:pPr>
      <w:r>
        <w:t>Frame</w:t>
      </w:r>
    </w:p>
    <w:p w14:paraId="091572BC" w14:textId="77777777" w:rsidR="00F36BA2" w:rsidRDefault="00000000">
      <w:pPr>
        <w:pStyle w:val="Compact"/>
        <w:numPr>
          <w:ilvl w:val="0"/>
          <w:numId w:val="4"/>
        </w:numPr>
      </w:pPr>
      <w:r>
        <w:t>Direction of travel (upstream or downstream)</w:t>
      </w:r>
    </w:p>
    <w:p w14:paraId="16DF529E" w14:textId="77777777" w:rsidR="00F36BA2" w:rsidRDefault="00000000">
      <w:pPr>
        <w:pStyle w:val="Compact"/>
        <w:numPr>
          <w:ilvl w:val="0"/>
          <w:numId w:val="4"/>
        </w:numPr>
      </w:pPr>
      <w:r>
        <w:t>Range (distance from the SONAR)</w:t>
      </w:r>
    </w:p>
    <w:p w14:paraId="10713358" w14:textId="77777777" w:rsidR="00F36BA2" w:rsidRDefault="00000000">
      <w:pPr>
        <w:pStyle w:val="Compact"/>
        <w:numPr>
          <w:ilvl w:val="0"/>
          <w:numId w:val="4"/>
        </w:numPr>
      </w:pPr>
      <w:r>
        <w:t>Length of the fish in cm</w:t>
      </w:r>
    </w:p>
    <w:p w14:paraId="61CB766E" w14:textId="77777777" w:rsidR="00F36BA2" w:rsidRDefault="00000000">
      <w:pPr>
        <w:pStyle w:val="Compact"/>
        <w:numPr>
          <w:ilvl w:val="0"/>
          <w:numId w:val="4"/>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558B5465" w14:textId="77777777" w:rsidR="00F36BA2" w:rsidRDefault="00000000">
      <w:pPr>
        <w:pStyle w:val="FirstParagraph"/>
      </w:pPr>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5D3178E3" w14:textId="77777777" w:rsidR="00F36BA2" w:rsidRDefault="00000000">
      <w:pPr>
        <w:pStyle w:val="Heading2"/>
      </w:pPr>
      <w:bookmarkStart w:id="101" w:name="data-reviewer-comparison"/>
      <w:bookmarkEnd w:id="77"/>
      <w:r>
        <w:rPr>
          <w:rStyle w:val="SectionNumber"/>
        </w:rPr>
        <w:t>3.3</w:t>
      </w:r>
      <w:r>
        <w:tab/>
        <w:t>Data Reviewer Comparison</w:t>
      </w:r>
    </w:p>
    <w:p w14:paraId="4DF78045" w14:textId="77777777" w:rsidR="00F36BA2" w:rsidRDefault="00000000">
      <w:pPr>
        <w:pStyle w:val="FirstParagraph"/>
      </w:pPr>
      <w:r>
        <w:t>In several years (2019 - 2022),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2B00AECF" w14:textId="1B95B305" w:rsidR="00F36BA2" w:rsidRDefault="00000000">
      <w:pPr>
        <w:pStyle w:val="BodyText"/>
      </w:pPr>
      <w:r>
        <w:t xml:space="preserve">To compare length measurements, we attempted to group individual observer detections of the same fish. We did this by first grouping fish detected in the same hour period moving in the same direction. If </w:t>
      </w:r>
      <w:del w:id="102" w:author="Trumbull, Robert" w:date="2024-03-16T14:03:00Z">
        <w:r w:rsidDel="00504E22">
          <w:delText xml:space="preserve">there was </w:delText>
        </w:r>
      </w:del>
      <w:r>
        <w:t xml:space="preserve">more than one fish </w:t>
      </w:r>
      <w:ins w:id="103" w:author="Trumbull, Robert" w:date="2024-03-16T14:03:00Z">
        <w:r w:rsidR="00504E22">
          <w:t xml:space="preserve">was </w:t>
        </w:r>
      </w:ins>
      <w:r>
        <w:t xml:space="preserve">detected in that group, we assumed that the relative lengths assigned by each observer corresponded to the same fish (i.e. the smallest observed fish </w:t>
      </w:r>
      <w:ins w:id="104" w:author="Trumbull, Robert" w:date="2024-03-16T14:03:00Z">
        <w:r w:rsidR="000D08EA">
          <w:t>according to</w:t>
        </w:r>
      </w:ins>
      <w:del w:id="105" w:author="Trumbull, Robert" w:date="2024-03-16T14:03:00Z">
        <w:r w:rsidDel="00504E22">
          <w:delText>by</w:delText>
        </w:r>
      </w:del>
      <w:r>
        <w:t xml:space="preserve"> observer A was also the smallest observed fish </w:t>
      </w:r>
      <w:ins w:id="106" w:author="Trumbull, Robert" w:date="2024-03-16T14:03:00Z">
        <w:r w:rsidR="000D08EA">
          <w:t>according to</w:t>
        </w:r>
      </w:ins>
      <w:del w:id="107" w:author="Trumbull, Robert" w:date="2024-03-16T14:03:00Z">
        <w:r w:rsidDel="000D08EA">
          <w:delText>by</w:delText>
        </w:r>
      </w:del>
      <w:r>
        <w:t xml:space="preserve"> observer B). We then calculated the mean, standard deviation and coefficient of variation (CV) of the length measurements for each fish. Because observer AS was the most experienced</w:t>
      </w:r>
      <w:del w:id="108" w:author="Trumbull, Robert" w:date="2024-03-16T14:04:00Z">
        <w:r w:rsidDel="000D08EA">
          <w:delText>,</w:delText>
        </w:r>
      </w:del>
      <w:r>
        <w:t xml:space="preserve"> and measured nearly every fish, we also compared other observer length measurements against those by AS and treated the measurements by AS as the benchmark for these </w:t>
      </w:r>
      <w:r>
        <w:lastRenderedPageBreak/>
        <w:t>comparisons. We summarized those differences with statistics such as mean bias, mean absolute error (MAE), root mean squared error (RMSE)</w:t>
      </w:r>
      <w:ins w:id="109" w:author="Trumbull, Robert" w:date="2024-03-16T14:04:00Z">
        <w:r w:rsidR="000D08EA">
          <w:t>,</w:t>
        </w:r>
      </w:ins>
      <w:r>
        <w:t xml:space="preserve"> and mean absolute percent error (MAPE).</w:t>
      </w:r>
    </w:p>
    <w:p w14:paraId="543F0993" w14:textId="77777777" w:rsidR="00F36BA2" w:rsidRDefault="00000000">
      <w:pPr>
        <w:pStyle w:val="TableCaption"/>
      </w:pPr>
      <w:r>
        <w:t>Table 3.3: Number of distinct days, hours and individual fish that were double or triple reviewed each year.</w:t>
      </w:r>
    </w:p>
    <w:tbl>
      <w:tblPr>
        <w:tblStyle w:val="Table"/>
        <w:tblW w:w="0" w:type="auto"/>
        <w:tblLook w:val="0020" w:firstRow="1" w:lastRow="0" w:firstColumn="0" w:lastColumn="0" w:noHBand="0" w:noVBand="0"/>
      </w:tblPr>
      <w:tblGrid>
        <w:gridCol w:w="663"/>
        <w:gridCol w:w="808"/>
        <w:gridCol w:w="913"/>
        <w:gridCol w:w="735"/>
      </w:tblGrid>
      <w:tr w:rsidR="00F36BA2" w14:paraId="40E3CA94"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115F2618" w14:textId="77777777" w:rsidR="00F36BA2" w:rsidRDefault="00000000">
            <w:pPr>
              <w:pStyle w:val="Compact"/>
              <w:jc w:val="right"/>
            </w:pPr>
            <w:r>
              <w:t>Year</w:t>
            </w:r>
          </w:p>
        </w:tc>
        <w:tc>
          <w:tcPr>
            <w:tcW w:w="0" w:type="auto"/>
          </w:tcPr>
          <w:p w14:paraId="0A452A75" w14:textId="77777777" w:rsidR="00F36BA2" w:rsidRDefault="00000000">
            <w:pPr>
              <w:pStyle w:val="Compact"/>
              <w:jc w:val="right"/>
            </w:pPr>
            <w:r>
              <w:t>n Days</w:t>
            </w:r>
          </w:p>
        </w:tc>
        <w:tc>
          <w:tcPr>
            <w:tcW w:w="0" w:type="auto"/>
          </w:tcPr>
          <w:p w14:paraId="1A7A85C6" w14:textId="77777777" w:rsidR="00F36BA2" w:rsidRDefault="00000000">
            <w:pPr>
              <w:pStyle w:val="Compact"/>
              <w:jc w:val="right"/>
            </w:pPr>
            <w:r>
              <w:t>n Hours</w:t>
            </w:r>
          </w:p>
        </w:tc>
        <w:tc>
          <w:tcPr>
            <w:tcW w:w="0" w:type="auto"/>
          </w:tcPr>
          <w:p w14:paraId="696ACA67" w14:textId="77777777" w:rsidR="00F36BA2" w:rsidRDefault="00000000">
            <w:pPr>
              <w:pStyle w:val="Compact"/>
              <w:jc w:val="right"/>
            </w:pPr>
            <w:r>
              <w:t>n Fish</w:t>
            </w:r>
          </w:p>
        </w:tc>
      </w:tr>
      <w:tr w:rsidR="00F36BA2" w14:paraId="700481C2" w14:textId="77777777">
        <w:tc>
          <w:tcPr>
            <w:tcW w:w="0" w:type="auto"/>
          </w:tcPr>
          <w:p w14:paraId="7DDF5E96" w14:textId="77777777" w:rsidR="00F36BA2" w:rsidRDefault="00000000">
            <w:pPr>
              <w:pStyle w:val="Compact"/>
              <w:jc w:val="right"/>
            </w:pPr>
            <w:r>
              <w:t>2019</w:t>
            </w:r>
          </w:p>
        </w:tc>
        <w:tc>
          <w:tcPr>
            <w:tcW w:w="0" w:type="auto"/>
          </w:tcPr>
          <w:p w14:paraId="7D3CA3FD" w14:textId="77777777" w:rsidR="00F36BA2" w:rsidRDefault="00000000">
            <w:pPr>
              <w:pStyle w:val="Compact"/>
              <w:jc w:val="right"/>
            </w:pPr>
            <w:r>
              <w:t>5</w:t>
            </w:r>
          </w:p>
        </w:tc>
        <w:tc>
          <w:tcPr>
            <w:tcW w:w="0" w:type="auto"/>
          </w:tcPr>
          <w:p w14:paraId="1A6C18B9" w14:textId="77777777" w:rsidR="00F36BA2" w:rsidRDefault="00000000">
            <w:pPr>
              <w:pStyle w:val="Compact"/>
              <w:jc w:val="right"/>
            </w:pPr>
            <w:r>
              <w:t>32</w:t>
            </w:r>
          </w:p>
        </w:tc>
        <w:tc>
          <w:tcPr>
            <w:tcW w:w="0" w:type="auto"/>
          </w:tcPr>
          <w:p w14:paraId="3FFD35C4" w14:textId="77777777" w:rsidR="00F36BA2" w:rsidRDefault="00000000">
            <w:pPr>
              <w:pStyle w:val="Compact"/>
              <w:jc w:val="right"/>
            </w:pPr>
            <w:r>
              <w:t>54</w:t>
            </w:r>
          </w:p>
        </w:tc>
      </w:tr>
      <w:tr w:rsidR="00F36BA2" w14:paraId="2C52AAA6" w14:textId="77777777">
        <w:tc>
          <w:tcPr>
            <w:tcW w:w="0" w:type="auto"/>
          </w:tcPr>
          <w:p w14:paraId="77F2DC58" w14:textId="77777777" w:rsidR="00F36BA2" w:rsidRDefault="00000000">
            <w:pPr>
              <w:pStyle w:val="Compact"/>
              <w:jc w:val="right"/>
            </w:pPr>
            <w:r>
              <w:t>2020</w:t>
            </w:r>
          </w:p>
        </w:tc>
        <w:tc>
          <w:tcPr>
            <w:tcW w:w="0" w:type="auto"/>
          </w:tcPr>
          <w:p w14:paraId="3AFC1953" w14:textId="77777777" w:rsidR="00F36BA2" w:rsidRDefault="00000000">
            <w:pPr>
              <w:pStyle w:val="Compact"/>
              <w:jc w:val="right"/>
            </w:pPr>
            <w:r>
              <w:t>6</w:t>
            </w:r>
          </w:p>
        </w:tc>
        <w:tc>
          <w:tcPr>
            <w:tcW w:w="0" w:type="auto"/>
          </w:tcPr>
          <w:p w14:paraId="74645AA5" w14:textId="77777777" w:rsidR="00F36BA2" w:rsidRDefault="00000000">
            <w:pPr>
              <w:pStyle w:val="Compact"/>
              <w:jc w:val="right"/>
            </w:pPr>
            <w:r>
              <w:t>34</w:t>
            </w:r>
          </w:p>
        </w:tc>
        <w:tc>
          <w:tcPr>
            <w:tcW w:w="0" w:type="auto"/>
          </w:tcPr>
          <w:p w14:paraId="48F64F72" w14:textId="77777777" w:rsidR="00F36BA2" w:rsidRDefault="00000000">
            <w:pPr>
              <w:pStyle w:val="Compact"/>
              <w:jc w:val="right"/>
            </w:pPr>
            <w:r>
              <w:t>51</w:t>
            </w:r>
          </w:p>
        </w:tc>
      </w:tr>
      <w:tr w:rsidR="00F36BA2" w14:paraId="79359697" w14:textId="77777777">
        <w:tc>
          <w:tcPr>
            <w:tcW w:w="0" w:type="auto"/>
          </w:tcPr>
          <w:p w14:paraId="7A695ACC" w14:textId="77777777" w:rsidR="00F36BA2" w:rsidRDefault="00000000">
            <w:pPr>
              <w:pStyle w:val="Compact"/>
              <w:jc w:val="right"/>
            </w:pPr>
            <w:r>
              <w:t>2021</w:t>
            </w:r>
          </w:p>
        </w:tc>
        <w:tc>
          <w:tcPr>
            <w:tcW w:w="0" w:type="auto"/>
          </w:tcPr>
          <w:p w14:paraId="36CD42AA" w14:textId="77777777" w:rsidR="00F36BA2" w:rsidRDefault="00000000">
            <w:pPr>
              <w:pStyle w:val="Compact"/>
              <w:jc w:val="right"/>
            </w:pPr>
            <w:r>
              <w:t>12</w:t>
            </w:r>
          </w:p>
        </w:tc>
        <w:tc>
          <w:tcPr>
            <w:tcW w:w="0" w:type="auto"/>
          </w:tcPr>
          <w:p w14:paraId="7B8345A7" w14:textId="77777777" w:rsidR="00F36BA2" w:rsidRDefault="00000000">
            <w:pPr>
              <w:pStyle w:val="Compact"/>
              <w:jc w:val="right"/>
            </w:pPr>
            <w:r>
              <w:t>65</w:t>
            </w:r>
          </w:p>
        </w:tc>
        <w:tc>
          <w:tcPr>
            <w:tcW w:w="0" w:type="auto"/>
          </w:tcPr>
          <w:p w14:paraId="761405F6" w14:textId="77777777" w:rsidR="00F36BA2" w:rsidRDefault="00000000">
            <w:pPr>
              <w:pStyle w:val="Compact"/>
              <w:jc w:val="right"/>
            </w:pPr>
            <w:r>
              <w:t>92</w:t>
            </w:r>
          </w:p>
        </w:tc>
      </w:tr>
      <w:tr w:rsidR="00F36BA2" w14:paraId="43974FAE" w14:textId="77777777">
        <w:tc>
          <w:tcPr>
            <w:tcW w:w="0" w:type="auto"/>
          </w:tcPr>
          <w:p w14:paraId="17DF122C" w14:textId="77777777" w:rsidR="00F36BA2" w:rsidRDefault="00000000">
            <w:pPr>
              <w:pStyle w:val="Compact"/>
              <w:jc w:val="right"/>
            </w:pPr>
            <w:r>
              <w:t>2022</w:t>
            </w:r>
          </w:p>
        </w:tc>
        <w:tc>
          <w:tcPr>
            <w:tcW w:w="0" w:type="auto"/>
          </w:tcPr>
          <w:p w14:paraId="63C8EA70" w14:textId="77777777" w:rsidR="00F36BA2" w:rsidRDefault="00000000">
            <w:pPr>
              <w:pStyle w:val="Compact"/>
              <w:jc w:val="right"/>
            </w:pPr>
            <w:r>
              <w:t>14</w:t>
            </w:r>
          </w:p>
        </w:tc>
        <w:tc>
          <w:tcPr>
            <w:tcW w:w="0" w:type="auto"/>
          </w:tcPr>
          <w:p w14:paraId="2DD6BD54" w14:textId="77777777" w:rsidR="00F36BA2" w:rsidRDefault="00000000">
            <w:pPr>
              <w:pStyle w:val="Compact"/>
              <w:jc w:val="right"/>
            </w:pPr>
            <w:r>
              <w:t>69</w:t>
            </w:r>
          </w:p>
        </w:tc>
        <w:tc>
          <w:tcPr>
            <w:tcW w:w="0" w:type="auto"/>
          </w:tcPr>
          <w:p w14:paraId="222A15E9" w14:textId="77777777" w:rsidR="00F36BA2" w:rsidRDefault="00000000">
            <w:pPr>
              <w:pStyle w:val="Compact"/>
              <w:jc w:val="right"/>
            </w:pPr>
            <w:r>
              <w:t>116</w:t>
            </w:r>
          </w:p>
        </w:tc>
      </w:tr>
    </w:tbl>
    <w:p w14:paraId="1ED89D5B" w14:textId="77777777" w:rsidR="00F36BA2" w:rsidRDefault="00000000">
      <w:pPr>
        <w:pStyle w:val="Heading2"/>
      </w:pPr>
      <w:bookmarkStart w:id="110" w:name="species-composition-sampling"/>
      <w:bookmarkEnd w:id="101"/>
      <w:r>
        <w:rPr>
          <w:rStyle w:val="SectionNumber"/>
        </w:rPr>
        <w:t>3.4</w:t>
      </w:r>
      <w:r>
        <w:tab/>
        <w:t>Species Composition Sampling</w:t>
      </w:r>
    </w:p>
    <w:p w14:paraId="7719690C" w14:textId="77777777" w:rsidR="00F36BA2" w:rsidRDefault="00000000">
      <w:pPr>
        <w:pStyle w:val="FirstParagraph"/>
      </w:pPr>
      <w:r>
        <w:t>Species composition sampling was conducted weekly, as river conditions allowed, during the period of SONAR operations in 2021 and 2022. A fine monofilament gill net 36 feet wide by 8 feet deep with a 2-inch mesh (4-inch stretch) was drifted through all sampleable habitat in the lower river from RM 3.3 to RM 0.5 (2021) or RM 0.8 (2022). Encountered fish were removed immediately from the net, sedated in a solution of tricaine mesylate (MS-222), and sampled for species, origin, length, sex, scales, and DNA. Captured steelhead were assessed for kelt status.</w:t>
      </w:r>
    </w:p>
    <w:p w14:paraId="24DFEC05" w14:textId="77777777" w:rsidR="00F36BA2" w:rsidRDefault="00000000">
      <w:pPr>
        <w:pStyle w:val="BodyText"/>
      </w:pPr>
      <w:r>
        <w:t>No regular species composition sampling was conducted in 2018, 2019, or 2020. In 2019, three sampling efforts targeting bull trout were conducted once per week in June at sites throughout the Dungeness and Gray Wolf rivers.</w:t>
      </w:r>
    </w:p>
    <w:p w14:paraId="3D6E3CA1" w14:textId="77777777" w:rsidR="00F36BA2" w:rsidRDefault="00000000">
      <w:pPr>
        <w:pStyle w:val="Heading2"/>
      </w:pPr>
      <w:bookmarkStart w:id="111" w:name="determining-species"/>
      <w:bookmarkEnd w:id="110"/>
      <w:r>
        <w:rPr>
          <w:rStyle w:val="SectionNumber"/>
        </w:rPr>
        <w:t>3.5</w:t>
      </w:r>
      <w:r>
        <w:tab/>
        <w:t>Determining Species</w:t>
      </w:r>
    </w:p>
    <w:p w14:paraId="4918CAE6" w14:textId="021E3300" w:rsidR="00F36BA2" w:rsidRDefault="00000000">
      <w:pPr>
        <w:pStyle w:val="FirstParagraph"/>
      </w:pPr>
      <w:r>
        <w:t>Bull trout are swimming past the sonar unit as well as steelhead, and we needed to parse which fish identified by the sonar were steelhead</w:t>
      </w:r>
      <w:del w:id="112" w:author="Trumbull, Robert" w:date="2024-03-16T14:04:00Z">
        <w:r w:rsidDel="000D08EA">
          <w:delText>,</w:delText>
        </w:r>
      </w:del>
      <w:r>
        <w:t xml:space="preserve"> and exclude any bull trout. The largest bull trout sampled in any species composition data was 67 cm, so we assumed any fish larger than 67 cm detected on the sonar was a steelhead. We then needed to determine </w:t>
      </w:r>
      <w:ins w:id="113" w:author="Trumbull, Robert" w:date="2024-03-16T14:05:00Z">
        <w:r w:rsidR="000D08EA">
          <w:t xml:space="preserve">which </w:t>
        </w:r>
      </w:ins>
      <w:r>
        <w:t>of the fish equal to or less than 67 cm long</w:t>
      </w:r>
      <w:ins w:id="114" w:author="Trumbull, Robert" w:date="2024-03-16T14:05:00Z">
        <w:r w:rsidR="000D08EA">
          <w:t xml:space="preserve"> </w:t>
        </w:r>
      </w:ins>
      <w:del w:id="115" w:author="Trumbull, Robert" w:date="2024-03-16T14:05:00Z">
        <w:r w:rsidDel="000D08EA">
          <w:delText xml:space="preserve">, which of those </w:delText>
        </w:r>
      </w:del>
      <w:r>
        <w:t>are steelhead, and which are something else (e.g. bull trout, rainbow trout).</w:t>
      </w:r>
    </w:p>
    <w:p w14:paraId="572CAE4C" w14:textId="77777777" w:rsidR="00F36BA2" w:rsidRDefault="00000000">
      <w:pPr>
        <w:pStyle w:val="BodyText"/>
      </w:pPr>
      <w:r>
        <w:t>We modeled the probability of a fish being a steelhead using fork length and the Julian day of capture from the 2021 and 2022 species composition data. Since we only care about differentiating steelhead from other fish, we grouped resident rainbow and cutthroat trout with bull trout, and then fit a binomial GAM with a logit link, using splines of fork length and Julian day to predict the probability of a fish being a steelhead. We did not restrict the dataset to fish with fork lengths less than 67 cm</w:t>
      </w:r>
      <w:del w:id="116" w:author="Trumbull, Robert" w:date="2024-03-16T14:06:00Z">
        <w:r w:rsidDel="000D08EA">
          <w:delText>,</w:delText>
        </w:r>
      </w:del>
      <w:r>
        <w:t xml:space="preserve"> because larger fish have information about the shape of the logistic curve.</w:t>
      </w:r>
    </w:p>
    <w:p w14:paraId="68278428" w14:textId="77777777" w:rsidR="00F36BA2" w:rsidRDefault="00000000">
      <w:pPr>
        <w:pStyle w:val="BodyText"/>
      </w:pPr>
      <w:r>
        <w:t>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p w14:paraId="4F05D79C" w14:textId="77777777" w:rsidR="00F36BA2" w:rsidRDefault="00000000">
      <w:pPr>
        <w:pStyle w:val="Heading2"/>
      </w:pPr>
      <w:bookmarkStart w:id="117" w:name="abundance-estimation"/>
      <w:bookmarkEnd w:id="111"/>
      <w:r>
        <w:rPr>
          <w:rStyle w:val="SectionNumber"/>
        </w:rPr>
        <w:t>3.6</w:t>
      </w:r>
      <w:r>
        <w:tab/>
        <w:t>Abundance Estimation</w:t>
      </w:r>
    </w:p>
    <w:p w14:paraId="2E2D56C9" w14:textId="62BCF58A" w:rsidR="00F36BA2" w:rsidRDefault="00000000">
      <w:pPr>
        <w:pStyle w:val="FirstParagraph"/>
      </w:pPr>
      <w:r>
        <w:t>Although data was collected for the 2018 run year, the data quality was insufficient to estimate a steelhead abundance for that year. Because we observed frequent milling behavior at the SONAR site, counts were much higher than subsequent years</w:t>
      </w:r>
      <w:del w:id="118" w:author="Trumbull, Robert" w:date="2024-03-16T14:07:00Z">
        <w:r w:rsidDel="000D08EA">
          <w:delText>,</w:delText>
        </w:r>
      </w:del>
      <w:r>
        <w:t xml:space="preserve"> and </w:t>
      </w:r>
      <w:ins w:id="119" w:author="Trumbull, Robert" w:date="2024-03-16T14:08:00Z">
        <w:r w:rsidR="000D08EA">
          <w:t xml:space="preserve">because </w:t>
        </w:r>
      </w:ins>
      <w:r>
        <w:t xml:space="preserve">only 29% of the season was reviewed </w:t>
      </w:r>
      <w:ins w:id="120" w:author="Trumbull, Robert" w:date="2024-03-16T14:08:00Z">
        <w:r w:rsidR="000D08EA">
          <w:lastRenderedPageBreak/>
          <w:t xml:space="preserve">subsequently </w:t>
        </w:r>
      </w:ins>
      <w:r>
        <w:t xml:space="preserve">(Table 3.4), we treated 2018 as a pilot year and did not </w:t>
      </w:r>
      <w:ins w:id="121" w:author="Trumbull, Robert" w:date="2024-03-16T14:08:00Z">
        <w:r w:rsidR="000D08EA">
          <w:t xml:space="preserve">endeavor to </w:t>
        </w:r>
      </w:ins>
      <w:r>
        <w:t>make an escapement estimate.</w:t>
      </w:r>
    </w:p>
    <w:p w14:paraId="1C673211" w14:textId="77777777" w:rsidR="00F36BA2" w:rsidRDefault="00000000">
      <w:pPr>
        <w:pStyle w:val="TableCaption"/>
      </w:pPr>
      <w:r>
        <w:t>Table 3.4: Number of half hour periods each year between February and mid-June, how many when the SONAR was operational, how many were reviewed and what percentage it was operational and reviewed, 2018 - 2022.</w:t>
      </w:r>
    </w:p>
    <w:tbl>
      <w:tblPr>
        <w:tblStyle w:val="Table"/>
        <w:tblW w:w="0" w:type="auto"/>
        <w:tblLook w:val="0020" w:firstRow="1" w:lastRow="0" w:firstColumn="0" w:lastColumn="0" w:noHBand="0" w:noVBand="0"/>
      </w:tblPr>
      <w:tblGrid>
        <w:gridCol w:w="663"/>
        <w:gridCol w:w="986"/>
        <w:gridCol w:w="956"/>
        <w:gridCol w:w="1047"/>
        <w:gridCol w:w="1443"/>
        <w:gridCol w:w="1249"/>
        <w:gridCol w:w="1605"/>
        <w:gridCol w:w="1411"/>
      </w:tblGrid>
      <w:tr w:rsidR="00F36BA2" w14:paraId="5C4F6BE2"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3DF86FDF" w14:textId="77777777" w:rsidR="00F36BA2" w:rsidRDefault="00000000">
            <w:pPr>
              <w:pStyle w:val="Compact"/>
            </w:pPr>
            <w:r>
              <w:t>Year</w:t>
            </w:r>
          </w:p>
        </w:tc>
        <w:tc>
          <w:tcPr>
            <w:tcW w:w="0" w:type="auto"/>
          </w:tcPr>
          <w:p w14:paraId="7EE8929A" w14:textId="77777777" w:rsidR="00F36BA2" w:rsidRDefault="00000000">
            <w:pPr>
              <w:pStyle w:val="Compact"/>
            </w:pPr>
            <w:r>
              <w:t>First Day</w:t>
            </w:r>
          </w:p>
        </w:tc>
        <w:tc>
          <w:tcPr>
            <w:tcW w:w="0" w:type="auto"/>
          </w:tcPr>
          <w:p w14:paraId="3B4D20EC" w14:textId="77777777" w:rsidR="00F36BA2" w:rsidRDefault="00000000">
            <w:pPr>
              <w:pStyle w:val="Compact"/>
            </w:pPr>
            <w:r>
              <w:t>Last Day</w:t>
            </w:r>
          </w:p>
        </w:tc>
        <w:tc>
          <w:tcPr>
            <w:tcW w:w="0" w:type="auto"/>
          </w:tcPr>
          <w:p w14:paraId="18F4C4B2" w14:textId="77777777" w:rsidR="00F36BA2" w:rsidRDefault="00000000">
            <w:pPr>
              <w:pStyle w:val="Compact"/>
              <w:jc w:val="right"/>
            </w:pPr>
            <w:r>
              <w:t>n Periods</w:t>
            </w:r>
          </w:p>
        </w:tc>
        <w:tc>
          <w:tcPr>
            <w:tcW w:w="0" w:type="auto"/>
          </w:tcPr>
          <w:p w14:paraId="012A94AB" w14:textId="77777777" w:rsidR="00F36BA2" w:rsidRDefault="00000000">
            <w:pPr>
              <w:pStyle w:val="Compact"/>
              <w:jc w:val="right"/>
            </w:pPr>
            <w:r>
              <w:t>n Operational</w:t>
            </w:r>
          </w:p>
        </w:tc>
        <w:tc>
          <w:tcPr>
            <w:tcW w:w="0" w:type="auto"/>
          </w:tcPr>
          <w:p w14:paraId="599619D8" w14:textId="77777777" w:rsidR="00F36BA2" w:rsidRDefault="00000000">
            <w:pPr>
              <w:pStyle w:val="Compact"/>
              <w:jc w:val="right"/>
            </w:pPr>
            <w:r>
              <w:t>n Reviewed</w:t>
            </w:r>
          </w:p>
        </w:tc>
        <w:tc>
          <w:tcPr>
            <w:tcW w:w="0" w:type="auto"/>
          </w:tcPr>
          <w:p w14:paraId="6E6A565F" w14:textId="77777777" w:rsidR="00F36BA2" w:rsidRDefault="00000000">
            <w:pPr>
              <w:pStyle w:val="Compact"/>
            </w:pPr>
            <w:r>
              <w:t>Pct Operational</w:t>
            </w:r>
          </w:p>
        </w:tc>
        <w:tc>
          <w:tcPr>
            <w:tcW w:w="0" w:type="auto"/>
          </w:tcPr>
          <w:p w14:paraId="00807D31" w14:textId="77777777" w:rsidR="00F36BA2" w:rsidRDefault="00000000">
            <w:pPr>
              <w:pStyle w:val="Compact"/>
            </w:pPr>
            <w:r>
              <w:t>Pct Reviewed</w:t>
            </w:r>
          </w:p>
        </w:tc>
      </w:tr>
      <w:tr w:rsidR="00F36BA2" w14:paraId="1D762756" w14:textId="77777777">
        <w:tc>
          <w:tcPr>
            <w:tcW w:w="0" w:type="auto"/>
          </w:tcPr>
          <w:p w14:paraId="6DEAA7F3" w14:textId="77777777" w:rsidR="00F36BA2" w:rsidRDefault="00000000">
            <w:pPr>
              <w:pStyle w:val="Compact"/>
            </w:pPr>
            <w:r>
              <w:t>2018</w:t>
            </w:r>
          </w:p>
        </w:tc>
        <w:tc>
          <w:tcPr>
            <w:tcW w:w="0" w:type="auto"/>
          </w:tcPr>
          <w:p w14:paraId="5E39FB54" w14:textId="77777777" w:rsidR="00F36BA2" w:rsidRDefault="00000000">
            <w:pPr>
              <w:pStyle w:val="Compact"/>
            </w:pPr>
            <w:r>
              <w:t>Feb 01</w:t>
            </w:r>
          </w:p>
        </w:tc>
        <w:tc>
          <w:tcPr>
            <w:tcW w:w="0" w:type="auto"/>
          </w:tcPr>
          <w:p w14:paraId="716BAE7D" w14:textId="77777777" w:rsidR="00F36BA2" w:rsidRDefault="00000000">
            <w:pPr>
              <w:pStyle w:val="Compact"/>
            </w:pPr>
            <w:r>
              <w:t>Jun 15</w:t>
            </w:r>
          </w:p>
        </w:tc>
        <w:tc>
          <w:tcPr>
            <w:tcW w:w="0" w:type="auto"/>
          </w:tcPr>
          <w:p w14:paraId="4B11DD9B" w14:textId="77777777" w:rsidR="00F36BA2" w:rsidRDefault="00000000">
            <w:pPr>
              <w:pStyle w:val="Compact"/>
              <w:jc w:val="right"/>
            </w:pPr>
            <w:r>
              <w:t>6,478</w:t>
            </w:r>
          </w:p>
        </w:tc>
        <w:tc>
          <w:tcPr>
            <w:tcW w:w="0" w:type="auto"/>
          </w:tcPr>
          <w:p w14:paraId="076F683E" w14:textId="77777777" w:rsidR="00F36BA2" w:rsidRDefault="00000000">
            <w:pPr>
              <w:pStyle w:val="Compact"/>
              <w:jc w:val="right"/>
            </w:pPr>
            <w:r>
              <w:t>4,711</w:t>
            </w:r>
          </w:p>
        </w:tc>
        <w:tc>
          <w:tcPr>
            <w:tcW w:w="0" w:type="auto"/>
          </w:tcPr>
          <w:p w14:paraId="57FEB956" w14:textId="77777777" w:rsidR="00F36BA2" w:rsidRDefault="00000000">
            <w:pPr>
              <w:pStyle w:val="Compact"/>
              <w:jc w:val="right"/>
            </w:pPr>
            <w:r>
              <w:t>1,866</w:t>
            </w:r>
          </w:p>
        </w:tc>
        <w:tc>
          <w:tcPr>
            <w:tcW w:w="0" w:type="auto"/>
          </w:tcPr>
          <w:p w14:paraId="6218F587" w14:textId="77777777" w:rsidR="00F36BA2" w:rsidRDefault="00000000">
            <w:pPr>
              <w:pStyle w:val="Compact"/>
            </w:pPr>
            <w:r>
              <w:t>72.7%</w:t>
            </w:r>
          </w:p>
        </w:tc>
        <w:tc>
          <w:tcPr>
            <w:tcW w:w="0" w:type="auto"/>
          </w:tcPr>
          <w:p w14:paraId="72901B59" w14:textId="77777777" w:rsidR="00F36BA2" w:rsidRDefault="00000000">
            <w:pPr>
              <w:pStyle w:val="Compact"/>
            </w:pPr>
            <w:r>
              <w:t>28.8%</w:t>
            </w:r>
          </w:p>
        </w:tc>
      </w:tr>
      <w:tr w:rsidR="00F36BA2" w14:paraId="70B311C6" w14:textId="77777777">
        <w:tc>
          <w:tcPr>
            <w:tcW w:w="0" w:type="auto"/>
          </w:tcPr>
          <w:p w14:paraId="58CFC769" w14:textId="77777777" w:rsidR="00F36BA2" w:rsidRDefault="00000000">
            <w:pPr>
              <w:pStyle w:val="Compact"/>
            </w:pPr>
            <w:r>
              <w:t>2019</w:t>
            </w:r>
          </w:p>
        </w:tc>
        <w:tc>
          <w:tcPr>
            <w:tcW w:w="0" w:type="auto"/>
          </w:tcPr>
          <w:p w14:paraId="3621F7B0" w14:textId="77777777" w:rsidR="00F36BA2" w:rsidRDefault="00000000">
            <w:pPr>
              <w:pStyle w:val="Compact"/>
            </w:pPr>
            <w:r>
              <w:t>Feb 01</w:t>
            </w:r>
          </w:p>
        </w:tc>
        <w:tc>
          <w:tcPr>
            <w:tcW w:w="0" w:type="auto"/>
          </w:tcPr>
          <w:p w14:paraId="5027EE08" w14:textId="77777777" w:rsidR="00F36BA2" w:rsidRDefault="00000000">
            <w:pPr>
              <w:pStyle w:val="Compact"/>
            </w:pPr>
            <w:r>
              <w:t>Jun 15</w:t>
            </w:r>
          </w:p>
        </w:tc>
        <w:tc>
          <w:tcPr>
            <w:tcW w:w="0" w:type="auto"/>
          </w:tcPr>
          <w:p w14:paraId="26E3939B" w14:textId="77777777" w:rsidR="00F36BA2" w:rsidRDefault="00000000">
            <w:pPr>
              <w:pStyle w:val="Compact"/>
              <w:jc w:val="right"/>
            </w:pPr>
            <w:r>
              <w:t>6,478</w:t>
            </w:r>
          </w:p>
        </w:tc>
        <w:tc>
          <w:tcPr>
            <w:tcW w:w="0" w:type="auto"/>
          </w:tcPr>
          <w:p w14:paraId="03A26DF7" w14:textId="77777777" w:rsidR="00F36BA2" w:rsidRDefault="00000000">
            <w:pPr>
              <w:pStyle w:val="Compact"/>
              <w:jc w:val="right"/>
            </w:pPr>
            <w:r>
              <w:t>4,848</w:t>
            </w:r>
          </w:p>
        </w:tc>
        <w:tc>
          <w:tcPr>
            <w:tcW w:w="0" w:type="auto"/>
          </w:tcPr>
          <w:p w14:paraId="0961493E" w14:textId="77777777" w:rsidR="00F36BA2" w:rsidRDefault="00000000">
            <w:pPr>
              <w:pStyle w:val="Compact"/>
              <w:jc w:val="right"/>
            </w:pPr>
            <w:r>
              <w:t>2,724</w:t>
            </w:r>
          </w:p>
        </w:tc>
        <w:tc>
          <w:tcPr>
            <w:tcW w:w="0" w:type="auto"/>
          </w:tcPr>
          <w:p w14:paraId="74437EF3" w14:textId="77777777" w:rsidR="00F36BA2" w:rsidRDefault="00000000">
            <w:pPr>
              <w:pStyle w:val="Compact"/>
            </w:pPr>
            <w:r>
              <w:t>74.8%</w:t>
            </w:r>
          </w:p>
        </w:tc>
        <w:tc>
          <w:tcPr>
            <w:tcW w:w="0" w:type="auto"/>
          </w:tcPr>
          <w:p w14:paraId="5C6A2FA7" w14:textId="77777777" w:rsidR="00F36BA2" w:rsidRDefault="00000000">
            <w:pPr>
              <w:pStyle w:val="Compact"/>
            </w:pPr>
            <w:r>
              <w:t>42.1%</w:t>
            </w:r>
          </w:p>
        </w:tc>
      </w:tr>
      <w:tr w:rsidR="00F36BA2" w14:paraId="17091B39" w14:textId="77777777">
        <w:tc>
          <w:tcPr>
            <w:tcW w:w="0" w:type="auto"/>
          </w:tcPr>
          <w:p w14:paraId="20BDDFA7" w14:textId="77777777" w:rsidR="00F36BA2" w:rsidRDefault="00000000">
            <w:pPr>
              <w:pStyle w:val="Compact"/>
            </w:pPr>
            <w:r>
              <w:t>2020</w:t>
            </w:r>
          </w:p>
        </w:tc>
        <w:tc>
          <w:tcPr>
            <w:tcW w:w="0" w:type="auto"/>
          </w:tcPr>
          <w:p w14:paraId="2F39D3C6" w14:textId="77777777" w:rsidR="00F36BA2" w:rsidRDefault="00000000">
            <w:pPr>
              <w:pStyle w:val="Compact"/>
            </w:pPr>
            <w:r>
              <w:t>Feb 01</w:t>
            </w:r>
          </w:p>
        </w:tc>
        <w:tc>
          <w:tcPr>
            <w:tcW w:w="0" w:type="auto"/>
          </w:tcPr>
          <w:p w14:paraId="587E1F0E" w14:textId="77777777" w:rsidR="00F36BA2" w:rsidRDefault="00000000">
            <w:pPr>
              <w:pStyle w:val="Compact"/>
            </w:pPr>
            <w:r>
              <w:t>Jun 15</w:t>
            </w:r>
          </w:p>
        </w:tc>
        <w:tc>
          <w:tcPr>
            <w:tcW w:w="0" w:type="auto"/>
          </w:tcPr>
          <w:p w14:paraId="797A4AE7" w14:textId="77777777" w:rsidR="00F36BA2" w:rsidRDefault="00000000">
            <w:pPr>
              <w:pStyle w:val="Compact"/>
              <w:jc w:val="right"/>
            </w:pPr>
            <w:r>
              <w:t>6,526</w:t>
            </w:r>
          </w:p>
        </w:tc>
        <w:tc>
          <w:tcPr>
            <w:tcW w:w="0" w:type="auto"/>
          </w:tcPr>
          <w:p w14:paraId="6398728E" w14:textId="77777777" w:rsidR="00F36BA2" w:rsidRDefault="00000000">
            <w:pPr>
              <w:pStyle w:val="Compact"/>
              <w:jc w:val="right"/>
            </w:pPr>
            <w:r>
              <w:t>4,084</w:t>
            </w:r>
          </w:p>
        </w:tc>
        <w:tc>
          <w:tcPr>
            <w:tcW w:w="0" w:type="auto"/>
          </w:tcPr>
          <w:p w14:paraId="6A6FAE57" w14:textId="77777777" w:rsidR="00F36BA2" w:rsidRDefault="00000000">
            <w:pPr>
              <w:pStyle w:val="Compact"/>
              <w:jc w:val="right"/>
            </w:pPr>
            <w:r>
              <w:t>2,506</w:t>
            </w:r>
          </w:p>
        </w:tc>
        <w:tc>
          <w:tcPr>
            <w:tcW w:w="0" w:type="auto"/>
          </w:tcPr>
          <w:p w14:paraId="59802A01" w14:textId="77777777" w:rsidR="00F36BA2" w:rsidRDefault="00000000">
            <w:pPr>
              <w:pStyle w:val="Compact"/>
            </w:pPr>
            <w:r>
              <w:t>62.6%</w:t>
            </w:r>
          </w:p>
        </w:tc>
        <w:tc>
          <w:tcPr>
            <w:tcW w:w="0" w:type="auto"/>
          </w:tcPr>
          <w:p w14:paraId="24D83F82" w14:textId="77777777" w:rsidR="00F36BA2" w:rsidRDefault="00000000">
            <w:pPr>
              <w:pStyle w:val="Compact"/>
            </w:pPr>
            <w:r>
              <w:t>38.4%</w:t>
            </w:r>
          </w:p>
        </w:tc>
      </w:tr>
      <w:tr w:rsidR="00F36BA2" w14:paraId="398D163B" w14:textId="77777777">
        <w:tc>
          <w:tcPr>
            <w:tcW w:w="0" w:type="auto"/>
          </w:tcPr>
          <w:p w14:paraId="536607A3" w14:textId="77777777" w:rsidR="00F36BA2" w:rsidRDefault="00000000">
            <w:pPr>
              <w:pStyle w:val="Compact"/>
            </w:pPr>
            <w:r>
              <w:t>2021</w:t>
            </w:r>
          </w:p>
        </w:tc>
        <w:tc>
          <w:tcPr>
            <w:tcW w:w="0" w:type="auto"/>
          </w:tcPr>
          <w:p w14:paraId="0C3FDF52" w14:textId="77777777" w:rsidR="00F36BA2" w:rsidRDefault="00000000">
            <w:pPr>
              <w:pStyle w:val="Compact"/>
            </w:pPr>
            <w:r>
              <w:t>Feb 01</w:t>
            </w:r>
          </w:p>
        </w:tc>
        <w:tc>
          <w:tcPr>
            <w:tcW w:w="0" w:type="auto"/>
          </w:tcPr>
          <w:p w14:paraId="0966FDDF" w14:textId="77777777" w:rsidR="00F36BA2" w:rsidRDefault="00000000">
            <w:pPr>
              <w:pStyle w:val="Compact"/>
            </w:pPr>
            <w:r>
              <w:t>Jun 15</w:t>
            </w:r>
          </w:p>
        </w:tc>
        <w:tc>
          <w:tcPr>
            <w:tcW w:w="0" w:type="auto"/>
          </w:tcPr>
          <w:p w14:paraId="4F260683" w14:textId="77777777" w:rsidR="00F36BA2" w:rsidRDefault="00000000">
            <w:pPr>
              <w:pStyle w:val="Compact"/>
              <w:jc w:val="right"/>
            </w:pPr>
            <w:r>
              <w:t>6,478</w:t>
            </w:r>
          </w:p>
        </w:tc>
        <w:tc>
          <w:tcPr>
            <w:tcW w:w="0" w:type="auto"/>
          </w:tcPr>
          <w:p w14:paraId="00D4B9C4" w14:textId="77777777" w:rsidR="00F36BA2" w:rsidRDefault="00000000">
            <w:pPr>
              <w:pStyle w:val="Compact"/>
              <w:jc w:val="right"/>
            </w:pPr>
            <w:r>
              <w:t>6,070</w:t>
            </w:r>
          </w:p>
        </w:tc>
        <w:tc>
          <w:tcPr>
            <w:tcW w:w="0" w:type="auto"/>
          </w:tcPr>
          <w:p w14:paraId="7BE75670" w14:textId="77777777" w:rsidR="00F36BA2" w:rsidRDefault="00000000">
            <w:pPr>
              <w:pStyle w:val="Compact"/>
              <w:jc w:val="right"/>
            </w:pPr>
            <w:r>
              <w:t>3,463</w:t>
            </w:r>
          </w:p>
        </w:tc>
        <w:tc>
          <w:tcPr>
            <w:tcW w:w="0" w:type="auto"/>
          </w:tcPr>
          <w:p w14:paraId="74EBF667" w14:textId="77777777" w:rsidR="00F36BA2" w:rsidRDefault="00000000">
            <w:pPr>
              <w:pStyle w:val="Compact"/>
            </w:pPr>
            <w:r>
              <w:t>93.7%</w:t>
            </w:r>
          </w:p>
        </w:tc>
        <w:tc>
          <w:tcPr>
            <w:tcW w:w="0" w:type="auto"/>
          </w:tcPr>
          <w:p w14:paraId="1B58D26B" w14:textId="77777777" w:rsidR="00F36BA2" w:rsidRDefault="00000000">
            <w:pPr>
              <w:pStyle w:val="Compact"/>
            </w:pPr>
            <w:r>
              <w:t>53.5%</w:t>
            </w:r>
          </w:p>
        </w:tc>
      </w:tr>
      <w:tr w:rsidR="00F36BA2" w14:paraId="56423668" w14:textId="77777777">
        <w:tc>
          <w:tcPr>
            <w:tcW w:w="0" w:type="auto"/>
          </w:tcPr>
          <w:p w14:paraId="749ABA95" w14:textId="77777777" w:rsidR="00F36BA2" w:rsidRDefault="00000000">
            <w:pPr>
              <w:pStyle w:val="Compact"/>
            </w:pPr>
            <w:r>
              <w:t>2022</w:t>
            </w:r>
          </w:p>
        </w:tc>
        <w:tc>
          <w:tcPr>
            <w:tcW w:w="0" w:type="auto"/>
          </w:tcPr>
          <w:p w14:paraId="6EF4EE92" w14:textId="77777777" w:rsidR="00F36BA2" w:rsidRDefault="00000000">
            <w:pPr>
              <w:pStyle w:val="Compact"/>
            </w:pPr>
            <w:r>
              <w:t>Feb 01</w:t>
            </w:r>
          </w:p>
        </w:tc>
        <w:tc>
          <w:tcPr>
            <w:tcW w:w="0" w:type="auto"/>
          </w:tcPr>
          <w:p w14:paraId="45714E66" w14:textId="77777777" w:rsidR="00F36BA2" w:rsidRDefault="00000000">
            <w:pPr>
              <w:pStyle w:val="Compact"/>
            </w:pPr>
            <w:r>
              <w:t>Jun 15</w:t>
            </w:r>
          </w:p>
        </w:tc>
        <w:tc>
          <w:tcPr>
            <w:tcW w:w="0" w:type="auto"/>
          </w:tcPr>
          <w:p w14:paraId="26D98688" w14:textId="77777777" w:rsidR="00F36BA2" w:rsidRDefault="00000000">
            <w:pPr>
              <w:pStyle w:val="Compact"/>
              <w:jc w:val="right"/>
            </w:pPr>
            <w:r>
              <w:t>6,478</w:t>
            </w:r>
          </w:p>
        </w:tc>
        <w:tc>
          <w:tcPr>
            <w:tcW w:w="0" w:type="auto"/>
          </w:tcPr>
          <w:p w14:paraId="020AE354" w14:textId="77777777" w:rsidR="00F36BA2" w:rsidRDefault="00000000">
            <w:pPr>
              <w:pStyle w:val="Compact"/>
              <w:jc w:val="right"/>
            </w:pPr>
            <w:r>
              <w:t>5,738</w:t>
            </w:r>
          </w:p>
        </w:tc>
        <w:tc>
          <w:tcPr>
            <w:tcW w:w="0" w:type="auto"/>
          </w:tcPr>
          <w:p w14:paraId="76BFD1C6" w14:textId="77777777" w:rsidR="00F36BA2" w:rsidRDefault="00000000">
            <w:pPr>
              <w:pStyle w:val="Compact"/>
              <w:jc w:val="right"/>
            </w:pPr>
            <w:r>
              <w:t>3,276</w:t>
            </w:r>
          </w:p>
        </w:tc>
        <w:tc>
          <w:tcPr>
            <w:tcW w:w="0" w:type="auto"/>
          </w:tcPr>
          <w:p w14:paraId="37DF84FB" w14:textId="77777777" w:rsidR="00F36BA2" w:rsidRDefault="00000000">
            <w:pPr>
              <w:pStyle w:val="Compact"/>
            </w:pPr>
            <w:r>
              <w:t>88.6%</w:t>
            </w:r>
          </w:p>
        </w:tc>
        <w:tc>
          <w:tcPr>
            <w:tcW w:w="0" w:type="auto"/>
          </w:tcPr>
          <w:p w14:paraId="14FD58BE" w14:textId="77777777" w:rsidR="00F36BA2" w:rsidRDefault="00000000">
            <w:pPr>
              <w:pStyle w:val="Compact"/>
            </w:pPr>
            <w:r>
              <w:t>50.6%</w:t>
            </w:r>
          </w:p>
        </w:tc>
      </w:tr>
    </w:tbl>
    <w:p w14:paraId="452E1543" w14:textId="52F5618E" w:rsidR="00F36BA2" w:rsidRDefault="00000000">
      <w:pPr>
        <w:pStyle w:val="BodyText"/>
      </w:pPr>
      <w:r>
        <w:t xml:space="preserve">For 2019 - 2022, SONAR fish targets that were larger than 67 cm or had a greater than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w:t>
      </w:r>
      <w:ins w:id="122" w:author="Trumbull, Robert" w:date="2024-03-16T15:34:00Z">
        <w:r w:rsidR="003F6CD8">
          <w:t xml:space="preserve">complete </w:t>
        </w:r>
      </w:ins>
      <w:del w:id="123" w:author="Trumbull, Robert" w:date="2024-03-16T15:34:00Z">
        <w:r w:rsidDel="003F6CD8">
          <w:delText xml:space="preserve">over </w:delText>
        </w:r>
      </w:del>
      <w:r>
        <w:t>by mid-June, so we restricted the steelhead season to SONAR observations or predictions between February 1 and June 15.</w:t>
      </w:r>
    </w:p>
    <w:p w14:paraId="13F2913F" w14:textId="744823C1" w:rsidR="00F36BA2" w:rsidRDefault="00000000">
      <w:pPr>
        <w:pStyle w:val="BodyText"/>
      </w:pPr>
      <w:r>
        <w:t>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w:t>
      </w:r>
      <w:ins w:id="124" w:author="Trumbull, Robert" w:date="2024-03-16T15:34:00Z">
        <w:r w:rsidR="003F6CD8">
          <w:t>,</w:t>
        </w:r>
      </w:ins>
      <w:r>
        <w:t xml:space="preserv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5BBAD28F" w14:textId="77ACC168" w:rsidR="00F36BA2" w:rsidRDefault="00000000">
      <w:pPr>
        <w:pStyle w:val="BodyText"/>
      </w:pPr>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w:t>
      </w:r>
      <w:ins w:id="125" w:author="Trumbull, Robert" w:date="2024-03-16T15:36:00Z">
        <w:r w:rsidR="001E155A">
          <w:t>f course</w:t>
        </w:r>
      </w:ins>
      <w:del w:id="126" w:author="Trumbull, Robert" w:date="2024-03-16T15:36:00Z">
        <w:r w:rsidDel="001E155A">
          <w:delText>bviously</w:delText>
        </w:r>
      </w:del>
      <w:r>
        <w:t>, there may be kelts prior to May 15, and there may be milling fish after that date, but our assumption is that the number of downstream moving kelts prior to that date equals the number of downstream milling fish after that date.</w:t>
      </w:r>
    </w:p>
    <w:p w14:paraId="292CAC64" w14:textId="77777777" w:rsidR="00F36BA2" w:rsidRDefault="00000000">
      <w:pPr>
        <w:pStyle w:val="Heading3"/>
      </w:pPr>
      <w:bookmarkStart w:id="127" w:name="comparison-with-redd-based-estimates"/>
      <w:r>
        <w:rPr>
          <w:rStyle w:val="SectionNumber"/>
        </w:rPr>
        <w:t>3.6.1</w:t>
      </w:r>
      <w:r>
        <w:tab/>
        <w:t>Comparison with Redd-Based Estimates</w:t>
      </w:r>
    </w:p>
    <w:p w14:paraId="31DE3625" w14:textId="77777777" w:rsidR="00F36BA2" w:rsidRDefault="00000000">
      <w:pPr>
        <w:pStyle w:val="FirstParagraph"/>
      </w:pPr>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w:t>
      </w:r>
      <w:r>
        <w:lastRenderedPageBreak/>
        <w:t>of total redds are then expanded to spawners by multiplying by a fish / redd constant of 1.62. We compared the SONAR-based estimates of steelhead escapement to the redd-based estimates of steelhead spawners for 2019, 2021 and 2022. Due to COVID, no redd surveys were conducted in 2020, so no redd-based estimate is available.</w:t>
      </w:r>
    </w:p>
    <w:p w14:paraId="34CFFDA9" w14:textId="77777777" w:rsidR="00F36BA2" w:rsidRDefault="00000000">
      <w:pPr>
        <w:pStyle w:val="Heading1"/>
      </w:pPr>
      <w:bookmarkStart w:id="128" w:name="results"/>
      <w:bookmarkEnd w:id="53"/>
      <w:bookmarkEnd w:id="117"/>
      <w:bookmarkEnd w:id="127"/>
      <w:r>
        <w:rPr>
          <w:rStyle w:val="SectionNumber"/>
        </w:rPr>
        <w:t>4</w:t>
      </w:r>
      <w:r>
        <w:tab/>
        <w:t>Results</w:t>
      </w:r>
    </w:p>
    <w:p w14:paraId="2A431C87" w14:textId="77777777" w:rsidR="00F36BA2" w:rsidRDefault="00000000">
      <w:pPr>
        <w:pStyle w:val="Heading2"/>
      </w:pPr>
      <w:bookmarkStart w:id="129" w:name="data-reviewer-comparison-1"/>
      <w:r>
        <w:rPr>
          <w:rStyle w:val="SectionNumber"/>
        </w:rPr>
        <w:t>4.1</w:t>
      </w:r>
      <w:r>
        <w:tab/>
        <w:t>Data Reviewer Comparison</w:t>
      </w:r>
    </w:p>
    <w:p w14:paraId="6BAA429A" w14:textId="77777777" w:rsidR="00F36BA2" w:rsidRDefault="00000000">
      <w:pPr>
        <w:pStyle w:val="FirstParagraph"/>
      </w:pPr>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7DCA0CCC" w14:textId="77777777" w:rsidR="00F36BA2" w:rsidRDefault="00000000">
      <w:pPr>
        <w:pStyle w:val="TableCaption"/>
      </w:pPr>
      <w:r>
        <w:t>Table 4.1: Total counts of steelhead by direction and year for each observer pair during days when both observers were counting.</w:t>
      </w:r>
    </w:p>
    <w:tbl>
      <w:tblPr>
        <w:tblStyle w:val="Table"/>
        <w:tblW w:w="0" w:type="auto"/>
        <w:tblLook w:val="0020" w:firstRow="1" w:lastRow="0" w:firstColumn="0" w:lastColumn="0" w:noHBand="0" w:noVBand="0"/>
      </w:tblPr>
      <w:tblGrid>
        <w:gridCol w:w="663"/>
        <w:gridCol w:w="1368"/>
        <w:gridCol w:w="445"/>
        <w:gridCol w:w="453"/>
        <w:gridCol w:w="443"/>
        <w:gridCol w:w="440"/>
        <w:gridCol w:w="475"/>
        <w:gridCol w:w="440"/>
      </w:tblGrid>
      <w:tr w:rsidR="00F36BA2" w14:paraId="1E47FF65"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4B59DBE1" w14:textId="77777777" w:rsidR="00F36BA2" w:rsidRDefault="00000000">
            <w:pPr>
              <w:pStyle w:val="Compact"/>
              <w:jc w:val="right"/>
            </w:pPr>
            <w:r>
              <w:t>Year</w:t>
            </w:r>
          </w:p>
        </w:tc>
        <w:tc>
          <w:tcPr>
            <w:tcW w:w="0" w:type="auto"/>
          </w:tcPr>
          <w:p w14:paraId="5155249F" w14:textId="77777777" w:rsidR="00F36BA2" w:rsidRDefault="00000000">
            <w:pPr>
              <w:pStyle w:val="Compact"/>
            </w:pPr>
            <w:r>
              <w:t>Direction</w:t>
            </w:r>
          </w:p>
        </w:tc>
        <w:tc>
          <w:tcPr>
            <w:tcW w:w="0" w:type="auto"/>
          </w:tcPr>
          <w:p w14:paraId="4A6AD874" w14:textId="77777777" w:rsidR="00F36BA2" w:rsidRDefault="00000000">
            <w:pPr>
              <w:pStyle w:val="Compact"/>
              <w:jc w:val="right"/>
            </w:pPr>
            <w:r>
              <w:t>AS</w:t>
            </w:r>
          </w:p>
        </w:tc>
        <w:tc>
          <w:tcPr>
            <w:tcW w:w="0" w:type="auto"/>
          </w:tcPr>
          <w:p w14:paraId="7FFEBB2B" w14:textId="77777777" w:rsidR="00F36BA2" w:rsidRDefault="00000000">
            <w:pPr>
              <w:pStyle w:val="Compact"/>
              <w:jc w:val="right"/>
            </w:pPr>
            <w:r>
              <w:t>BC</w:t>
            </w:r>
          </w:p>
        </w:tc>
        <w:tc>
          <w:tcPr>
            <w:tcW w:w="0" w:type="auto"/>
          </w:tcPr>
          <w:p w14:paraId="6A5F6970" w14:textId="77777777" w:rsidR="00F36BA2" w:rsidRDefault="00000000">
            <w:pPr>
              <w:pStyle w:val="Compact"/>
              <w:jc w:val="right"/>
            </w:pPr>
            <w:r>
              <w:t>BT</w:t>
            </w:r>
          </w:p>
        </w:tc>
        <w:tc>
          <w:tcPr>
            <w:tcW w:w="0" w:type="auto"/>
          </w:tcPr>
          <w:p w14:paraId="695CE173" w14:textId="77777777" w:rsidR="00F36BA2" w:rsidRDefault="00000000">
            <w:pPr>
              <w:pStyle w:val="Compact"/>
              <w:jc w:val="right"/>
            </w:pPr>
            <w:r>
              <w:t>CS</w:t>
            </w:r>
          </w:p>
        </w:tc>
        <w:tc>
          <w:tcPr>
            <w:tcW w:w="0" w:type="auto"/>
          </w:tcPr>
          <w:p w14:paraId="2B41EAF8" w14:textId="77777777" w:rsidR="00F36BA2" w:rsidRDefault="00000000">
            <w:pPr>
              <w:pStyle w:val="Compact"/>
              <w:jc w:val="right"/>
            </w:pPr>
            <w:r>
              <w:t>GB</w:t>
            </w:r>
          </w:p>
        </w:tc>
        <w:tc>
          <w:tcPr>
            <w:tcW w:w="0" w:type="auto"/>
          </w:tcPr>
          <w:p w14:paraId="1ADFFF0B" w14:textId="77777777" w:rsidR="00F36BA2" w:rsidRDefault="00000000">
            <w:pPr>
              <w:pStyle w:val="Compact"/>
              <w:jc w:val="right"/>
            </w:pPr>
            <w:r>
              <w:t>JG</w:t>
            </w:r>
          </w:p>
        </w:tc>
      </w:tr>
      <w:tr w:rsidR="00F36BA2" w14:paraId="53E7EA80" w14:textId="77777777">
        <w:tc>
          <w:tcPr>
            <w:tcW w:w="0" w:type="auto"/>
          </w:tcPr>
          <w:p w14:paraId="4B1D9A96" w14:textId="77777777" w:rsidR="00F36BA2" w:rsidRDefault="00000000">
            <w:pPr>
              <w:pStyle w:val="Compact"/>
              <w:jc w:val="right"/>
            </w:pPr>
            <w:r>
              <w:t>2019</w:t>
            </w:r>
          </w:p>
        </w:tc>
        <w:tc>
          <w:tcPr>
            <w:tcW w:w="0" w:type="auto"/>
          </w:tcPr>
          <w:p w14:paraId="49C03E9D" w14:textId="77777777" w:rsidR="00F36BA2" w:rsidRDefault="00000000">
            <w:pPr>
              <w:pStyle w:val="Compact"/>
            </w:pPr>
            <w:r>
              <w:t>Upstream</w:t>
            </w:r>
          </w:p>
        </w:tc>
        <w:tc>
          <w:tcPr>
            <w:tcW w:w="0" w:type="auto"/>
          </w:tcPr>
          <w:p w14:paraId="6F2EE9DE" w14:textId="77777777" w:rsidR="00F36BA2" w:rsidRDefault="00000000">
            <w:pPr>
              <w:pStyle w:val="Compact"/>
              <w:jc w:val="right"/>
            </w:pPr>
            <w:r>
              <w:t>38</w:t>
            </w:r>
          </w:p>
        </w:tc>
        <w:tc>
          <w:tcPr>
            <w:tcW w:w="0" w:type="auto"/>
          </w:tcPr>
          <w:p w14:paraId="75CEEBDF" w14:textId="77777777" w:rsidR="00F36BA2" w:rsidRDefault="00000000">
            <w:pPr>
              <w:pStyle w:val="Compact"/>
              <w:jc w:val="right"/>
            </w:pPr>
            <w:r>
              <w:t>38</w:t>
            </w:r>
          </w:p>
        </w:tc>
        <w:tc>
          <w:tcPr>
            <w:tcW w:w="0" w:type="auto"/>
          </w:tcPr>
          <w:p w14:paraId="1E3BBE61" w14:textId="77777777" w:rsidR="00F36BA2" w:rsidRDefault="00000000">
            <w:pPr>
              <w:pStyle w:val="Compact"/>
              <w:jc w:val="right"/>
            </w:pPr>
            <w:r>
              <w:t>-</w:t>
            </w:r>
          </w:p>
        </w:tc>
        <w:tc>
          <w:tcPr>
            <w:tcW w:w="0" w:type="auto"/>
          </w:tcPr>
          <w:p w14:paraId="75034628" w14:textId="77777777" w:rsidR="00F36BA2" w:rsidRDefault="00000000">
            <w:pPr>
              <w:pStyle w:val="Compact"/>
              <w:jc w:val="right"/>
            </w:pPr>
            <w:r>
              <w:t>-</w:t>
            </w:r>
          </w:p>
        </w:tc>
        <w:tc>
          <w:tcPr>
            <w:tcW w:w="0" w:type="auto"/>
          </w:tcPr>
          <w:p w14:paraId="19A77235" w14:textId="77777777" w:rsidR="00F36BA2" w:rsidRDefault="00000000">
            <w:pPr>
              <w:pStyle w:val="Compact"/>
              <w:jc w:val="right"/>
            </w:pPr>
            <w:r>
              <w:t>-</w:t>
            </w:r>
          </w:p>
        </w:tc>
        <w:tc>
          <w:tcPr>
            <w:tcW w:w="0" w:type="auto"/>
          </w:tcPr>
          <w:p w14:paraId="47D51087" w14:textId="77777777" w:rsidR="00F36BA2" w:rsidRDefault="00000000">
            <w:pPr>
              <w:pStyle w:val="Compact"/>
              <w:jc w:val="right"/>
            </w:pPr>
            <w:r>
              <w:t>-</w:t>
            </w:r>
          </w:p>
        </w:tc>
      </w:tr>
      <w:tr w:rsidR="00F36BA2" w14:paraId="7B7C6AF5" w14:textId="77777777">
        <w:tc>
          <w:tcPr>
            <w:tcW w:w="0" w:type="auto"/>
          </w:tcPr>
          <w:p w14:paraId="031C1A14" w14:textId="77777777" w:rsidR="00F36BA2" w:rsidRDefault="00000000">
            <w:pPr>
              <w:pStyle w:val="Compact"/>
              <w:jc w:val="right"/>
            </w:pPr>
            <w:r>
              <w:t>2019</w:t>
            </w:r>
          </w:p>
        </w:tc>
        <w:tc>
          <w:tcPr>
            <w:tcW w:w="0" w:type="auto"/>
          </w:tcPr>
          <w:p w14:paraId="6821221E" w14:textId="77777777" w:rsidR="00F36BA2" w:rsidRDefault="00000000">
            <w:pPr>
              <w:pStyle w:val="Compact"/>
            </w:pPr>
            <w:r>
              <w:t>Upstream</w:t>
            </w:r>
          </w:p>
        </w:tc>
        <w:tc>
          <w:tcPr>
            <w:tcW w:w="0" w:type="auto"/>
          </w:tcPr>
          <w:p w14:paraId="5A26C339" w14:textId="77777777" w:rsidR="00F36BA2" w:rsidRDefault="00000000">
            <w:pPr>
              <w:pStyle w:val="Compact"/>
              <w:jc w:val="right"/>
            </w:pPr>
            <w:r>
              <w:t>-</w:t>
            </w:r>
          </w:p>
        </w:tc>
        <w:tc>
          <w:tcPr>
            <w:tcW w:w="0" w:type="auto"/>
          </w:tcPr>
          <w:p w14:paraId="1C1C48E3" w14:textId="77777777" w:rsidR="00F36BA2" w:rsidRDefault="00000000">
            <w:pPr>
              <w:pStyle w:val="Compact"/>
              <w:jc w:val="right"/>
            </w:pPr>
            <w:r>
              <w:t>38</w:t>
            </w:r>
          </w:p>
        </w:tc>
        <w:tc>
          <w:tcPr>
            <w:tcW w:w="0" w:type="auto"/>
          </w:tcPr>
          <w:p w14:paraId="0424E484" w14:textId="77777777" w:rsidR="00F36BA2" w:rsidRDefault="00000000">
            <w:pPr>
              <w:pStyle w:val="Compact"/>
              <w:jc w:val="right"/>
            </w:pPr>
            <w:r>
              <w:t>-</w:t>
            </w:r>
          </w:p>
        </w:tc>
        <w:tc>
          <w:tcPr>
            <w:tcW w:w="0" w:type="auto"/>
          </w:tcPr>
          <w:p w14:paraId="165F4A56" w14:textId="77777777" w:rsidR="00F36BA2" w:rsidRDefault="00000000">
            <w:pPr>
              <w:pStyle w:val="Compact"/>
              <w:jc w:val="right"/>
            </w:pPr>
            <w:r>
              <w:t>-</w:t>
            </w:r>
          </w:p>
        </w:tc>
        <w:tc>
          <w:tcPr>
            <w:tcW w:w="0" w:type="auto"/>
          </w:tcPr>
          <w:p w14:paraId="60B3896D" w14:textId="77777777" w:rsidR="00F36BA2" w:rsidRDefault="00000000">
            <w:pPr>
              <w:pStyle w:val="Compact"/>
              <w:jc w:val="right"/>
            </w:pPr>
            <w:r>
              <w:t>-</w:t>
            </w:r>
          </w:p>
        </w:tc>
        <w:tc>
          <w:tcPr>
            <w:tcW w:w="0" w:type="auto"/>
          </w:tcPr>
          <w:p w14:paraId="62ABFFAD" w14:textId="77777777" w:rsidR="00F36BA2" w:rsidRDefault="00000000">
            <w:pPr>
              <w:pStyle w:val="Compact"/>
              <w:jc w:val="right"/>
            </w:pPr>
            <w:r>
              <w:t>37</w:t>
            </w:r>
          </w:p>
        </w:tc>
      </w:tr>
      <w:tr w:rsidR="00F36BA2" w14:paraId="0237C0FB" w14:textId="77777777">
        <w:tc>
          <w:tcPr>
            <w:tcW w:w="0" w:type="auto"/>
          </w:tcPr>
          <w:p w14:paraId="6F203469" w14:textId="77777777" w:rsidR="00F36BA2" w:rsidRDefault="00000000">
            <w:pPr>
              <w:pStyle w:val="Compact"/>
              <w:jc w:val="right"/>
            </w:pPr>
            <w:r>
              <w:t>2019</w:t>
            </w:r>
          </w:p>
        </w:tc>
        <w:tc>
          <w:tcPr>
            <w:tcW w:w="0" w:type="auto"/>
          </w:tcPr>
          <w:p w14:paraId="41878047" w14:textId="77777777" w:rsidR="00F36BA2" w:rsidRDefault="00000000">
            <w:pPr>
              <w:pStyle w:val="Compact"/>
            </w:pPr>
            <w:r>
              <w:t>Upstream</w:t>
            </w:r>
          </w:p>
        </w:tc>
        <w:tc>
          <w:tcPr>
            <w:tcW w:w="0" w:type="auto"/>
          </w:tcPr>
          <w:p w14:paraId="0650FF6F" w14:textId="77777777" w:rsidR="00F36BA2" w:rsidRDefault="00000000">
            <w:pPr>
              <w:pStyle w:val="Compact"/>
              <w:jc w:val="right"/>
            </w:pPr>
            <w:r>
              <w:t>38</w:t>
            </w:r>
          </w:p>
        </w:tc>
        <w:tc>
          <w:tcPr>
            <w:tcW w:w="0" w:type="auto"/>
          </w:tcPr>
          <w:p w14:paraId="6C63FE6B" w14:textId="77777777" w:rsidR="00F36BA2" w:rsidRDefault="00000000">
            <w:pPr>
              <w:pStyle w:val="Compact"/>
              <w:jc w:val="right"/>
            </w:pPr>
            <w:r>
              <w:t>-</w:t>
            </w:r>
          </w:p>
        </w:tc>
        <w:tc>
          <w:tcPr>
            <w:tcW w:w="0" w:type="auto"/>
          </w:tcPr>
          <w:p w14:paraId="53243872" w14:textId="77777777" w:rsidR="00F36BA2" w:rsidRDefault="00000000">
            <w:pPr>
              <w:pStyle w:val="Compact"/>
              <w:jc w:val="right"/>
            </w:pPr>
            <w:r>
              <w:t>-</w:t>
            </w:r>
          </w:p>
        </w:tc>
        <w:tc>
          <w:tcPr>
            <w:tcW w:w="0" w:type="auto"/>
          </w:tcPr>
          <w:p w14:paraId="2F9644B5" w14:textId="77777777" w:rsidR="00F36BA2" w:rsidRDefault="00000000">
            <w:pPr>
              <w:pStyle w:val="Compact"/>
              <w:jc w:val="right"/>
            </w:pPr>
            <w:r>
              <w:t>-</w:t>
            </w:r>
          </w:p>
        </w:tc>
        <w:tc>
          <w:tcPr>
            <w:tcW w:w="0" w:type="auto"/>
          </w:tcPr>
          <w:p w14:paraId="32D69EAF" w14:textId="77777777" w:rsidR="00F36BA2" w:rsidRDefault="00000000">
            <w:pPr>
              <w:pStyle w:val="Compact"/>
              <w:jc w:val="right"/>
            </w:pPr>
            <w:r>
              <w:t>-</w:t>
            </w:r>
          </w:p>
        </w:tc>
        <w:tc>
          <w:tcPr>
            <w:tcW w:w="0" w:type="auto"/>
          </w:tcPr>
          <w:p w14:paraId="6E926BA0" w14:textId="77777777" w:rsidR="00F36BA2" w:rsidRDefault="00000000">
            <w:pPr>
              <w:pStyle w:val="Compact"/>
              <w:jc w:val="right"/>
            </w:pPr>
            <w:r>
              <w:t>37</w:t>
            </w:r>
          </w:p>
        </w:tc>
      </w:tr>
      <w:tr w:rsidR="00F36BA2" w14:paraId="09E12B9B" w14:textId="77777777">
        <w:tc>
          <w:tcPr>
            <w:tcW w:w="0" w:type="auto"/>
          </w:tcPr>
          <w:p w14:paraId="2FF30738" w14:textId="77777777" w:rsidR="00F36BA2" w:rsidRDefault="00000000">
            <w:pPr>
              <w:pStyle w:val="Compact"/>
              <w:jc w:val="right"/>
            </w:pPr>
            <w:r>
              <w:t>2020</w:t>
            </w:r>
          </w:p>
        </w:tc>
        <w:tc>
          <w:tcPr>
            <w:tcW w:w="0" w:type="auto"/>
          </w:tcPr>
          <w:p w14:paraId="1968C55E" w14:textId="77777777" w:rsidR="00F36BA2" w:rsidRDefault="00000000">
            <w:pPr>
              <w:pStyle w:val="Compact"/>
            </w:pPr>
            <w:r>
              <w:t>Upstream</w:t>
            </w:r>
          </w:p>
        </w:tc>
        <w:tc>
          <w:tcPr>
            <w:tcW w:w="0" w:type="auto"/>
          </w:tcPr>
          <w:p w14:paraId="63685F58" w14:textId="77777777" w:rsidR="00F36BA2" w:rsidRDefault="00000000">
            <w:pPr>
              <w:pStyle w:val="Compact"/>
              <w:jc w:val="right"/>
            </w:pPr>
            <w:r>
              <w:t>31</w:t>
            </w:r>
          </w:p>
        </w:tc>
        <w:tc>
          <w:tcPr>
            <w:tcW w:w="0" w:type="auto"/>
          </w:tcPr>
          <w:p w14:paraId="361E95A6" w14:textId="77777777" w:rsidR="00F36BA2" w:rsidRDefault="00000000">
            <w:pPr>
              <w:pStyle w:val="Compact"/>
              <w:jc w:val="right"/>
            </w:pPr>
            <w:r>
              <w:t>-</w:t>
            </w:r>
          </w:p>
        </w:tc>
        <w:tc>
          <w:tcPr>
            <w:tcW w:w="0" w:type="auto"/>
          </w:tcPr>
          <w:p w14:paraId="4E5FE39C" w14:textId="77777777" w:rsidR="00F36BA2" w:rsidRDefault="00000000">
            <w:pPr>
              <w:pStyle w:val="Compact"/>
              <w:jc w:val="right"/>
            </w:pPr>
            <w:r>
              <w:t>32</w:t>
            </w:r>
          </w:p>
        </w:tc>
        <w:tc>
          <w:tcPr>
            <w:tcW w:w="0" w:type="auto"/>
          </w:tcPr>
          <w:p w14:paraId="4FABBD80" w14:textId="77777777" w:rsidR="00F36BA2" w:rsidRDefault="00000000">
            <w:pPr>
              <w:pStyle w:val="Compact"/>
              <w:jc w:val="right"/>
            </w:pPr>
            <w:r>
              <w:t>-</w:t>
            </w:r>
          </w:p>
        </w:tc>
        <w:tc>
          <w:tcPr>
            <w:tcW w:w="0" w:type="auto"/>
          </w:tcPr>
          <w:p w14:paraId="0A91AB93" w14:textId="77777777" w:rsidR="00F36BA2" w:rsidRDefault="00000000">
            <w:pPr>
              <w:pStyle w:val="Compact"/>
              <w:jc w:val="right"/>
            </w:pPr>
            <w:r>
              <w:t>-</w:t>
            </w:r>
          </w:p>
        </w:tc>
        <w:tc>
          <w:tcPr>
            <w:tcW w:w="0" w:type="auto"/>
          </w:tcPr>
          <w:p w14:paraId="116FD23D" w14:textId="77777777" w:rsidR="00F36BA2" w:rsidRDefault="00000000">
            <w:pPr>
              <w:pStyle w:val="Compact"/>
              <w:jc w:val="right"/>
            </w:pPr>
            <w:r>
              <w:t>-</w:t>
            </w:r>
          </w:p>
        </w:tc>
      </w:tr>
      <w:tr w:rsidR="00F36BA2" w14:paraId="4576C47F" w14:textId="77777777">
        <w:tc>
          <w:tcPr>
            <w:tcW w:w="0" w:type="auto"/>
          </w:tcPr>
          <w:p w14:paraId="1E528AB0" w14:textId="77777777" w:rsidR="00F36BA2" w:rsidRDefault="00000000">
            <w:pPr>
              <w:pStyle w:val="Compact"/>
              <w:jc w:val="right"/>
            </w:pPr>
            <w:r>
              <w:t>2021</w:t>
            </w:r>
          </w:p>
        </w:tc>
        <w:tc>
          <w:tcPr>
            <w:tcW w:w="0" w:type="auto"/>
          </w:tcPr>
          <w:p w14:paraId="5F9F5050" w14:textId="77777777" w:rsidR="00F36BA2" w:rsidRDefault="00000000">
            <w:pPr>
              <w:pStyle w:val="Compact"/>
            </w:pPr>
            <w:r>
              <w:t>Upstream</w:t>
            </w:r>
          </w:p>
        </w:tc>
        <w:tc>
          <w:tcPr>
            <w:tcW w:w="0" w:type="auto"/>
          </w:tcPr>
          <w:p w14:paraId="7DD8E6C0" w14:textId="77777777" w:rsidR="00F36BA2" w:rsidRDefault="00000000">
            <w:pPr>
              <w:pStyle w:val="Compact"/>
              <w:jc w:val="right"/>
            </w:pPr>
            <w:r>
              <w:t>14</w:t>
            </w:r>
          </w:p>
        </w:tc>
        <w:tc>
          <w:tcPr>
            <w:tcW w:w="0" w:type="auto"/>
          </w:tcPr>
          <w:p w14:paraId="05193DDA" w14:textId="77777777" w:rsidR="00F36BA2" w:rsidRDefault="00000000">
            <w:pPr>
              <w:pStyle w:val="Compact"/>
              <w:jc w:val="right"/>
            </w:pPr>
            <w:r>
              <w:t>-</w:t>
            </w:r>
          </w:p>
        </w:tc>
        <w:tc>
          <w:tcPr>
            <w:tcW w:w="0" w:type="auto"/>
          </w:tcPr>
          <w:p w14:paraId="34668F77" w14:textId="77777777" w:rsidR="00F36BA2" w:rsidRDefault="00000000">
            <w:pPr>
              <w:pStyle w:val="Compact"/>
              <w:jc w:val="right"/>
            </w:pPr>
            <w:r>
              <w:t>13</w:t>
            </w:r>
          </w:p>
        </w:tc>
        <w:tc>
          <w:tcPr>
            <w:tcW w:w="0" w:type="auto"/>
          </w:tcPr>
          <w:p w14:paraId="5D9A95B4" w14:textId="77777777" w:rsidR="00F36BA2" w:rsidRDefault="00000000">
            <w:pPr>
              <w:pStyle w:val="Compact"/>
              <w:jc w:val="right"/>
            </w:pPr>
            <w:r>
              <w:t>-</w:t>
            </w:r>
          </w:p>
        </w:tc>
        <w:tc>
          <w:tcPr>
            <w:tcW w:w="0" w:type="auto"/>
          </w:tcPr>
          <w:p w14:paraId="0E6E138E" w14:textId="77777777" w:rsidR="00F36BA2" w:rsidRDefault="00000000">
            <w:pPr>
              <w:pStyle w:val="Compact"/>
              <w:jc w:val="right"/>
            </w:pPr>
            <w:r>
              <w:t>-</w:t>
            </w:r>
          </w:p>
        </w:tc>
        <w:tc>
          <w:tcPr>
            <w:tcW w:w="0" w:type="auto"/>
          </w:tcPr>
          <w:p w14:paraId="2FF0D70C" w14:textId="77777777" w:rsidR="00F36BA2" w:rsidRDefault="00000000">
            <w:pPr>
              <w:pStyle w:val="Compact"/>
              <w:jc w:val="right"/>
            </w:pPr>
            <w:r>
              <w:t>-</w:t>
            </w:r>
          </w:p>
        </w:tc>
      </w:tr>
      <w:tr w:rsidR="00F36BA2" w14:paraId="4F1DD7A6" w14:textId="77777777">
        <w:tc>
          <w:tcPr>
            <w:tcW w:w="0" w:type="auto"/>
          </w:tcPr>
          <w:p w14:paraId="785D0D81" w14:textId="77777777" w:rsidR="00F36BA2" w:rsidRDefault="00000000">
            <w:pPr>
              <w:pStyle w:val="Compact"/>
              <w:jc w:val="right"/>
            </w:pPr>
            <w:r>
              <w:t>2021</w:t>
            </w:r>
          </w:p>
        </w:tc>
        <w:tc>
          <w:tcPr>
            <w:tcW w:w="0" w:type="auto"/>
          </w:tcPr>
          <w:p w14:paraId="24DC181C" w14:textId="77777777" w:rsidR="00F36BA2" w:rsidRDefault="00000000">
            <w:pPr>
              <w:pStyle w:val="Compact"/>
            </w:pPr>
            <w:r>
              <w:t>Upstream</w:t>
            </w:r>
          </w:p>
        </w:tc>
        <w:tc>
          <w:tcPr>
            <w:tcW w:w="0" w:type="auto"/>
          </w:tcPr>
          <w:p w14:paraId="2A95A298" w14:textId="77777777" w:rsidR="00F36BA2" w:rsidRDefault="00000000">
            <w:pPr>
              <w:pStyle w:val="Compact"/>
              <w:jc w:val="right"/>
            </w:pPr>
            <w:r>
              <w:t>26</w:t>
            </w:r>
          </w:p>
        </w:tc>
        <w:tc>
          <w:tcPr>
            <w:tcW w:w="0" w:type="auto"/>
          </w:tcPr>
          <w:p w14:paraId="498B7271" w14:textId="77777777" w:rsidR="00F36BA2" w:rsidRDefault="00000000">
            <w:pPr>
              <w:pStyle w:val="Compact"/>
              <w:jc w:val="right"/>
            </w:pPr>
            <w:r>
              <w:t>-</w:t>
            </w:r>
          </w:p>
        </w:tc>
        <w:tc>
          <w:tcPr>
            <w:tcW w:w="0" w:type="auto"/>
          </w:tcPr>
          <w:p w14:paraId="05B22EFF" w14:textId="77777777" w:rsidR="00F36BA2" w:rsidRDefault="00000000">
            <w:pPr>
              <w:pStyle w:val="Compact"/>
              <w:jc w:val="right"/>
            </w:pPr>
            <w:r>
              <w:t>-</w:t>
            </w:r>
          </w:p>
        </w:tc>
        <w:tc>
          <w:tcPr>
            <w:tcW w:w="0" w:type="auto"/>
          </w:tcPr>
          <w:p w14:paraId="1FC1AD3A" w14:textId="77777777" w:rsidR="00F36BA2" w:rsidRDefault="00000000">
            <w:pPr>
              <w:pStyle w:val="Compact"/>
              <w:jc w:val="right"/>
            </w:pPr>
            <w:r>
              <w:t>26</w:t>
            </w:r>
          </w:p>
        </w:tc>
        <w:tc>
          <w:tcPr>
            <w:tcW w:w="0" w:type="auto"/>
          </w:tcPr>
          <w:p w14:paraId="641F5393" w14:textId="77777777" w:rsidR="00F36BA2" w:rsidRDefault="00000000">
            <w:pPr>
              <w:pStyle w:val="Compact"/>
              <w:jc w:val="right"/>
            </w:pPr>
            <w:r>
              <w:t>-</w:t>
            </w:r>
          </w:p>
        </w:tc>
        <w:tc>
          <w:tcPr>
            <w:tcW w:w="0" w:type="auto"/>
          </w:tcPr>
          <w:p w14:paraId="20D60F83" w14:textId="77777777" w:rsidR="00F36BA2" w:rsidRDefault="00000000">
            <w:pPr>
              <w:pStyle w:val="Compact"/>
              <w:jc w:val="right"/>
            </w:pPr>
            <w:r>
              <w:t>-</w:t>
            </w:r>
          </w:p>
        </w:tc>
      </w:tr>
      <w:tr w:rsidR="00F36BA2" w14:paraId="0F843FDE" w14:textId="77777777">
        <w:tc>
          <w:tcPr>
            <w:tcW w:w="0" w:type="auto"/>
          </w:tcPr>
          <w:p w14:paraId="46E6EAF3" w14:textId="77777777" w:rsidR="00F36BA2" w:rsidRDefault="00000000">
            <w:pPr>
              <w:pStyle w:val="Compact"/>
              <w:jc w:val="right"/>
            </w:pPr>
            <w:r>
              <w:t>2021</w:t>
            </w:r>
          </w:p>
        </w:tc>
        <w:tc>
          <w:tcPr>
            <w:tcW w:w="0" w:type="auto"/>
          </w:tcPr>
          <w:p w14:paraId="23D0387B" w14:textId="77777777" w:rsidR="00F36BA2" w:rsidRDefault="00000000">
            <w:pPr>
              <w:pStyle w:val="Compact"/>
            </w:pPr>
            <w:r>
              <w:t>Upstream</w:t>
            </w:r>
          </w:p>
        </w:tc>
        <w:tc>
          <w:tcPr>
            <w:tcW w:w="0" w:type="auto"/>
          </w:tcPr>
          <w:p w14:paraId="0613961D" w14:textId="77777777" w:rsidR="00F36BA2" w:rsidRDefault="00000000">
            <w:pPr>
              <w:pStyle w:val="Compact"/>
              <w:jc w:val="right"/>
            </w:pPr>
            <w:r>
              <w:t>-</w:t>
            </w:r>
          </w:p>
        </w:tc>
        <w:tc>
          <w:tcPr>
            <w:tcW w:w="0" w:type="auto"/>
          </w:tcPr>
          <w:p w14:paraId="38727854" w14:textId="77777777" w:rsidR="00F36BA2" w:rsidRDefault="00000000">
            <w:pPr>
              <w:pStyle w:val="Compact"/>
              <w:jc w:val="right"/>
            </w:pPr>
            <w:r>
              <w:t>-</w:t>
            </w:r>
          </w:p>
        </w:tc>
        <w:tc>
          <w:tcPr>
            <w:tcW w:w="0" w:type="auto"/>
          </w:tcPr>
          <w:p w14:paraId="1A7F0549" w14:textId="77777777" w:rsidR="00F36BA2" w:rsidRDefault="00000000">
            <w:pPr>
              <w:pStyle w:val="Compact"/>
              <w:jc w:val="right"/>
            </w:pPr>
            <w:r>
              <w:t>3</w:t>
            </w:r>
          </w:p>
        </w:tc>
        <w:tc>
          <w:tcPr>
            <w:tcW w:w="0" w:type="auto"/>
          </w:tcPr>
          <w:p w14:paraId="15FA8209" w14:textId="77777777" w:rsidR="00F36BA2" w:rsidRDefault="00000000">
            <w:pPr>
              <w:pStyle w:val="Compact"/>
              <w:jc w:val="right"/>
            </w:pPr>
            <w:r>
              <w:t>3</w:t>
            </w:r>
          </w:p>
        </w:tc>
        <w:tc>
          <w:tcPr>
            <w:tcW w:w="0" w:type="auto"/>
          </w:tcPr>
          <w:p w14:paraId="465B55CE" w14:textId="77777777" w:rsidR="00F36BA2" w:rsidRDefault="00000000">
            <w:pPr>
              <w:pStyle w:val="Compact"/>
              <w:jc w:val="right"/>
            </w:pPr>
            <w:r>
              <w:t>-</w:t>
            </w:r>
          </w:p>
        </w:tc>
        <w:tc>
          <w:tcPr>
            <w:tcW w:w="0" w:type="auto"/>
          </w:tcPr>
          <w:p w14:paraId="38F7A511" w14:textId="77777777" w:rsidR="00F36BA2" w:rsidRDefault="00000000">
            <w:pPr>
              <w:pStyle w:val="Compact"/>
              <w:jc w:val="right"/>
            </w:pPr>
            <w:r>
              <w:t>-</w:t>
            </w:r>
          </w:p>
        </w:tc>
      </w:tr>
      <w:tr w:rsidR="00F36BA2" w14:paraId="714562BA" w14:textId="77777777">
        <w:tc>
          <w:tcPr>
            <w:tcW w:w="0" w:type="auto"/>
          </w:tcPr>
          <w:p w14:paraId="5F92CE16" w14:textId="77777777" w:rsidR="00F36BA2" w:rsidRDefault="00000000">
            <w:pPr>
              <w:pStyle w:val="Compact"/>
              <w:jc w:val="right"/>
            </w:pPr>
            <w:r>
              <w:t>2022</w:t>
            </w:r>
          </w:p>
        </w:tc>
        <w:tc>
          <w:tcPr>
            <w:tcW w:w="0" w:type="auto"/>
          </w:tcPr>
          <w:p w14:paraId="1DF902CD" w14:textId="77777777" w:rsidR="00F36BA2" w:rsidRDefault="00000000">
            <w:pPr>
              <w:pStyle w:val="Compact"/>
            </w:pPr>
            <w:r>
              <w:t>Upstream</w:t>
            </w:r>
          </w:p>
        </w:tc>
        <w:tc>
          <w:tcPr>
            <w:tcW w:w="0" w:type="auto"/>
          </w:tcPr>
          <w:p w14:paraId="74ED4005" w14:textId="77777777" w:rsidR="00F36BA2" w:rsidRDefault="00000000">
            <w:pPr>
              <w:pStyle w:val="Compact"/>
              <w:jc w:val="right"/>
            </w:pPr>
            <w:r>
              <w:t>47</w:t>
            </w:r>
          </w:p>
        </w:tc>
        <w:tc>
          <w:tcPr>
            <w:tcW w:w="0" w:type="auto"/>
          </w:tcPr>
          <w:p w14:paraId="4CBDFFF1" w14:textId="77777777" w:rsidR="00F36BA2" w:rsidRDefault="00000000">
            <w:pPr>
              <w:pStyle w:val="Compact"/>
              <w:jc w:val="right"/>
            </w:pPr>
            <w:r>
              <w:t>-</w:t>
            </w:r>
          </w:p>
        </w:tc>
        <w:tc>
          <w:tcPr>
            <w:tcW w:w="0" w:type="auto"/>
          </w:tcPr>
          <w:p w14:paraId="3010B19E" w14:textId="77777777" w:rsidR="00F36BA2" w:rsidRDefault="00000000">
            <w:pPr>
              <w:pStyle w:val="Compact"/>
              <w:jc w:val="right"/>
            </w:pPr>
            <w:r>
              <w:t>-</w:t>
            </w:r>
          </w:p>
        </w:tc>
        <w:tc>
          <w:tcPr>
            <w:tcW w:w="0" w:type="auto"/>
          </w:tcPr>
          <w:p w14:paraId="0B7AD7EA" w14:textId="77777777" w:rsidR="00F36BA2" w:rsidRDefault="00000000">
            <w:pPr>
              <w:pStyle w:val="Compact"/>
              <w:jc w:val="right"/>
            </w:pPr>
            <w:r>
              <w:t>48</w:t>
            </w:r>
          </w:p>
        </w:tc>
        <w:tc>
          <w:tcPr>
            <w:tcW w:w="0" w:type="auto"/>
          </w:tcPr>
          <w:p w14:paraId="02B9D380" w14:textId="77777777" w:rsidR="00F36BA2" w:rsidRDefault="00000000">
            <w:pPr>
              <w:pStyle w:val="Compact"/>
              <w:jc w:val="right"/>
            </w:pPr>
            <w:r>
              <w:t>-</w:t>
            </w:r>
          </w:p>
        </w:tc>
        <w:tc>
          <w:tcPr>
            <w:tcW w:w="0" w:type="auto"/>
          </w:tcPr>
          <w:p w14:paraId="2DF37E6A" w14:textId="77777777" w:rsidR="00F36BA2" w:rsidRDefault="00000000">
            <w:pPr>
              <w:pStyle w:val="Compact"/>
              <w:jc w:val="right"/>
            </w:pPr>
            <w:r>
              <w:t>-</w:t>
            </w:r>
          </w:p>
        </w:tc>
      </w:tr>
      <w:tr w:rsidR="00F36BA2" w14:paraId="562B025D" w14:textId="77777777">
        <w:tc>
          <w:tcPr>
            <w:tcW w:w="0" w:type="auto"/>
          </w:tcPr>
          <w:p w14:paraId="0DE96F96" w14:textId="77777777" w:rsidR="00F36BA2" w:rsidRDefault="00000000">
            <w:pPr>
              <w:pStyle w:val="Compact"/>
              <w:jc w:val="right"/>
            </w:pPr>
            <w:r>
              <w:t>2022</w:t>
            </w:r>
          </w:p>
        </w:tc>
        <w:tc>
          <w:tcPr>
            <w:tcW w:w="0" w:type="auto"/>
          </w:tcPr>
          <w:p w14:paraId="4F6A8444" w14:textId="77777777" w:rsidR="00F36BA2" w:rsidRDefault="00000000">
            <w:pPr>
              <w:pStyle w:val="Compact"/>
            </w:pPr>
            <w:r>
              <w:t>Upstream</w:t>
            </w:r>
          </w:p>
        </w:tc>
        <w:tc>
          <w:tcPr>
            <w:tcW w:w="0" w:type="auto"/>
          </w:tcPr>
          <w:p w14:paraId="4460F613" w14:textId="77777777" w:rsidR="00F36BA2" w:rsidRDefault="00000000">
            <w:pPr>
              <w:pStyle w:val="Compact"/>
              <w:jc w:val="right"/>
            </w:pPr>
            <w:r>
              <w:t>54</w:t>
            </w:r>
          </w:p>
        </w:tc>
        <w:tc>
          <w:tcPr>
            <w:tcW w:w="0" w:type="auto"/>
          </w:tcPr>
          <w:p w14:paraId="56CD1AC8" w14:textId="77777777" w:rsidR="00F36BA2" w:rsidRDefault="00000000">
            <w:pPr>
              <w:pStyle w:val="Compact"/>
              <w:jc w:val="right"/>
            </w:pPr>
            <w:r>
              <w:t>-</w:t>
            </w:r>
          </w:p>
        </w:tc>
        <w:tc>
          <w:tcPr>
            <w:tcW w:w="0" w:type="auto"/>
          </w:tcPr>
          <w:p w14:paraId="1589495E" w14:textId="77777777" w:rsidR="00F36BA2" w:rsidRDefault="00000000">
            <w:pPr>
              <w:pStyle w:val="Compact"/>
              <w:jc w:val="right"/>
            </w:pPr>
            <w:r>
              <w:t>-</w:t>
            </w:r>
          </w:p>
        </w:tc>
        <w:tc>
          <w:tcPr>
            <w:tcW w:w="0" w:type="auto"/>
          </w:tcPr>
          <w:p w14:paraId="4ED06567" w14:textId="77777777" w:rsidR="00F36BA2" w:rsidRDefault="00000000">
            <w:pPr>
              <w:pStyle w:val="Compact"/>
              <w:jc w:val="right"/>
            </w:pPr>
            <w:r>
              <w:t>-</w:t>
            </w:r>
          </w:p>
        </w:tc>
        <w:tc>
          <w:tcPr>
            <w:tcW w:w="0" w:type="auto"/>
          </w:tcPr>
          <w:p w14:paraId="2BCEFA7C" w14:textId="77777777" w:rsidR="00F36BA2" w:rsidRDefault="00000000">
            <w:pPr>
              <w:pStyle w:val="Compact"/>
              <w:jc w:val="right"/>
            </w:pPr>
            <w:r>
              <w:t>40</w:t>
            </w:r>
          </w:p>
        </w:tc>
        <w:tc>
          <w:tcPr>
            <w:tcW w:w="0" w:type="auto"/>
          </w:tcPr>
          <w:p w14:paraId="3E6C2743" w14:textId="77777777" w:rsidR="00F36BA2" w:rsidRDefault="00000000">
            <w:pPr>
              <w:pStyle w:val="Compact"/>
              <w:jc w:val="right"/>
            </w:pPr>
            <w:r>
              <w:t>-</w:t>
            </w:r>
          </w:p>
        </w:tc>
      </w:tr>
      <w:tr w:rsidR="00F36BA2" w14:paraId="25D078D8" w14:textId="77777777">
        <w:tc>
          <w:tcPr>
            <w:tcW w:w="0" w:type="auto"/>
          </w:tcPr>
          <w:p w14:paraId="4B069F7F" w14:textId="77777777" w:rsidR="00F36BA2" w:rsidRDefault="00000000">
            <w:pPr>
              <w:pStyle w:val="Compact"/>
              <w:jc w:val="right"/>
            </w:pPr>
            <w:r>
              <w:t>2022</w:t>
            </w:r>
          </w:p>
        </w:tc>
        <w:tc>
          <w:tcPr>
            <w:tcW w:w="0" w:type="auto"/>
          </w:tcPr>
          <w:p w14:paraId="5821B2B0" w14:textId="77777777" w:rsidR="00F36BA2" w:rsidRDefault="00000000">
            <w:pPr>
              <w:pStyle w:val="Compact"/>
            </w:pPr>
            <w:r>
              <w:t>Upstream</w:t>
            </w:r>
          </w:p>
        </w:tc>
        <w:tc>
          <w:tcPr>
            <w:tcW w:w="0" w:type="auto"/>
          </w:tcPr>
          <w:p w14:paraId="1FD0E4D4" w14:textId="77777777" w:rsidR="00F36BA2" w:rsidRDefault="00000000">
            <w:pPr>
              <w:pStyle w:val="Compact"/>
              <w:jc w:val="right"/>
            </w:pPr>
            <w:r>
              <w:t>-</w:t>
            </w:r>
          </w:p>
        </w:tc>
        <w:tc>
          <w:tcPr>
            <w:tcW w:w="0" w:type="auto"/>
          </w:tcPr>
          <w:p w14:paraId="2BE75928" w14:textId="77777777" w:rsidR="00F36BA2" w:rsidRDefault="00000000">
            <w:pPr>
              <w:pStyle w:val="Compact"/>
              <w:jc w:val="right"/>
            </w:pPr>
            <w:r>
              <w:t>-</w:t>
            </w:r>
          </w:p>
        </w:tc>
        <w:tc>
          <w:tcPr>
            <w:tcW w:w="0" w:type="auto"/>
          </w:tcPr>
          <w:p w14:paraId="65541996" w14:textId="77777777" w:rsidR="00F36BA2" w:rsidRDefault="00000000">
            <w:pPr>
              <w:pStyle w:val="Compact"/>
              <w:jc w:val="right"/>
            </w:pPr>
            <w:r>
              <w:t>-</w:t>
            </w:r>
          </w:p>
        </w:tc>
        <w:tc>
          <w:tcPr>
            <w:tcW w:w="0" w:type="auto"/>
          </w:tcPr>
          <w:p w14:paraId="66668953" w14:textId="77777777" w:rsidR="00F36BA2" w:rsidRDefault="00000000">
            <w:pPr>
              <w:pStyle w:val="Compact"/>
              <w:jc w:val="right"/>
            </w:pPr>
            <w:r>
              <w:t>46</w:t>
            </w:r>
          </w:p>
        </w:tc>
        <w:tc>
          <w:tcPr>
            <w:tcW w:w="0" w:type="auto"/>
          </w:tcPr>
          <w:p w14:paraId="06AF1C55" w14:textId="77777777" w:rsidR="00F36BA2" w:rsidRDefault="00000000">
            <w:pPr>
              <w:pStyle w:val="Compact"/>
              <w:jc w:val="right"/>
            </w:pPr>
            <w:r>
              <w:t>32</w:t>
            </w:r>
          </w:p>
        </w:tc>
        <w:tc>
          <w:tcPr>
            <w:tcW w:w="0" w:type="auto"/>
          </w:tcPr>
          <w:p w14:paraId="06DEA0EE" w14:textId="77777777" w:rsidR="00F36BA2" w:rsidRDefault="00000000">
            <w:pPr>
              <w:pStyle w:val="Compact"/>
              <w:jc w:val="right"/>
            </w:pPr>
            <w:r>
              <w:t>-</w:t>
            </w:r>
          </w:p>
        </w:tc>
      </w:tr>
      <w:tr w:rsidR="00F36BA2" w14:paraId="36A00289" w14:textId="77777777">
        <w:tc>
          <w:tcPr>
            <w:tcW w:w="0" w:type="auto"/>
          </w:tcPr>
          <w:p w14:paraId="49B8BAA7" w14:textId="77777777" w:rsidR="00F36BA2" w:rsidRDefault="00000000">
            <w:pPr>
              <w:pStyle w:val="Compact"/>
              <w:jc w:val="right"/>
            </w:pPr>
            <w:r>
              <w:t>2019</w:t>
            </w:r>
          </w:p>
        </w:tc>
        <w:tc>
          <w:tcPr>
            <w:tcW w:w="0" w:type="auto"/>
          </w:tcPr>
          <w:p w14:paraId="4EDD7DBF" w14:textId="77777777" w:rsidR="00F36BA2" w:rsidRDefault="00000000">
            <w:pPr>
              <w:pStyle w:val="Compact"/>
            </w:pPr>
            <w:r>
              <w:t>Downstream</w:t>
            </w:r>
          </w:p>
        </w:tc>
        <w:tc>
          <w:tcPr>
            <w:tcW w:w="0" w:type="auto"/>
          </w:tcPr>
          <w:p w14:paraId="222DE380" w14:textId="77777777" w:rsidR="00F36BA2" w:rsidRDefault="00000000">
            <w:pPr>
              <w:pStyle w:val="Compact"/>
              <w:jc w:val="right"/>
            </w:pPr>
            <w:r>
              <w:t>6</w:t>
            </w:r>
          </w:p>
        </w:tc>
        <w:tc>
          <w:tcPr>
            <w:tcW w:w="0" w:type="auto"/>
          </w:tcPr>
          <w:p w14:paraId="557D7A8B" w14:textId="77777777" w:rsidR="00F36BA2" w:rsidRDefault="00000000">
            <w:pPr>
              <w:pStyle w:val="Compact"/>
              <w:jc w:val="right"/>
            </w:pPr>
            <w:r>
              <w:t>7</w:t>
            </w:r>
          </w:p>
        </w:tc>
        <w:tc>
          <w:tcPr>
            <w:tcW w:w="0" w:type="auto"/>
          </w:tcPr>
          <w:p w14:paraId="49D3068E" w14:textId="77777777" w:rsidR="00F36BA2" w:rsidRDefault="00000000">
            <w:pPr>
              <w:pStyle w:val="Compact"/>
              <w:jc w:val="right"/>
            </w:pPr>
            <w:r>
              <w:t>-</w:t>
            </w:r>
          </w:p>
        </w:tc>
        <w:tc>
          <w:tcPr>
            <w:tcW w:w="0" w:type="auto"/>
          </w:tcPr>
          <w:p w14:paraId="3FAF4A2E" w14:textId="77777777" w:rsidR="00F36BA2" w:rsidRDefault="00000000">
            <w:pPr>
              <w:pStyle w:val="Compact"/>
              <w:jc w:val="right"/>
            </w:pPr>
            <w:r>
              <w:t>-</w:t>
            </w:r>
          </w:p>
        </w:tc>
        <w:tc>
          <w:tcPr>
            <w:tcW w:w="0" w:type="auto"/>
          </w:tcPr>
          <w:p w14:paraId="42BDA353" w14:textId="77777777" w:rsidR="00F36BA2" w:rsidRDefault="00000000">
            <w:pPr>
              <w:pStyle w:val="Compact"/>
              <w:jc w:val="right"/>
            </w:pPr>
            <w:r>
              <w:t>-</w:t>
            </w:r>
          </w:p>
        </w:tc>
        <w:tc>
          <w:tcPr>
            <w:tcW w:w="0" w:type="auto"/>
          </w:tcPr>
          <w:p w14:paraId="002F6E1D" w14:textId="77777777" w:rsidR="00F36BA2" w:rsidRDefault="00000000">
            <w:pPr>
              <w:pStyle w:val="Compact"/>
              <w:jc w:val="right"/>
            </w:pPr>
            <w:r>
              <w:t>-</w:t>
            </w:r>
          </w:p>
        </w:tc>
      </w:tr>
      <w:tr w:rsidR="00F36BA2" w14:paraId="2DFCA39D" w14:textId="77777777">
        <w:tc>
          <w:tcPr>
            <w:tcW w:w="0" w:type="auto"/>
          </w:tcPr>
          <w:p w14:paraId="338E1DDC" w14:textId="77777777" w:rsidR="00F36BA2" w:rsidRDefault="00000000">
            <w:pPr>
              <w:pStyle w:val="Compact"/>
              <w:jc w:val="right"/>
            </w:pPr>
            <w:r>
              <w:t>2019</w:t>
            </w:r>
          </w:p>
        </w:tc>
        <w:tc>
          <w:tcPr>
            <w:tcW w:w="0" w:type="auto"/>
          </w:tcPr>
          <w:p w14:paraId="6E1C4BD9" w14:textId="77777777" w:rsidR="00F36BA2" w:rsidRDefault="00000000">
            <w:pPr>
              <w:pStyle w:val="Compact"/>
            </w:pPr>
            <w:r>
              <w:t>Downstream</w:t>
            </w:r>
          </w:p>
        </w:tc>
        <w:tc>
          <w:tcPr>
            <w:tcW w:w="0" w:type="auto"/>
          </w:tcPr>
          <w:p w14:paraId="4E96B63F" w14:textId="77777777" w:rsidR="00F36BA2" w:rsidRDefault="00000000">
            <w:pPr>
              <w:pStyle w:val="Compact"/>
              <w:jc w:val="right"/>
            </w:pPr>
            <w:r>
              <w:t>-</w:t>
            </w:r>
          </w:p>
        </w:tc>
        <w:tc>
          <w:tcPr>
            <w:tcW w:w="0" w:type="auto"/>
          </w:tcPr>
          <w:p w14:paraId="06DA76D1" w14:textId="77777777" w:rsidR="00F36BA2" w:rsidRDefault="00000000">
            <w:pPr>
              <w:pStyle w:val="Compact"/>
              <w:jc w:val="right"/>
            </w:pPr>
            <w:r>
              <w:t>7</w:t>
            </w:r>
          </w:p>
        </w:tc>
        <w:tc>
          <w:tcPr>
            <w:tcW w:w="0" w:type="auto"/>
          </w:tcPr>
          <w:p w14:paraId="060CE0EF" w14:textId="77777777" w:rsidR="00F36BA2" w:rsidRDefault="00000000">
            <w:pPr>
              <w:pStyle w:val="Compact"/>
              <w:jc w:val="right"/>
            </w:pPr>
            <w:r>
              <w:t>-</w:t>
            </w:r>
          </w:p>
        </w:tc>
        <w:tc>
          <w:tcPr>
            <w:tcW w:w="0" w:type="auto"/>
          </w:tcPr>
          <w:p w14:paraId="371DDC5C" w14:textId="77777777" w:rsidR="00F36BA2" w:rsidRDefault="00000000">
            <w:pPr>
              <w:pStyle w:val="Compact"/>
              <w:jc w:val="right"/>
            </w:pPr>
            <w:r>
              <w:t>-</w:t>
            </w:r>
          </w:p>
        </w:tc>
        <w:tc>
          <w:tcPr>
            <w:tcW w:w="0" w:type="auto"/>
          </w:tcPr>
          <w:p w14:paraId="0F9B7D5B" w14:textId="77777777" w:rsidR="00F36BA2" w:rsidRDefault="00000000">
            <w:pPr>
              <w:pStyle w:val="Compact"/>
              <w:jc w:val="right"/>
            </w:pPr>
            <w:r>
              <w:t>-</w:t>
            </w:r>
          </w:p>
        </w:tc>
        <w:tc>
          <w:tcPr>
            <w:tcW w:w="0" w:type="auto"/>
          </w:tcPr>
          <w:p w14:paraId="5B24CDEB" w14:textId="77777777" w:rsidR="00F36BA2" w:rsidRDefault="00000000">
            <w:pPr>
              <w:pStyle w:val="Compact"/>
              <w:jc w:val="right"/>
            </w:pPr>
            <w:r>
              <w:t>5</w:t>
            </w:r>
          </w:p>
        </w:tc>
      </w:tr>
      <w:tr w:rsidR="00F36BA2" w14:paraId="20F2604E" w14:textId="77777777">
        <w:tc>
          <w:tcPr>
            <w:tcW w:w="0" w:type="auto"/>
          </w:tcPr>
          <w:p w14:paraId="501D7F72" w14:textId="77777777" w:rsidR="00F36BA2" w:rsidRDefault="00000000">
            <w:pPr>
              <w:pStyle w:val="Compact"/>
              <w:jc w:val="right"/>
            </w:pPr>
            <w:r>
              <w:t>2019</w:t>
            </w:r>
          </w:p>
        </w:tc>
        <w:tc>
          <w:tcPr>
            <w:tcW w:w="0" w:type="auto"/>
          </w:tcPr>
          <w:p w14:paraId="16AF2836" w14:textId="77777777" w:rsidR="00F36BA2" w:rsidRDefault="00000000">
            <w:pPr>
              <w:pStyle w:val="Compact"/>
            </w:pPr>
            <w:r>
              <w:t>Downstream</w:t>
            </w:r>
          </w:p>
        </w:tc>
        <w:tc>
          <w:tcPr>
            <w:tcW w:w="0" w:type="auto"/>
          </w:tcPr>
          <w:p w14:paraId="58A65364" w14:textId="77777777" w:rsidR="00F36BA2" w:rsidRDefault="00000000">
            <w:pPr>
              <w:pStyle w:val="Compact"/>
              <w:jc w:val="right"/>
            </w:pPr>
            <w:r>
              <w:t>9</w:t>
            </w:r>
          </w:p>
        </w:tc>
        <w:tc>
          <w:tcPr>
            <w:tcW w:w="0" w:type="auto"/>
          </w:tcPr>
          <w:p w14:paraId="7FDA10DF" w14:textId="77777777" w:rsidR="00F36BA2" w:rsidRDefault="00000000">
            <w:pPr>
              <w:pStyle w:val="Compact"/>
              <w:jc w:val="right"/>
            </w:pPr>
            <w:r>
              <w:t>-</w:t>
            </w:r>
          </w:p>
        </w:tc>
        <w:tc>
          <w:tcPr>
            <w:tcW w:w="0" w:type="auto"/>
          </w:tcPr>
          <w:p w14:paraId="6BC62A47" w14:textId="77777777" w:rsidR="00F36BA2" w:rsidRDefault="00000000">
            <w:pPr>
              <w:pStyle w:val="Compact"/>
              <w:jc w:val="right"/>
            </w:pPr>
            <w:r>
              <w:t>-</w:t>
            </w:r>
          </w:p>
        </w:tc>
        <w:tc>
          <w:tcPr>
            <w:tcW w:w="0" w:type="auto"/>
          </w:tcPr>
          <w:p w14:paraId="2C50DBF5" w14:textId="77777777" w:rsidR="00F36BA2" w:rsidRDefault="00000000">
            <w:pPr>
              <w:pStyle w:val="Compact"/>
              <w:jc w:val="right"/>
            </w:pPr>
            <w:r>
              <w:t>-</w:t>
            </w:r>
          </w:p>
        </w:tc>
        <w:tc>
          <w:tcPr>
            <w:tcW w:w="0" w:type="auto"/>
          </w:tcPr>
          <w:p w14:paraId="35130AB7" w14:textId="77777777" w:rsidR="00F36BA2" w:rsidRDefault="00000000">
            <w:pPr>
              <w:pStyle w:val="Compact"/>
              <w:jc w:val="right"/>
            </w:pPr>
            <w:r>
              <w:t>-</w:t>
            </w:r>
          </w:p>
        </w:tc>
        <w:tc>
          <w:tcPr>
            <w:tcW w:w="0" w:type="auto"/>
          </w:tcPr>
          <w:p w14:paraId="368ED79D" w14:textId="77777777" w:rsidR="00F36BA2" w:rsidRDefault="00000000">
            <w:pPr>
              <w:pStyle w:val="Compact"/>
              <w:jc w:val="right"/>
            </w:pPr>
            <w:r>
              <w:t>7</w:t>
            </w:r>
          </w:p>
        </w:tc>
      </w:tr>
      <w:tr w:rsidR="00F36BA2" w14:paraId="346F53A7" w14:textId="77777777">
        <w:tc>
          <w:tcPr>
            <w:tcW w:w="0" w:type="auto"/>
          </w:tcPr>
          <w:p w14:paraId="0D6541A4" w14:textId="77777777" w:rsidR="00F36BA2" w:rsidRDefault="00000000">
            <w:pPr>
              <w:pStyle w:val="Compact"/>
              <w:jc w:val="right"/>
            </w:pPr>
            <w:r>
              <w:t>2020</w:t>
            </w:r>
          </w:p>
        </w:tc>
        <w:tc>
          <w:tcPr>
            <w:tcW w:w="0" w:type="auto"/>
          </w:tcPr>
          <w:p w14:paraId="0093F7FD" w14:textId="77777777" w:rsidR="00F36BA2" w:rsidRDefault="00000000">
            <w:pPr>
              <w:pStyle w:val="Compact"/>
            </w:pPr>
            <w:r>
              <w:t>Downstream</w:t>
            </w:r>
          </w:p>
        </w:tc>
        <w:tc>
          <w:tcPr>
            <w:tcW w:w="0" w:type="auto"/>
          </w:tcPr>
          <w:p w14:paraId="479D5C5B" w14:textId="77777777" w:rsidR="00F36BA2" w:rsidRDefault="00000000">
            <w:pPr>
              <w:pStyle w:val="Compact"/>
              <w:jc w:val="right"/>
            </w:pPr>
            <w:r>
              <w:t>15</w:t>
            </w:r>
          </w:p>
        </w:tc>
        <w:tc>
          <w:tcPr>
            <w:tcW w:w="0" w:type="auto"/>
          </w:tcPr>
          <w:p w14:paraId="7AECF8C8" w14:textId="77777777" w:rsidR="00F36BA2" w:rsidRDefault="00000000">
            <w:pPr>
              <w:pStyle w:val="Compact"/>
              <w:jc w:val="right"/>
            </w:pPr>
            <w:r>
              <w:t>-</w:t>
            </w:r>
          </w:p>
        </w:tc>
        <w:tc>
          <w:tcPr>
            <w:tcW w:w="0" w:type="auto"/>
          </w:tcPr>
          <w:p w14:paraId="70110145" w14:textId="77777777" w:rsidR="00F36BA2" w:rsidRDefault="00000000">
            <w:pPr>
              <w:pStyle w:val="Compact"/>
              <w:jc w:val="right"/>
            </w:pPr>
            <w:r>
              <w:t>12</w:t>
            </w:r>
          </w:p>
        </w:tc>
        <w:tc>
          <w:tcPr>
            <w:tcW w:w="0" w:type="auto"/>
          </w:tcPr>
          <w:p w14:paraId="576AB491" w14:textId="77777777" w:rsidR="00F36BA2" w:rsidRDefault="00000000">
            <w:pPr>
              <w:pStyle w:val="Compact"/>
              <w:jc w:val="right"/>
            </w:pPr>
            <w:r>
              <w:t>-</w:t>
            </w:r>
          </w:p>
        </w:tc>
        <w:tc>
          <w:tcPr>
            <w:tcW w:w="0" w:type="auto"/>
          </w:tcPr>
          <w:p w14:paraId="339E0C4C" w14:textId="77777777" w:rsidR="00F36BA2" w:rsidRDefault="00000000">
            <w:pPr>
              <w:pStyle w:val="Compact"/>
              <w:jc w:val="right"/>
            </w:pPr>
            <w:r>
              <w:t>-</w:t>
            </w:r>
          </w:p>
        </w:tc>
        <w:tc>
          <w:tcPr>
            <w:tcW w:w="0" w:type="auto"/>
          </w:tcPr>
          <w:p w14:paraId="514A8F7B" w14:textId="77777777" w:rsidR="00F36BA2" w:rsidRDefault="00000000">
            <w:pPr>
              <w:pStyle w:val="Compact"/>
              <w:jc w:val="right"/>
            </w:pPr>
            <w:r>
              <w:t>-</w:t>
            </w:r>
          </w:p>
        </w:tc>
      </w:tr>
      <w:tr w:rsidR="00F36BA2" w14:paraId="777F262F" w14:textId="77777777">
        <w:tc>
          <w:tcPr>
            <w:tcW w:w="0" w:type="auto"/>
          </w:tcPr>
          <w:p w14:paraId="2DE8EBB6" w14:textId="77777777" w:rsidR="00F36BA2" w:rsidRDefault="00000000">
            <w:pPr>
              <w:pStyle w:val="Compact"/>
              <w:jc w:val="right"/>
            </w:pPr>
            <w:r>
              <w:t>2021</w:t>
            </w:r>
          </w:p>
        </w:tc>
        <w:tc>
          <w:tcPr>
            <w:tcW w:w="0" w:type="auto"/>
          </w:tcPr>
          <w:p w14:paraId="5BA767E0" w14:textId="77777777" w:rsidR="00F36BA2" w:rsidRDefault="00000000">
            <w:pPr>
              <w:pStyle w:val="Compact"/>
            </w:pPr>
            <w:r>
              <w:t>Downstream</w:t>
            </w:r>
          </w:p>
        </w:tc>
        <w:tc>
          <w:tcPr>
            <w:tcW w:w="0" w:type="auto"/>
          </w:tcPr>
          <w:p w14:paraId="4048F682" w14:textId="77777777" w:rsidR="00F36BA2" w:rsidRDefault="00000000">
            <w:pPr>
              <w:pStyle w:val="Compact"/>
              <w:jc w:val="right"/>
            </w:pPr>
            <w:r>
              <w:t>19</w:t>
            </w:r>
          </w:p>
        </w:tc>
        <w:tc>
          <w:tcPr>
            <w:tcW w:w="0" w:type="auto"/>
          </w:tcPr>
          <w:p w14:paraId="4A25B5EA" w14:textId="77777777" w:rsidR="00F36BA2" w:rsidRDefault="00000000">
            <w:pPr>
              <w:pStyle w:val="Compact"/>
              <w:jc w:val="right"/>
            </w:pPr>
            <w:r>
              <w:t>-</w:t>
            </w:r>
          </w:p>
        </w:tc>
        <w:tc>
          <w:tcPr>
            <w:tcW w:w="0" w:type="auto"/>
          </w:tcPr>
          <w:p w14:paraId="23C09FEF" w14:textId="77777777" w:rsidR="00F36BA2" w:rsidRDefault="00000000">
            <w:pPr>
              <w:pStyle w:val="Compact"/>
              <w:jc w:val="right"/>
            </w:pPr>
            <w:r>
              <w:t>19</w:t>
            </w:r>
          </w:p>
        </w:tc>
        <w:tc>
          <w:tcPr>
            <w:tcW w:w="0" w:type="auto"/>
          </w:tcPr>
          <w:p w14:paraId="2FC46A11" w14:textId="77777777" w:rsidR="00F36BA2" w:rsidRDefault="00000000">
            <w:pPr>
              <w:pStyle w:val="Compact"/>
              <w:jc w:val="right"/>
            </w:pPr>
            <w:r>
              <w:t>-</w:t>
            </w:r>
          </w:p>
        </w:tc>
        <w:tc>
          <w:tcPr>
            <w:tcW w:w="0" w:type="auto"/>
          </w:tcPr>
          <w:p w14:paraId="1D25EAA4" w14:textId="77777777" w:rsidR="00F36BA2" w:rsidRDefault="00000000">
            <w:pPr>
              <w:pStyle w:val="Compact"/>
              <w:jc w:val="right"/>
            </w:pPr>
            <w:r>
              <w:t>-</w:t>
            </w:r>
          </w:p>
        </w:tc>
        <w:tc>
          <w:tcPr>
            <w:tcW w:w="0" w:type="auto"/>
          </w:tcPr>
          <w:p w14:paraId="52A74E99" w14:textId="77777777" w:rsidR="00F36BA2" w:rsidRDefault="00000000">
            <w:pPr>
              <w:pStyle w:val="Compact"/>
              <w:jc w:val="right"/>
            </w:pPr>
            <w:r>
              <w:t>-</w:t>
            </w:r>
          </w:p>
        </w:tc>
      </w:tr>
      <w:tr w:rsidR="00F36BA2" w14:paraId="0FCFF309" w14:textId="77777777">
        <w:tc>
          <w:tcPr>
            <w:tcW w:w="0" w:type="auto"/>
          </w:tcPr>
          <w:p w14:paraId="63E8DAC6" w14:textId="77777777" w:rsidR="00F36BA2" w:rsidRDefault="00000000">
            <w:pPr>
              <w:pStyle w:val="Compact"/>
              <w:jc w:val="right"/>
            </w:pPr>
            <w:r>
              <w:t>2021</w:t>
            </w:r>
          </w:p>
        </w:tc>
        <w:tc>
          <w:tcPr>
            <w:tcW w:w="0" w:type="auto"/>
          </w:tcPr>
          <w:p w14:paraId="771DC7F3" w14:textId="77777777" w:rsidR="00F36BA2" w:rsidRDefault="00000000">
            <w:pPr>
              <w:pStyle w:val="Compact"/>
            </w:pPr>
            <w:r>
              <w:t>Downstream</w:t>
            </w:r>
          </w:p>
        </w:tc>
        <w:tc>
          <w:tcPr>
            <w:tcW w:w="0" w:type="auto"/>
          </w:tcPr>
          <w:p w14:paraId="4C8CB64E" w14:textId="77777777" w:rsidR="00F36BA2" w:rsidRDefault="00000000">
            <w:pPr>
              <w:pStyle w:val="Compact"/>
              <w:jc w:val="right"/>
            </w:pPr>
            <w:r>
              <w:t>24</w:t>
            </w:r>
          </w:p>
        </w:tc>
        <w:tc>
          <w:tcPr>
            <w:tcW w:w="0" w:type="auto"/>
          </w:tcPr>
          <w:p w14:paraId="4D3A9FEF" w14:textId="77777777" w:rsidR="00F36BA2" w:rsidRDefault="00000000">
            <w:pPr>
              <w:pStyle w:val="Compact"/>
              <w:jc w:val="right"/>
            </w:pPr>
            <w:r>
              <w:t>-</w:t>
            </w:r>
          </w:p>
        </w:tc>
        <w:tc>
          <w:tcPr>
            <w:tcW w:w="0" w:type="auto"/>
          </w:tcPr>
          <w:p w14:paraId="5D16663E" w14:textId="77777777" w:rsidR="00F36BA2" w:rsidRDefault="00000000">
            <w:pPr>
              <w:pStyle w:val="Compact"/>
              <w:jc w:val="right"/>
            </w:pPr>
            <w:r>
              <w:t>-</w:t>
            </w:r>
          </w:p>
        </w:tc>
        <w:tc>
          <w:tcPr>
            <w:tcW w:w="0" w:type="auto"/>
          </w:tcPr>
          <w:p w14:paraId="3F5D513C" w14:textId="77777777" w:rsidR="00F36BA2" w:rsidRDefault="00000000">
            <w:pPr>
              <w:pStyle w:val="Compact"/>
              <w:jc w:val="right"/>
            </w:pPr>
            <w:r>
              <w:t>20</w:t>
            </w:r>
          </w:p>
        </w:tc>
        <w:tc>
          <w:tcPr>
            <w:tcW w:w="0" w:type="auto"/>
          </w:tcPr>
          <w:p w14:paraId="7A02362C" w14:textId="77777777" w:rsidR="00F36BA2" w:rsidRDefault="00000000">
            <w:pPr>
              <w:pStyle w:val="Compact"/>
              <w:jc w:val="right"/>
            </w:pPr>
            <w:r>
              <w:t>-</w:t>
            </w:r>
          </w:p>
        </w:tc>
        <w:tc>
          <w:tcPr>
            <w:tcW w:w="0" w:type="auto"/>
          </w:tcPr>
          <w:p w14:paraId="41E52BD9" w14:textId="77777777" w:rsidR="00F36BA2" w:rsidRDefault="00000000">
            <w:pPr>
              <w:pStyle w:val="Compact"/>
              <w:jc w:val="right"/>
            </w:pPr>
            <w:r>
              <w:t>-</w:t>
            </w:r>
          </w:p>
        </w:tc>
      </w:tr>
      <w:tr w:rsidR="00F36BA2" w14:paraId="7B64BD85" w14:textId="77777777">
        <w:tc>
          <w:tcPr>
            <w:tcW w:w="0" w:type="auto"/>
          </w:tcPr>
          <w:p w14:paraId="37AB5385" w14:textId="77777777" w:rsidR="00F36BA2" w:rsidRDefault="00000000">
            <w:pPr>
              <w:pStyle w:val="Compact"/>
              <w:jc w:val="right"/>
            </w:pPr>
            <w:r>
              <w:t>2021</w:t>
            </w:r>
          </w:p>
        </w:tc>
        <w:tc>
          <w:tcPr>
            <w:tcW w:w="0" w:type="auto"/>
          </w:tcPr>
          <w:p w14:paraId="42AFF872" w14:textId="77777777" w:rsidR="00F36BA2" w:rsidRDefault="00000000">
            <w:pPr>
              <w:pStyle w:val="Compact"/>
            </w:pPr>
            <w:r>
              <w:t>Downstream</w:t>
            </w:r>
          </w:p>
        </w:tc>
        <w:tc>
          <w:tcPr>
            <w:tcW w:w="0" w:type="auto"/>
          </w:tcPr>
          <w:p w14:paraId="73DB132A" w14:textId="77777777" w:rsidR="00F36BA2" w:rsidRDefault="00000000">
            <w:pPr>
              <w:pStyle w:val="Compact"/>
              <w:jc w:val="right"/>
            </w:pPr>
            <w:r>
              <w:t>-</w:t>
            </w:r>
          </w:p>
        </w:tc>
        <w:tc>
          <w:tcPr>
            <w:tcW w:w="0" w:type="auto"/>
          </w:tcPr>
          <w:p w14:paraId="367B25B9" w14:textId="77777777" w:rsidR="00F36BA2" w:rsidRDefault="00000000">
            <w:pPr>
              <w:pStyle w:val="Compact"/>
              <w:jc w:val="right"/>
            </w:pPr>
            <w:r>
              <w:t>-</w:t>
            </w:r>
          </w:p>
        </w:tc>
        <w:tc>
          <w:tcPr>
            <w:tcW w:w="0" w:type="auto"/>
          </w:tcPr>
          <w:p w14:paraId="2D63009A" w14:textId="77777777" w:rsidR="00F36BA2" w:rsidRDefault="00000000">
            <w:pPr>
              <w:pStyle w:val="Compact"/>
              <w:jc w:val="right"/>
            </w:pPr>
            <w:r>
              <w:t>6</w:t>
            </w:r>
          </w:p>
        </w:tc>
        <w:tc>
          <w:tcPr>
            <w:tcW w:w="0" w:type="auto"/>
          </w:tcPr>
          <w:p w14:paraId="4A1AD7FB" w14:textId="77777777" w:rsidR="00F36BA2" w:rsidRDefault="00000000">
            <w:pPr>
              <w:pStyle w:val="Compact"/>
              <w:jc w:val="right"/>
            </w:pPr>
            <w:r>
              <w:t>1</w:t>
            </w:r>
          </w:p>
        </w:tc>
        <w:tc>
          <w:tcPr>
            <w:tcW w:w="0" w:type="auto"/>
          </w:tcPr>
          <w:p w14:paraId="02DC8F54" w14:textId="77777777" w:rsidR="00F36BA2" w:rsidRDefault="00000000">
            <w:pPr>
              <w:pStyle w:val="Compact"/>
              <w:jc w:val="right"/>
            </w:pPr>
            <w:r>
              <w:t>-</w:t>
            </w:r>
          </w:p>
        </w:tc>
        <w:tc>
          <w:tcPr>
            <w:tcW w:w="0" w:type="auto"/>
          </w:tcPr>
          <w:p w14:paraId="62734681" w14:textId="77777777" w:rsidR="00F36BA2" w:rsidRDefault="00000000">
            <w:pPr>
              <w:pStyle w:val="Compact"/>
              <w:jc w:val="right"/>
            </w:pPr>
            <w:r>
              <w:t>-</w:t>
            </w:r>
          </w:p>
        </w:tc>
      </w:tr>
      <w:tr w:rsidR="00F36BA2" w14:paraId="5E8CD1A7" w14:textId="77777777">
        <w:tc>
          <w:tcPr>
            <w:tcW w:w="0" w:type="auto"/>
          </w:tcPr>
          <w:p w14:paraId="62C7956B" w14:textId="77777777" w:rsidR="00F36BA2" w:rsidRDefault="00000000">
            <w:pPr>
              <w:pStyle w:val="Compact"/>
              <w:jc w:val="right"/>
            </w:pPr>
            <w:r>
              <w:t>2022</w:t>
            </w:r>
          </w:p>
        </w:tc>
        <w:tc>
          <w:tcPr>
            <w:tcW w:w="0" w:type="auto"/>
          </w:tcPr>
          <w:p w14:paraId="1DBC1EB0" w14:textId="77777777" w:rsidR="00F36BA2" w:rsidRDefault="00000000">
            <w:pPr>
              <w:pStyle w:val="Compact"/>
            </w:pPr>
            <w:r>
              <w:t>Downstream</w:t>
            </w:r>
          </w:p>
        </w:tc>
        <w:tc>
          <w:tcPr>
            <w:tcW w:w="0" w:type="auto"/>
          </w:tcPr>
          <w:p w14:paraId="54F2003B" w14:textId="77777777" w:rsidR="00F36BA2" w:rsidRDefault="00000000">
            <w:pPr>
              <w:pStyle w:val="Compact"/>
              <w:jc w:val="right"/>
            </w:pPr>
            <w:r>
              <w:t>20</w:t>
            </w:r>
          </w:p>
        </w:tc>
        <w:tc>
          <w:tcPr>
            <w:tcW w:w="0" w:type="auto"/>
          </w:tcPr>
          <w:p w14:paraId="62FFBD69" w14:textId="77777777" w:rsidR="00F36BA2" w:rsidRDefault="00000000">
            <w:pPr>
              <w:pStyle w:val="Compact"/>
              <w:jc w:val="right"/>
            </w:pPr>
            <w:r>
              <w:t>-</w:t>
            </w:r>
          </w:p>
        </w:tc>
        <w:tc>
          <w:tcPr>
            <w:tcW w:w="0" w:type="auto"/>
          </w:tcPr>
          <w:p w14:paraId="08124728" w14:textId="77777777" w:rsidR="00F36BA2" w:rsidRDefault="00000000">
            <w:pPr>
              <w:pStyle w:val="Compact"/>
              <w:jc w:val="right"/>
            </w:pPr>
            <w:r>
              <w:t>-</w:t>
            </w:r>
          </w:p>
        </w:tc>
        <w:tc>
          <w:tcPr>
            <w:tcW w:w="0" w:type="auto"/>
          </w:tcPr>
          <w:p w14:paraId="40406D1F" w14:textId="77777777" w:rsidR="00F36BA2" w:rsidRDefault="00000000">
            <w:pPr>
              <w:pStyle w:val="Compact"/>
              <w:jc w:val="right"/>
            </w:pPr>
            <w:r>
              <w:t>12</w:t>
            </w:r>
          </w:p>
        </w:tc>
        <w:tc>
          <w:tcPr>
            <w:tcW w:w="0" w:type="auto"/>
          </w:tcPr>
          <w:p w14:paraId="02A722D2" w14:textId="77777777" w:rsidR="00F36BA2" w:rsidRDefault="00000000">
            <w:pPr>
              <w:pStyle w:val="Compact"/>
              <w:jc w:val="right"/>
            </w:pPr>
            <w:r>
              <w:t>-</w:t>
            </w:r>
          </w:p>
        </w:tc>
        <w:tc>
          <w:tcPr>
            <w:tcW w:w="0" w:type="auto"/>
          </w:tcPr>
          <w:p w14:paraId="60EF7C9F" w14:textId="77777777" w:rsidR="00F36BA2" w:rsidRDefault="00000000">
            <w:pPr>
              <w:pStyle w:val="Compact"/>
              <w:jc w:val="right"/>
            </w:pPr>
            <w:r>
              <w:t>-</w:t>
            </w:r>
          </w:p>
        </w:tc>
      </w:tr>
      <w:tr w:rsidR="00F36BA2" w14:paraId="0C295D6A" w14:textId="77777777">
        <w:tc>
          <w:tcPr>
            <w:tcW w:w="0" w:type="auto"/>
          </w:tcPr>
          <w:p w14:paraId="5B53E81B" w14:textId="77777777" w:rsidR="00F36BA2" w:rsidRDefault="00000000">
            <w:pPr>
              <w:pStyle w:val="Compact"/>
              <w:jc w:val="right"/>
            </w:pPr>
            <w:r>
              <w:t>2022</w:t>
            </w:r>
          </w:p>
        </w:tc>
        <w:tc>
          <w:tcPr>
            <w:tcW w:w="0" w:type="auto"/>
          </w:tcPr>
          <w:p w14:paraId="3CFC37FD" w14:textId="77777777" w:rsidR="00F36BA2" w:rsidRDefault="00000000">
            <w:pPr>
              <w:pStyle w:val="Compact"/>
            </w:pPr>
            <w:r>
              <w:t>Downstream</w:t>
            </w:r>
          </w:p>
        </w:tc>
        <w:tc>
          <w:tcPr>
            <w:tcW w:w="0" w:type="auto"/>
          </w:tcPr>
          <w:p w14:paraId="32FCB921" w14:textId="77777777" w:rsidR="00F36BA2" w:rsidRDefault="00000000">
            <w:pPr>
              <w:pStyle w:val="Compact"/>
              <w:jc w:val="right"/>
            </w:pPr>
            <w:r>
              <w:t>24</w:t>
            </w:r>
          </w:p>
        </w:tc>
        <w:tc>
          <w:tcPr>
            <w:tcW w:w="0" w:type="auto"/>
          </w:tcPr>
          <w:p w14:paraId="24570720" w14:textId="77777777" w:rsidR="00F36BA2" w:rsidRDefault="00000000">
            <w:pPr>
              <w:pStyle w:val="Compact"/>
              <w:jc w:val="right"/>
            </w:pPr>
            <w:r>
              <w:t>-</w:t>
            </w:r>
          </w:p>
        </w:tc>
        <w:tc>
          <w:tcPr>
            <w:tcW w:w="0" w:type="auto"/>
          </w:tcPr>
          <w:p w14:paraId="39B90BD3" w14:textId="77777777" w:rsidR="00F36BA2" w:rsidRDefault="00000000">
            <w:pPr>
              <w:pStyle w:val="Compact"/>
              <w:jc w:val="right"/>
            </w:pPr>
            <w:r>
              <w:t>-</w:t>
            </w:r>
          </w:p>
        </w:tc>
        <w:tc>
          <w:tcPr>
            <w:tcW w:w="0" w:type="auto"/>
          </w:tcPr>
          <w:p w14:paraId="0B077625" w14:textId="77777777" w:rsidR="00F36BA2" w:rsidRDefault="00000000">
            <w:pPr>
              <w:pStyle w:val="Compact"/>
              <w:jc w:val="right"/>
            </w:pPr>
            <w:r>
              <w:t>-</w:t>
            </w:r>
          </w:p>
        </w:tc>
        <w:tc>
          <w:tcPr>
            <w:tcW w:w="0" w:type="auto"/>
          </w:tcPr>
          <w:p w14:paraId="384C30C6" w14:textId="77777777" w:rsidR="00F36BA2" w:rsidRDefault="00000000">
            <w:pPr>
              <w:pStyle w:val="Compact"/>
              <w:jc w:val="right"/>
            </w:pPr>
            <w:r>
              <w:t>13</w:t>
            </w:r>
          </w:p>
        </w:tc>
        <w:tc>
          <w:tcPr>
            <w:tcW w:w="0" w:type="auto"/>
          </w:tcPr>
          <w:p w14:paraId="5DF7F2C5" w14:textId="77777777" w:rsidR="00F36BA2" w:rsidRDefault="00000000">
            <w:pPr>
              <w:pStyle w:val="Compact"/>
              <w:jc w:val="right"/>
            </w:pPr>
            <w:r>
              <w:t>-</w:t>
            </w:r>
          </w:p>
        </w:tc>
      </w:tr>
      <w:tr w:rsidR="00F36BA2" w14:paraId="65932F64" w14:textId="77777777">
        <w:tc>
          <w:tcPr>
            <w:tcW w:w="0" w:type="auto"/>
          </w:tcPr>
          <w:p w14:paraId="29F169ED" w14:textId="77777777" w:rsidR="00F36BA2" w:rsidRDefault="00000000">
            <w:pPr>
              <w:pStyle w:val="Compact"/>
              <w:jc w:val="right"/>
            </w:pPr>
            <w:r>
              <w:t>2022</w:t>
            </w:r>
          </w:p>
        </w:tc>
        <w:tc>
          <w:tcPr>
            <w:tcW w:w="0" w:type="auto"/>
          </w:tcPr>
          <w:p w14:paraId="2D796857" w14:textId="77777777" w:rsidR="00F36BA2" w:rsidRDefault="00000000">
            <w:pPr>
              <w:pStyle w:val="Compact"/>
            </w:pPr>
            <w:r>
              <w:t>Downstream</w:t>
            </w:r>
          </w:p>
        </w:tc>
        <w:tc>
          <w:tcPr>
            <w:tcW w:w="0" w:type="auto"/>
          </w:tcPr>
          <w:p w14:paraId="25A490C6" w14:textId="77777777" w:rsidR="00F36BA2" w:rsidRDefault="00000000">
            <w:pPr>
              <w:pStyle w:val="Compact"/>
              <w:jc w:val="right"/>
            </w:pPr>
            <w:r>
              <w:t>-</w:t>
            </w:r>
          </w:p>
        </w:tc>
        <w:tc>
          <w:tcPr>
            <w:tcW w:w="0" w:type="auto"/>
          </w:tcPr>
          <w:p w14:paraId="3552B420" w14:textId="77777777" w:rsidR="00F36BA2" w:rsidRDefault="00000000">
            <w:pPr>
              <w:pStyle w:val="Compact"/>
              <w:jc w:val="right"/>
            </w:pPr>
            <w:r>
              <w:t>-</w:t>
            </w:r>
          </w:p>
        </w:tc>
        <w:tc>
          <w:tcPr>
            <w:tcW w:w="0" w:type="auto"/>
          </w:tcPr>
          <w:p w14:paraId="40D5124E" w14:textId="77777777" w:rsidR="00F36BA2" w:rsidRDefault="00000000">
            <w:pPr>
              <w:pStyle w:val="Compact"/>
              <w:jc w:val="right"/>
            </w:pPr>
            <w:r>
              <w:t>-</w:t>
            </w:r>
          </w:p>
        </w:tc>
        <w:tc>
          <w:tcPr>
            <w:tcW w:w="0" w:type="auto"/>
          </w:tcPr>
          <w:p w14:paraId="492C1CA4" w14:textId="77777777" w:rsidR="00F36BA2" w:rsidRDefault="00000000">
            <w:pPr>
              <w:pStyle w:val="Compact"/>
              <w:jc w:val="right"/>
            </w:pPr>
            <w:r>
              <w:t>9</w:t>
            </w:r>
          </w:p>
        </w:tc>
        <w:tc>
          <w:tcPr>
            <w:tcW w:w="0" w:type="auto"/>
          </w:tcPr>
          <w:p w14:paraId="3C53A568" w14:textId="77777777" w:rsidR="00F36BA2" w:rsidRDefault="00000000">
            <w:pPr>
              <w:pStyle w:val="Compact"/>
              <w:jc w:val="right"/>
            </w:pPr>
            <w:r>
              <w:t>6</w:t>
            </w:r>
          </w:p>
        </w:tc>
        <w:tc>
          <w:tcPr>
            <w:tcW w:w="0" w:type="auto"/>
          </w:tcPr>
          <w:p w14:paraId="6FFD5AD9" w14:textId="77777777" w:rsidR="00F36BA2" w:rsidRDefault="00000000">
            <w:pPr>
              <w:pStyle w:val="Compact"/>
              <w:jc w:val="right"/>
            </w:pPr>
            <w:r>
              <w:t>-</w:t>
            </w:r>
          </w:p>
        </w:tc>
      </w:tr>
    </w:tbl>
    <w:p w14:paraId="5A8DF335" w14:textId="77777777" w:rsidR="00F36BA2" w:rsidRDefault="00000000">
      <w:pPr>
        <w:pStyle w:val="BodyText"/>
      </w:pPr>
      <w:r>
        <w:t xml:space="preserve">The correlation coefficient between each pair of observers, by direction, is show in Table 4.2. Except for observer GB, Correlations for upstream moving fish were all greater than 0.95, while the correlation </w:t>
      </w:r>
      <w:r>
        <w:lastRenderedPageBreak/>
        <w:t>coefficients for downstream moving fish ranged from -0.25 to 0.87. Several of the weakest correlations did correspond with lower numbers of observed fish.</w:t>
      </w:r>
    </w:p>
    <w:p w14:paraId="12B816F7" w14:textId="77777777" w:rsidR="00F36BA2" w:rsidRDefault="00000000">
      <w:pPr>
        <w:pStyle w:val="TableCaption"/>
      </w:pPr>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
        <w:tblW w:w="0" w:type="auto"/>
        <w:tblLook w:val="0020" w:firstRow="1" w:lastRow="0" w:firstColumn="0" w:lastColumn="0" w:noHBand="0" w:noVBand="0"/>
      </w:tblPr>
      <w:tblGrid>
        <w:gridCol w:w="1368"/>
        <w:gridCol w:w="725"/>
        <w:gridCol w:w="725"/>
        <w:gridCol w:w="835"/>
        <w:gridCol w:w="1128"/>
        <w:gridCol w:w="1128"/>
        <w:gridCol w:w="785"/>
      </w:tblGrid>
      <w:tr w:rsidR="00F36BA2" w14:paraId="6500BE60"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3B55CBFC" w14:textId="77777777" w:rsidR="00F36BA2" w:rsidRDefault="00000000">
            <w:pPr>
              <w:pStyle w:val="Compact"/>
            </w:pPr>
            <w:r>
              <w:t>Direction</w:t>
            </w:r>
          </w:p>
        </w:tc>
        <w:tc>
          <w:tcPr>
            <w:tcW w:w="0" w:type="auto"/>
          </w:tcPr>
          <w:p w14:paraId="657F5C9C" w14:textId="77777777" w:rsidR="00F36BA2" w:rsidRDefault="00000000">
            <w:pPr>
              <w:pStyle w:val="Compact"/>
            </w:pPr>
            <w:r>
              <w:t>Obs 1</w:t>
            </w:r>
          </w:p>
        </w:tc>
        <w:tc>
          <w:tcPr>
            <w:tcW w:w="0" w:type="auto"/>
          </w:tcPr>
          <w:p w14:paraId="6210B33F" w14:textId="77777777" w:rsidR="00F36BA2" w:rsidRDefault="00000000">
            <w:pPr>
              <w:pStyle w:val="Compact"/>
            </w:pPr>
            <w:r>
              <w:t>Obs 2</w:t>
            </w:r>
          </w:p>
        </w:tc>
        <w:tc>
          <w:tcPr>
            <w:tcW w:w="0" w:type="auto"/>
          </w:tcPr>
          <w:p w14:paraId="35B96B47" w14:textId="77777777" w:rsidR="00F36BA2" w:rsidRDefault="00000000">
            <w:pPr>
              <w:pStyle w:val="Compact"/>
              <w:jc w:val="right"/>
            </w:pPr>
            <w:r>
              <w:t>N Days</w:t>
            </w:r>
          </w:p>
        </w:tc>
        <w:tc>
          <w:tcPr>
            <w:tcW w:w="0" w:type="auto"/>
          </w:tcPr>
          <w:p w14:paraId="25555225" w14:textId="77777777" w:rsidR="00F36BA2" w:rsidRDefault="00000000">
            <w:pPr>
              <w:pStyle w:val="Compact"/>
              <w:jc w:val="right"/>
            </w:pPr>
            <w:r>
              <w:t>Obs 1 Fish</w:t>
            </w:r>
          </w:p>
        </w:tc>
        <w:tc>
          <w:tcPr>
            <w:tcW w:w="0" w:type="auto"/>
          </w:tcPr>
          <w:p w14:paraId="553D16A1" w14:textId="77777777" w:rsidR="00F36BA2" w:rsidRDefault="00000000">
            <w:pPr>
              <w:pStyle w:val="Compact"/>
              <w:jc w:val="right"/>
            </w:pPr>
            <w:r>
              <w:t>Obs 2 Fish</w:t>
            </w:r>
          </w:p>
        </w:tc>
        <w:tc>
          <w:tcPr>
            <w:tcW w:w="0" w:type="auto"/>
          </w:tcPr>
          <w:p w14:paraId="2399F961" w14:textId="77777777" w:rsidR="00F36BA2" w:rsidRDefault="00000000">
            <w:pPr>
              <w:pStyle w:val="Compact"/>
              <w:jc w:val="right"/>
            </w:pPr>
            <w:r>
              <w:t>r</w:t>
            </w:r>
          </w:p>
        </w:tc>
      </w:tr>
      <w:tr w:rsidR="00F36BA2" w14:paraId="7EA8EE1B" w14:textId="77777777">
        <w:tc>
          <w:tcPr>
            <w:tcW w:w="0" w:type="auto"/>
          </w:tcPr>
          <w:p w14:paraId="6894554B" w14:textId="77777777" w:rsidR="00F36BA2" w:rsidRDefault="00000000">
            <w:pPr>
              <w:pStyle w:val="Compact"/>
            </w:pPr>
            <w:r>
              <w:t>Upstream</w:t>
            </w:r>
          </w:p>
        </w:tc>
        <w:tc>
          <w:tcPr>
            <w:tcW w:w="0" w:type="auto"/>
          </w:tcPr>
          <w:p w14:paraId="1D991815" w14:textId="77777777" w:rsidR="00F36BA2" w:rsidRDefault="00000000">
            <w:pPr>
              <w:pStyle w:val="Compact"/>
            </w:pPr>
            <w:r>
              <w:t>AS</w:t>
            </w:r>
          </w:p>
        </w:tc>
        <w:tc>
          <w:tcPr>
            <w:tcW w:w="0" w:type="auto"/>
          </w:tcPr>
          <w:p w14:paraId="153D9E72" w14:textId="77777777" w:rsidR="00F36BA2" w:rsidRDefault="00000000">
            <w:pPr>
              <w:pStyle w:val="Compact"/>
            </w:pPr>
            <w:r>
              <w:t>JG</w:t>
            </w:r>
          </w:p>
        </w:tc>
        <w:tc>
          <w:tcPr>
            <w:tcW w:w="0" w:type="auto"/>
          </w:tcPr>
          <w:p w14:paraId="77F43375" w14:textId="77777777" w:rsidR="00F36BA2" w:rsidRDefault="00000000">
            <w:pPr>
              <w:pStyle w:val="Compact"/>
              <w:jc w:val="right"/>
            </w:pPr>
            <w:r>
              <w:t>5</w:t>
            </w:r>
          </w:p>
        </w:tc>
        <w:tc>
          <w:tcPr>
            <w:tcW w:w="0" w:type="auto"/>
          </w:tcPr>
          <w:p w14:paraId="6E670A9C" w14:textId="77777777" w:rsidR="00F36BA2" w:rsidRDefault="00000000">
            <w:pPr>
              <w:pStyle w:val="Compact"/>
              <w:jc w:val="right"/>
            </w:pPr>
            <w:r>
              <w:t>38</w:t>
            </w:r>
          </w:p>
        </w:tc>
        <w:tc>
          <w:tcPr>
            <w:tcW w:w="0" w:type="auto"/>
          </w:tcPr>
          <w:p w14:paraId="020EED4D" w14:textId="77777777" w:rsidR="00F36BA2" w:rsidRDefault="00000000">
            <w:pPr>
              <w:pStyle w:val="Compact"/>
              <w:jc w:val="right"/>
            </w:pPr>
            <w:r>
              <w:t>37</w:t>
            </w:r>
          </w:p>
        </w:tc>
        <w:tc>
          <w:tcPr>
            <w:tcW w:w="0" w:type="auto"/>
          </w:tcPr>
          <w:p w14:paraId="11B2425F" w14:textId="77777777" w:rsidR="00F36BA2" w:rsidRDefault="00000000">
            <w:pPr>
              <w:pStyle w:val="Compact"/>
              <w:jc w:val="right"/>
            </w:pPr>
            <w:r>
              <w:t>0.998</w:t>
            </w:r>
          </w:p>
        </w:tc>
      </w:tr>
      <w:tr w:rsidR="00F36BA2" w14:paraId="5AB67303" w14:textId="77777777">
        <w:tc>
          <w:tcPr>
            <w:tcW w:w="0" w:type="auto"/>
          </w:tcPr>
          <w:p w14:paraId="31C39079" w14:textId="77777777" w:rsidR="00F36BA2" w:rsidRDefault="00000000">
            <w:pPr>
              <w:pStyle w:val="Compact"/>
            </w:pPr>
            <w:r>
              <w:t>Upstream</w:t>
            </w:r>
          </w:p>
        </w:tc>
        <w:tc>
          <w:tcPr>
            <w:tcW w:w="0" w:type="auto"/>
          </w:tcPr>
          <w:p w14:paraId="368A45CD" w14:textId="77777777" w:rsidR="00F36BA2" w:rsidRDefault="00000000">
            <w:pPr>
              <w:pStyle w:val="Compact"/>
            </w:pPr>
            <w:r>
              <w:t>BC</w:t>
            </w:r>
          </w:p>
        </w:tc>
        <w:tc>
          <w:tcPr>
            <w:tcW w:w="0" w:type="auto"/>
          </w:tcPr>
          <w:p w14:paraId="71A4AD20" w14:textId="77777777" w:rsidR="00F36BA2" w:rsidRDefault="00000000">
            <w:pPr>
              <w:pStyle w:val="Compact"/>
            </w:pPr>
            <w:r>
              <w:t>JG</w:t>
            </w:r>
          </w:p>
        </w:tc>
        <w:tc>
          <w:tcPr>
            <w:tcW w:w="0" w:type="auto"/>
          </w:tcPr>
          <w:p w14:paraId="559294CB" w14:textId="77777777" w:rsidR="00F36BA2" w:rsidRDefault="00000000">
            <w:pPr>
              <w:pStyle w:val="Compact"/>
              <w:jc w:val="right"/>
            </w:pPr>
            <w:r>
              <w:t>5</w:t>
            </w:r>
          </w:p>
        </w:tc>
        <w:tc>
          <w:tcPr>
            <w:tcW w:w="0" w:type="auto"/>
          </w:tcPr>
          <w:p w14:paraId="7363066F" w14:textId="77777777" w:rsidR="00F36BA2" w:rsidRDefault="00000000">
            <w:pPr>
              <w:pStyle w:val="Compact"/>
              <w:jc w:val="right"/>
            </w:pPr>
            <w:r>
              <w:t>38</w:t>
            </w:r>
          </w:p>
        </w:tc>
        <w:tc>
          <w:tcPr>
            <w:tcW w:w="0" w:type="auto"/>
          </w:tcPr>
          <w:p w14:paraId="38FAD699" w14:textId="77777777" w:rsidR="00F36BA2" w:rsidRDefault="00000000">
            <w:pPr>
              <w:pStyle w:val="Compact"/>
              <w:jc w:val="right"/>
            </w:pPr>
            <w:r>
              <w:t>37</w:t>
            </w:r>
          </w:p>
        </w:tc>
        <w:tc>
          <w:tcPr>
            <w:tcW w:w="0" w:type="auto"/>
          </w:tcPr>
          <w:p w14:paraId="0A07723E" w14:textId="77777777" w:rsidR="00F36BA2" w:rsidRDefault="00000000">
            <w:pPr>
              <w:pStyle w:val="Compact"/>
              <w:jc w:val="right"/>
            </w:pPr>
            <w:r>
              <w:t>0.995</w:t>
            </w:r>
          </w:p>
        </w:tc>
      </w:tr>
      <w:tr w:rsidR="00F36BA2" w14:paraId="07DA20C9" w14:textId="77777777">
        <w:tc>
          <w:tcPr>
            <w:tcW w:w="0" w:type="auto"/>
          </w:tcPr>
          <w:p w14:paraId="246726AA" w14:textId="77777777" w:rsidR="00F36BA2" w:rsidRDefault="00000000">
            <w:pPr>
              <w:pStyle w:val="Compact"/>
            </w:pPr>
            <w:r>
              <w:t>Upstream</w:t>
            </w:r>
          </w:p>
        </w:tc>
        <w:tc>
          <w:tcPr>
            <w:tcW w:w="0" w:type="auto"/>
          </w:tcPr>
          <w:p w14:paraId="244302CE" w14:textId="77777777" w:rsidR="00F36BA2" w:rsidRDefault="00000000">
            <w:pPr>
              <w:pStyle w:val="Compact"/>
            </w:pPr>
            <w:r>
              <w:t>AS</w:t>
            </w:r>
          </w:p>
        </w:tc>
        <w:tc>
          <w:tcPr>
            <w:tcW w:w="0" w:type="auto"/>
          </w:tcPr>
          <w:p w14:paraId="39CF5168" w14:textId="77777777" w:rsidR="00F36BA2" w:rsidRDefault="00000000">
            <w:pPr>
              <w:pStyle w:val="Compact"/>
            </w:pPr>
            <w:r>
              <w:t>BC</w:t>
            </w:r>
          </w:p>
        </w:tc>
        <w:tc>
          <w:tcPr>
            <w:tcW w:w="0" w:type="auto"/>
          </w:tcPr>
          <w:p w14:paraId="6172E1F0" w14:textId="77777777" w:rsidR="00F36BA2" w:rsidRDefault="00000000">
            <w:pPr>
              <w:pStyle w:val="Compact"/>
              <w:jc w:val="right"/>
            </w:pPr>
            <w:r>
              <w:t>5</w:t>
            </w:r>
          </w:p>
        </w:tc>
        <w:tc>
          <w:tcPr>
            <w:tcW w:w="0" w:type="auto"/>
          </w:tcPr>
          <w:p w14:paraId="0F52A841" w14:textId="77777777" w:rsidR="00F36BA2" w:rsidRDefault="00000000">
            <w:pPr>
              <w:pStyle w:val="Compact"/>
              <w:jc w:val="right"/>
            </w:pPr>
            <w:r>
              <w:t>38</w:t>
            </w:r>
          </w:p>
        </w:tc>
        <w:tc>
          <w:tcPr>
            <w:tcW w:w="0" w:type="auto"/>
          </w:tcPr>
          <w:p w14:paraId="710D86F3" w14:textId="77777777" w:rsidR="00F36BA2" w:rsidRDefault="00000000">
            <w:pPr>
              <w:pStyle w:val="Compact"/>
              <w:jc w:val="right"/>
            </w:pPr>
            <w:r>
              <w:t>38</w:t>
            </w:r>
          </w:p>
        </w:tc>
        <w:tc>
          <w:tcPr>
            <w:tcW w:w="0" w:type="auto"/>
          </w:tcPr>
          <w:p w14:paraId="2EFF011A" w14:textId="77777777" w:rsidR="00F36BA2" w:rsidRDefault="00000000">
            <w:pPr>
              <w:pStyle w:val="Compact"/>
              <w:jc w:val="right"/>
            </w:pPr>
            <w:r>
              <w:t>0.991</w:t>
            </w:r>
          </w:p>
        </w:tc>
      </w:tr>
      <w:tr w:rsidR="00F36BA2" w14:paraId="483B0234" w14:textId="77777777">
        <w:tc>
          <w:tcPr>
            <w:tcW w:w="0" w:type="auto"/>
          </w:tcPr>
          <w:p w14:paraId="5628666E" w14:textId="77777777" w:rsidR="00F36BA2" w:rsidRDefault="00000000">
            <w:pPr>
              <w:pStyle w:val="Compact"/>
            </w:pPr>
            <w:r>
              <w:t>Upstream</w:t>
            </w:r>
          </w:p>
        </w:tc>
        <w:tc>
          <w:tcPr>
            <w:tcW w:w="0" w:type="auto"/>
          </w:tcPr>
          <w:p w14:paraId="66EE78A1" w14:textId="77777777" w:rsidR="00F36BA2" w:rsidRDefault="00000000">
            <w:pPr>
              <w:pStyle w:val="Compact"/>
            </w:pPr>
            <w:r>
              <w:t>AS</w:t>
            </w:r>
          </w:p>
        </w:tc>
        <w:tc>
          <w:tcPr>
            <w:tcW w:w="0" w:type="auto"/>
          </w:tcPr>
          <w:p w14:paraId="65969D31" w14:textId="77777777" w:rsidR="00F36BA2" w:rsidRDefault="00000000">
            <w:pPr>
              <w:pStyle w:val="Compact"/>
            </w:pPr>
            <w:r>
              <w:t>BT</w:t>
            </w:r>
          </w:p>
        </w:tc>
        <w:tc>
          <w:tcPr>
            <w:tcW w:w="0" w:type="auto"/>
          </w:tcPr>
          <w:p w14:paraId="5E193F6F" w14:textId="77777777" w:rsidR="00F36BA2" w:rsidRDefault="00000000">
            <w:pPr>
              <w:pStyle w:val="Compact"/>
              <w:jc w:val="right"/>
            </w:pPr>
            <w:r>
              <w:t>11</w:t>
            </w:r>
          </w:p>
        </w:tc>
        <w:tc>
          <w:tcPr>
            <w:tcW w:w="0" w:type="auto"/>
          </w:tcPr>
          <w:p w14:paraId="09A36EFA" w14:textId="77777777" w:rsidR="00F36BA2" w:rsidRDefault="00000000">
            <w:pPr>
              <w:pStyle w:val="Compact"/>
              <w:jc w:val="right"/>
            </w:pPr>
            <w:r>
              <w:t>45</w:t>
            </w:r>
          </w:p>
        </w:tc>
        <w:tc>
          <w:tcPr>
            <w:tcW w:w="0" w:type="auto"/>
          </w:tcPr>
          <w:p w14:paraId="5DE524A4" w14:textId="77777777" w:rsidR="00F36BA2" w:rsidRDefault="00000000">
            <w:pPr>
              <w:pStyle w:val="Compact"/>
              <w:jc w:val="right"/>
            </w:pPr>
            <w:r>
              <w:t>45</w:t>
            </w:r>
          </w:p>
        </w:tc>
        <w:tc>
          <w:tcPr>
            <w:tcW w:w="0" w:type="auto"/>
          </w:tcPr>
          <w:p w14:paraId="3ABB8DC8" w14:textId="77777777" w:rsidR="00F36BA2" w:rsidRDefault="00000000">
            <w:pPr>
              <w:pStyle w:val="Compact"/>
              <w:jc w:val="right"/>
            </w:pPr>
            <w:r>
              <w:t>0.976</w:t>
            </w:r>
          </w:p>
        </w:tc>
      </w:tr>
      <w:tr w:rsidR="00F36BA2" w14:paraId="4007D85D" w14:textId="77777777">
        <w:tc>
          <w:tcPr>
            <w:tcW w:w="0" w:type="auto"/>
          </w:tcPr>
          <w:p w14:paraId="1AD068D9" w14:textId="77777777" w:rsidR="00F36BA2" w:rsidRDefault="00000000">
            <w:pPr>
              <w:pStyle w:val="Compact"/>
            </w:pPr>
            <w:r>
              <w:t>Upstream</w:t>
            </w:r>
          </w:p>
        </w:tc>
        <w:tc>
          <w:tcPr>
            <w:tcW w:w="0" w:type="auto"/>
          </w:tcPr>
          <w:p w14:paraId="48530C25" w14:textId="77777777" w:rsidR="00F36BA2" w:rsidRDefault="00000000">
            <w:pPr>
              <w:pStyle w:val="Compact"/>
            </w:pPr>
            <w:r>
              <w:t>AS</w:t>
            </w:r>
          </w:p>
        </w:tc>
        <w:tc>
          <w:tcPr>
            <w:tcW w:w="0" w:type="auto"/>
          </w:tcPr>
          <w:p w14:paraId="3505D3F0" w14:textId="77777777" w:rsidR="00F36BA2" w:rsidRDefault="00000000">
            <w:pPr>
              <w:pStyle w:val="Compact"/>
            </w:pPr>
            <w:r>
              <w:t>CS</w:t>
            </w:r>
          </w:p>
        </w:tc>
        <w:tc>
          <w:tcPr>
            <w:tcW w:w="0" w:type="auto"/>
          </w:tcPr>
          <w:p w14:paraId="3BA078A0" w14:textId="77777777" w:rsidR="00F36BA2" w:rsidRDefault="00000000">
            <w:pPr>
              <w:pStyle w:val="Compact"/>
              <w:jc w:val="right"/>
            </w:pPr>
            <w:r>
              <w:t>15</w:t>
            </w:r>
          </w:p>
        </w:tc>
        <w:tc>
          <w:tcPr>
            <w:tcW w:w="0" w:type="auto"/>
          </w:tcPr>
          <w:p w14:paraId="1640752F" w14:textId="77777777" w:rsidR="00F36BA2" w:rsidRDefault="00000000">
            <w:pPr>
              <w:pStyle w:val="Compact"/>
              <w:jc w:val="right"/>
            </w:pPr>
            <w:r>
              <w:t>73</w:t>
            </w:r>
          </w:p>
        </w:tc>
        <w:tc>
          <w:tcPr>
            <w:tcW w:w="0" w:type="auto"/>
          </w:tcPr>
          <w:p w14:paraId="41DC447F" w14:textId="77777777" w:rsidR="00F36BA2" w:rsidRDefault="00000000">
            <w:pPr>
              <w:pStyle w:val="Compact"/>
              <w:jc w:val="right"/>
            </w:pPr>
            <w:r>
              <w:t>74</w:t>
            </w:r>
          </w:p>
        </w:tc>
        <w:tc>
          <w:tcPr>
            <w:tcW w:w="0" w:type="auto"/>
          </w:tcPr>
          <w:p w14:paraId="3A3C8D5C" w14:textId="77777777" w:rsidR="00F36BA2" w:rsidRDefault="00000000">
            <w:pPr>
              <w:pStyle w:val="Compact"/>
              <w:jc w:val="right"/>
            </w:pPr>
            <w:r>
              <w:t>0.951</w:t>
            </w:r>
          </w:p>
        </w:tc>
      </w:tr>
      <w:tr w:rsidR="00F36BA2" w14:paraId="124404F3" w14:textId="77777777">
        <w:tc>
          <w:tcPr>
            <w:tcW w:w="0" w:type="auto"/>
          </w:tcPr>
          <w:p w14:paraId="08044EBE" w14:textId="77777777" w:rsidR="00F36BA2" w:rsidRDefault="00000000">
            <w:pPr>
              <w:pStyle w:val="Compact"/>
            </w:pPr>
            <w:r>
              <w:t>Upstream</w:t>
            </w:r>
          </w:p>
        </w:tc>
        <w:tc>
          <w:tcPr>
            <w:tcW w:w="0" w:type="auto"/>
          </w:tcPr>
          <w:p w14:paraId="284D722B" w14:textId="77777777" w:rsidR="00F36BA2" w:rsidRDefault="00000000">
            <w:pPr>
              <w:pStyle w:val="Compact"/>
            </w:pPr>
            <w:r>
              <w:t>CS</w:t>
            </w:r>
          </w:p>
        </w:tc>
        <w:tc>
          <w:tcPr>
            <w:tcW w:w="0" w:type="auto"/>
          </w:tcPr>
          <w:p w14:paraId="3E21965E" w14:textId="77777777" w:rsidR="00F36BA2" w:rsidRDefault="00000000">
            <w:pPr>
              <w:pStyle w:val="Compact"/>
            </w:pPr>
            <w:r>
              <w:t>GB</w:t>
            </w:r>
          </w:p>
        </w:tc>
        <w:tc>
          <w:tcPr>
            <w:tcW w:w="0" w:type="auto"/>
          </w:tcPr>
          <w:p w14:paraId="29925736" w14:textId="77777777" w:rsidR="00F36BA2" w:rsidRDefault="00000000">
            <w:pPr>
              <w:pStyle w:val="Compact"/>
              <w:jc w:val="right"/>
            </w:pPr>
            <w:r>
              <w:t>8</w:t>
            </w:r>
          </w:p>
        </w:tc>
        <w:tc>
          <w:tcPr>
            <w:tcW w:w="0" w:type="auto"/>
          </w:tcPr>
          <w:p w14:paraId="6E287BE5" w14:textId="77777777" w:rsidR="00F36BA2" w:rsidRDefault="00000000">
            <w:pPr>
              <w:pStyle w:val="Compact"/>
              <w:jc w:val="right"/>
            </w:pPr>
            <w:r>
              <w:t>46</w:t>
            </w:r>
          </w:p>
        </w:tc>
        <w:tc>
          <w:tcPr>
            <w:tcW w:w="0" w:type="auto"/>
          </w:tcPr>
          <w:p w14:paraId="2225F2C2" w14:textId="77777777" w:rsidR="00F36BA2" w:rsidRDefault="00000000">
            <w:pPr>
              <w:pStyle w:val="Compact"/>
              <w:jc w:val="right"/>
            </w:pPr>
            <w:r>
              <w:t>42</w:t>
            </w:r>
          </w:p>
        </w:tc>
        <w:tc>
          <w:tcPr>
            <w:tcW w:w="0" w:type="auto"/>
          </w:tcPr>
          <w:p w14:paraId="24DECBFA" w14:textId="77777777" w:rsidR="00F36BA2" w:rsidRDefault="00000000">
            <w:pPr>
              <w:pStyle w:val="Compact"/>
              <w:jc w:val="right"/>
            </w:pPr>
            <w:r>
              <w:t>0.495</w:t>
            </w:r>
          </w:p>
        </w:tc>
      </w:tr>
      <w:tr w:rsidR="00F36BA2" w14:paraId="24EBD89F" w14:textId="77777777">
        <w:tc>
          <w:tcPr>
            <w:tcW w:w="0" w:type="auto"/>
          </w:tcPr>
          <w:p w14:paraId="567E8A8F" w14:textId="77777777" w:rsidR="00F36BA2" w:rsidRDefault="00000000">
            <w:pPr>
              <w:pStyle w:val="Compact"/>
            </w:pPr>
            <w:r>
              <w:t>Upstream</w:t>
            </w:r>
          </w:p>
        </w:tc>
        <w:tc>
          <w:tcPr>
            <w:tcW w:w="0" w:type="auto"/>
          </w:tcPr>
          <w:p w14:paraId="4F967733" w14:textId="77777777" w:rsidR="00F36BA2" w:rsidRDefault="00000000">
            <w:pPr>
              <w:pStyle w:val="Compact"/>
            </w:pPr>
            <w:r>
              <w:t>AS</w:t>
            </w:r>
          </w:p>
        </w:tc>
        <w:tc>
          <w:tcPr>
            <w:tcW w:w="0" w:type="auto"/>
          </w:tcPr>
          <w:p w14:paraId="5A67C4E7" w14:textId="77777777" w:rsidR="00F36BA2" w:rsidRDefault="00000000">
            <w:pPr>
              <w:pStyle w:val="Compact"/>
            </w:pPr>
            <w:r>
              <w:t>GB</w:t>
            </w:r>
          </w:p>
        </w:tc>
        <w:tc>
          <w:tcPr>
            <w:tcW w:w="0" w:type="auto"/>
          </w:tcPr>
          <w:p w14:paraId="59F9C8E7" w14:textId="77777777" w:rsidR="00F36BA2" w:rsidRDefault="00000000">
            <w:pPr>
              <w:pStyle w:val="Compact"/>
              <w:jc w:val="right"/>
            </w:pPr>
            <w:r>
              <w:t>10</w:t>
            </w:r>
          </w:p>
        </w:tc>
        <w:tc>
          <w:tcPr>
            <w:tcW w:w="0" w:type="auto"/>
          </w:tcPr>
          <w:p w14:paraId="5E9D30D7" w14:textId="77777777" w:rsidR="00F36BA2" w:rsidRDefault="00000000">
            <w:pPr>
              <w:pStyle w:val="Compact"/>
              <w:jc w:val="right"/>
            </w:pPr>
            <w:r>
              <w:t>54</w:t>
            </w:r>
          </w:p>
        </w:tc>
        <w:tc>
          <w:tcPr>
            <w:tcW w:w="0" w:type="auto"/>
          </w:tcPr>
          <w:p w14:paraId="4F6789A9" w14:textId="77777777" w:rsidR="00F36BA2" w:rsidRDefault="00000000">
            <w:pPr>
              <w:pStyle w:val="Compact"/>
              <w:jc w:val="right"/>
            </w:pPr>
            <w:r>
              <w:t>42</w:t>
            </w:r>
          </w:p>
        </w:tc>
        <w:tc>
          <w:tcPr>
            <w:tcW w:w="0" w:type="auto"/>
          </w:tcPr>
          <w:p w14:paraId="52190544" w14:textId="77777777" w:rsidR="00F36BA2" w:rsidRDefault="00000000">
            <w:pPr>
              <w:pStyle w:val="Compact"/>
              <w:jc w:val="right"/>
            </w:pPr>
            <w:r>
              <w:t>0.404</w:t>
            </w:r>
          </w:p>
        </w:tc>
      </w:tr>
      <w:tr w:rsidR="00F36BA2" w14:paraId="19C91CCE" w14:textId="77777777">
        <w:tc>
          <w:tcPr>
            <w:tcW w:w="0" w:type="auto"/>
          </w:tcPr>
          <w:p w14:paraId="06E21A37" w14:textId="77777777" w:rsidR="00F36BA2" w:rsidRDefault="00000000">
            <w:pPr>
              <w:pStyle w:val="Compact"/>
            </w:pPr>
            <w:r>
              <w:t>Downstream</w:t>
            </w:r>
          </w:p>
        </w:tc>
        <w:tc>
          <w:tcPr>
            <w:tcW w:w="0" w:type="auto"/>
          </w:tcPr>
          <w:p w14:paraId="2B146A47" w14:textId="77777777" w:rsidR="00F36BA2" w:rsidRDefault="00000000">
            <w:pPr>
              <w:pStyle w:val="Compact"/>
            </w:pPr>
            <w:r>
              <w:t>AS</w:t>
            </w:r>
          </w:p>
        </w:tc>
        <w:tc>
          <w:tcPr>
            <w:tcW w:w="0" w:type="auto"/>
          </w:tcPr>
          <w:p w14:paraId="493DE568" w14:textId="77777777" w:rsidR="00F36BA2" w:rsidRDefault="00000000">
            <w:pPr>
              <w:pStyle w:val="Compact"/>
            </w:pPr>
            <w:r>
              <w:t>BC</w:t>
            </w:r>
          </w:p>
        </w:tc>
        <w:tc>
          <w:tcPr>
            <w:tcW w:w="0" w:type="auto"/>
          </w:tcPr>
          <w:p w14:paraId="6696A8C9" w14:textId="77777777" w:rsidR="00F36BA2" w:rsidRDefault="00000000">
            <w:pPr>
              <w:pStyle w:val="Compact"/>
              <w:jc w:val="right"/>
            </w:pPr>
            <w:r>
              <w:t>3</w:t>
            </w:r>
          </w:p>
        </w:tc>
        <w:tc>
          <w:tcPr>
            <w:tcW w:w="0" w:type="auto"/>
          </w:tcPr>
          <w:p w14:paraId="3CD61756" w14:textId="77777777" w:rsidR="00F36BA2" w:rsidRDefault="00000000">
            <w:pPr>
              <w:pStyle w:val="Compact"/>
              <w:jc w:val="right"/>
            </w:pPr>
            <w:r>
              <w:t>6</w:t>
            </w:r>
          </w:p>
        </w:tc>
        <w:tc>
          <w:tcPr>
            <w:tcW w:w="0" w:type="auto"/>
          </w:tcPr>
          <w:p w14:paraId="7C4A22CB" w14:textId="77777777" w:rsidR="00F36BA2" w:rsidRDefault="00000000">
            <w:pPr>
              <w:pStyle w:val="Compact"/>
              <w:jc w:val="right"/>
            </w:pPr>
            <w:r>
              <w:t>7</w:t>
            </w:r>
          </w:p>
        </w:tc>
        <w:tc>
          <w:tcPr>
            <w:tcW w:w="0" w:type="auto"/>
          </w:tcPr>
          <w:p w14:paraId="4325BCCF" w14:textId="77777777" w:rsidR="00F36BA2" w:rsidRDefault="00000000">
            <w:pPr>
              <w:pStyle w:val="Compact"/>
              <w:jc w:val="right"/>
            </w:pPr>
            <w:r>
              <w:t>0.866</w:t>
            </w:r>
          </w:p>
        </w:tc>
      </w:tr>
      <w:tr w:rsidR="00F36BA2" w14:paraId="7CB30853" w14:textId="77777777">
        <w:tc>
          <w:tcPr>
            <w:tcW w:w="0" w:type="auto"/>
          </w:tcPr>
          <w:p w14:paraId="5362C8E0" w14:textId="77777777" w:rsidR="00F36BA2" w:rsidRDefault="00000000">
            <w:pPr>
              <w:pStyle w:val="Compact"/>
            </w:pPr>
            <w:r>
              <w:t>Downstream</w:t>
            </w:r>
          </w:p>
        </w:tc>
        <w:tc>
          <w:tcPr>
            <w:tcW w:w="0" w:type="auto"/>
          </w:tcPr>
          <w:p w14:paraId="0FC12281" w14:textId="77777777" w:rsidR="00F36BA2" w:rsidRDefault="00000000">
            <w:pPr>
              <w:pStyle w:val="Compact"/>
            </w:pPr>
            <w:r>
              <w:t>AS</w:t>
            </w:r>
          </w:p>
        </w:tc>
        <w:tc>
          <w:tcPr>
            <w:tcW w:w="0" w:type="auto"/>
          </w:tcPr>
          <w:p w14:paraId="7F555C44" w14:textId="77777777" w:rsidR="00F36BA2" w:rsidRDefault="00000000">
            <w:pPr>
              <w:pStyle w:val="Compact"/>
            </w:pPr>
            <w:r>
              <w:t>BT</w:t>
            </w:r>
          </w:p>
        </w:tc>
        <w:tc>
          <w:tcPr>
            <w:tcW w:w="0" w:type="auto"/>
          </w:tcPr>
          <w:p w14:paraId="08C19FC2" w14:textId="77777777" w:rsidR="00F36BA2" w:rsidRDefault="00000000">
            <w:pPr>
              <w:pStyle w:val="Compact"/>
              <w:jc w:val="right"/>
            </w:pPr>
            <w:r>
              <w:t>10</w:t>
            </w:r>
          </w:p>
        </w:tc>
        <w:tc>
          <w:tcPr>
            <w:tcW w:w="0" w:type="auto"/>
          </w:tcPr>
          <w:p w14:paraId="071A7D1E" w14:textId="77777777" w:rsidR="00F36BA2" w:rsidRDefault="00000000">
            <w:pPr>
              <w:pStyle w:val="Compact"/>
              <w:jc w:val="right"/>
            </w:pPr>
            <w:r>
              <w:t>34</w:t>
            </w:r>
          </w:p>
        </w:tc>
        <w:tc>
          <w:tcPr>
            <w:tcW w:w="0" w:type="auto"/>
          </w:tcPr>
          <w:p w14:paraId="1E3E9EC0" w14:textId="77777777" w:rsidR="00F36BA2" w:rsidRDefault="00000000">
            <w:pPr>
              <w:pStyle w:val="Compact"/>
              <w:jc w:val="right"/>
            </w:pPr>
            <w:r>
              <w:t>31</w:t>
            </w:r>
          </w:p>
        </w:tc>
        <w:tc>
          <w:tcPr>
            <w:tcW w:w="0" w:type="auto"/>
          </w:tcPr>
          <w:p w14:paraId="635CDDBA" w14:textId="77777777" w:rsidR="00F36BA2" w:rsidRDefault="00000000">
            <w:pPr>
              <w:pStyle w:val="Compact"/>
              <w:jc w:val="right"/>
            </w:pPr>
            <w:r>
              <w:t>0.863</w:t>
            </w:r>
          </w:p>
        </w:tc>
      </w:tr>
      <w:tr w:rsidR="00F36BA2" w14:paraId="3A4ECD8D" w14:textId="77777777">
        <w:tc>
          <w:tcPr>
            <w:tcW w:w="0" w:type="auto"/>
          </w:tcPr>
          <w:p w14:paraId="7B535D99" w14:textId="77777777" w:rsidR="00F36BA2" w:rsidRDefault="00000000">
            <w:pPr>
              <w:pStyle w:val="Compact"/>
            </w:pPr>
            <w:r>
              <w:t>Downstream</w:t>
            </w:r>
          </w:p>
        </w:tc>
        <w:tc>
          <w:tcPr>
            <w:tcW w:w="0" w:type="auto"/>
          </w:tcPr>
          <w:p w14:paraId="483AA3C1" w14:textId="77777777" w:rsidR="00F36BA2" w:rsidRDefault="00000000">
            <w:pPr>
              <w:pStyle w:val="Compact"/>
            </w:pPr>
            <w:r>
              <w:t>AS</w:t>
            </w:r>
          </w:p>
        </w:tc>
        <w:tc>
          <w:tcPr>
            <w:tcW w:w="0" w:type="auto"/>
          </w:tcPr>
          <w:p w14:paraId="0CA8EF9E" w14:textId="77777777" w:rsidR="00F36BA2" w:rsidRDefault="00000000">
            <w:pPr>
              <w:pStyle w:val="Compact"/>
            </w:pPr>
            <w:r>
              <w:t>CS</w:t>
            </w:r>
          </w:p>
        </w:tc>
        <w:tc>
          <w:tcPr>
            <w:tcW w:w="0" w:type="auto"/>
          </w:tcPr>
          <w:p w14:paraId="47FD4555" w14:textId="77777777" w:rsidR="00F36BA2" w:rsidRDefault="00000000">
            <w:pPr>
              <w:pStyle w:val="Compact"/>
              <w:jc w:val="right"/>
            </w:pPr>
            <w:r>
              <w:t>14</w:t>
            </w:r>
          </w:p>
        </w:tc>
        <w:tc>
          <w:tcPr>
            <w:tcW w:w="0" w:type="auto"/>
          </w:tcPr>
          <w:p w14:paraId="5A59ABEA" w14:textId="77777777" w:rsidR="00F36BA2" w:rsidRDefault="00000000">
            <w:pPr>
              <w:pStyle w:val="Compact"/>
              <w:jc w:val="right"/>
            </w:pPr>
            <w:r>
              <w:t>44</w:t>
            </w:r>
          </w:p>
        </w:tc>
        <w:tc>
          <w:tcPr>
            <w:tcW w:w="0" w:type="auto"/>
          </w:tcPr>
          <w:p w14:paraId="3D250846" w14:textId="77777777" w:rsidR="00F36BA2" w:rsidRDefault="00000000">
            <w:pPr>
              <w:pStyle w:val="Compact"/>
              <w:jc w:val="right"/>
            </w:pPr>
            <w:r>
              <w:t>33</w:t>
            </w:r>
          </w:p>
        </w:tc>
        <w:tc>
          <w:tcPr>
            <w:tcW w:w="0" w:type="auto"/>
          </w:tcPr>
          <w:p w14:paraId="50BB3E38" w14:textId="77777777" w:rsidR="00F36BA2" w:rsidRDefault="00000000">
            <w:pPr>
              <w:pStyle w:val="Compact"/>
              <w:jc w:val="right"/>
            </w:pPr>
            <w:r>
              <w:t>0.654</w:t>
            </w:r>
          </w:p>
        </w:tc>
      </w:tr>
      <w:tr w:rsidR="00F36BA2" w14:paraId="59CF02B6" w14:textId="77777777">
        <w:tc>
          <w:tcPr>
            <w:tcW w:w="0" w:type="auto"/>
          </w:tcPr>
          <w:p w14:paraId="7C306094" w14:textId="77777777" w:rsidR="00F36BA2" w:rsidRDefault="00000000">
            <w:pPr>
              <w:pStyle w:val="Compact"/>
            </w:pPr>
            <w:r>
              <w:t>Downstream</w:t>
            </w:r>
          </w:p>
        </w:tc>
        <w:tc>
          <w:tcPr>
            <w:tcW w:w="0" w:type="auto"/>
          </w:tcPr>
          <w:p w14:paraId="66F5FD1B" w14:textId="77777777" w:rsidR="00F36BA2" w:rsidRDefault="00000000">
            <w:pPr>
              <w:pStyle w:val="Compact"/>
            </w:pPr>
            <w:r>
              <w:t>AS</w:t>
            </w:r>
          </w:p>
        </w:tc>
        <w:tc>
          <w:tcPr>
            <w:tcW w:w="0" w:type="auto"/>
          </w:tcPr>
          <w:p w14:paraId="05FBF1DE" w14:textId="77777777" w:rsidR="00F36BA2" w:rsidRDefault="00000000">
            <w:pPr>
              <w:pStyle w:val="Compact"/>
            </w:pPr>
            <w:r>
              <w:t>GB</w:t>
            </w:r>
          </w:p>
        </w:tc>
        <w:tc>
          <w:tcPr>
            <w:tcW w:w="0" w:type="auto"/>
          </w:tcPr>
          <w:p w14:paraId="2D7A8B32" w14:textId="77777777" w:rsidR="00F36BA2" w:rsidRDefault="00000000">
            <w:pPr>
              <w:pStyle w:val="Compact"/>
              <w:jc w:val="right"/>
            </w:pPr>
            <w:r>
              <w:t>7</w:t>
            </w:r>
          </w:p>
        </w:tc>
        <w:tc>
          <w:tcPr>
            <w:tcW w:w="0" w:type="auto"/>
          </w:tcPr>
          <w:p w14:paraId="513AC3D2" w14:textId="77777777" w:rsidR="00F36BA2" w:rsidRDefault="00000000">
            <w:pPr>
              <w:pStyle w:val="Compact"/>
              <w:jc w:val="right"/>
            </w:pPr>
            <w:r>
              <w:t>24</w:t>
            </w:r>
          </w:p>
        </w:tc>
        <w:tc>
          <w:tcPr>
            <w:tcW w:w="0" w:type="auto"/>
          </w:tcPr>
          <w:p w14:paraId="56773424" w14:textId="77777777" w:rsidR="00F36BA2" w:rsidRDefault="00000000">
            <w:pPr>
              <w:pStyle w:val="Compact"/>
              <w:jc w:val="right"/>
            </w:pPr>
            <w:r>
              <w:t>13</w:t>
            </w:r>
          </w:p>
        </w:tc>
        <w:tc>
          <w:tcPr>
            <w:tcW w:w="0" w:type="auto"/>
          </w:tcPr>
          <w:p w14:paraId="361835A6" w14:textId="77777777" w:rsidR="00F36BA2" w:rsidRDefault="00000000">
            <w:pPr>
              <w:pStyle w:val="Compact"/>
              <w:jc w:val="right"/>
            </w:pPr>
            <w:r>
              <w:t>0.541</w:t>
            </w:r>
          </w:p>
        </w:tc>
      </w:tr>
      <w:tr w:rsidR="00F36BA2" w14:paraId="74A19846" w14:textId="77777777">
        <w:tc>
          <w:tcPr>
            <w:tcW w:w="0" w:type="auto"/>
          </w:tcPr>
          <w:p w14:paraId="75A7DF0C" w14:textId="77777777" w:rsidR="00F36BA2" w:rsidRDefault="00000000">
            <w:pPr>
              <w:pStyle w:val="Compact"/>
            </w:pPr>
            <w:r>
              <w:t>Downstream</w:t>
            </w:r>
          </w:p>
        </w:tc>
        <w:tc>
          <w:tcPr>
            <w:tcW w:w="0" w:type="auto"/>
          </w:tcPr>
          <w:p w14:paraId="4424D4E2" w14:textId="77777777" w:rsidR="00F36BA2" w:rsidRDefault="00000000">
            <w:pPr>
              <w:pStyle w:val="Compact"/>
            </w:pPr>
            <w:r>
              <w:t>BC</w:t>
            </w:r>
          </w:p>
        </w:tc>
        <w:tc>
          <w:tcPr>
            <w:tcW w:w="0" w:type="auto"/>
          </w:tcPr>
          <w:p w14:paraId="5407AFCD" w14:textId="77777777" w:rsidR="00F36BA2" w:rsidRDefault="00000000">
            <w:pPr>
              <w:pStyle w:val="Compact"/>
            </w:pPr>
            <w:r>
              <w:t>JG</w:t>
            </w:r>
          </w:p>
        </w:tc>
        <w:tc>
          <w:tcPr>
            <w:tcW w:w="0" w:type="auto"/>
          </w:tcPr>
          <w:p w14:paraId="45F0332C" w14:textId="77777777" w:rsidR="00F36BA2" w:rsidRDefault="00000000">
            <w:pPr>
              <w:pStyle w:val="Compact"/>
              <w:jc w:val="right"/>
            </w:pPr>
            <w:r>
              <w:t>3</w:t>
            </w:r>
          </w:p>
        </w:tc>
        <w:tc>
          <w:tcPr>
            <w:tcW w:w="0" w:type="auto"/>
          </w:tcPr>
          <w:p w14:paraId="2AE807D0" w14:textId="77777777" w:rsidR="00F36BA2" w:rsidRDefault="00000000">
            <w:pPr>
              <w:pStyle w:val="Compact"/>
              <w:jc w:val="right"/>
            </w:pPr>
            <w:r>
              <w:t>7</w:t>
            </w:r>
          </w:p>
        </w:tc>
        <w:tc>
          <w:tcPr>
            <w:tcW w:w="0" w:type="auto"/>
          </w:tcPr>
          <w:p w14:paraId="22806E76" w14:textId="77777777" w:rsidR="00F36BA2" w:rsidRDefault="00000000">
            <w:pPr>
              <w:pStyle w:val="Compact"/>
              <w:jc w:val="right"/>
            </w:pPr>
            <w:r>
              <w:t>7</w:t>
            </w:r>
          </w:p>
        </w:tc>
        <w:tc>
          <w:tcPr>
            <w:tcW w:w="0" w:type="auto"/>
          </w:tcPr>
          <w:p w14:paraId="341A6BAD" w14:textId="77777777" w:rsidR="00F36BA2" w:rsidRDefault="00000000">
            <w:pPr>
              <w:pStyle w:val="Compact"/>
              <w:jc w:val="right"/>
            </w:pPr>
            <w:r>
              <w:t>0.500</w:t>
            </w:r>
          </w:p>
        </w:tc>
      </w:tr>
      <w:tr w:rsidR="00F36BA2" w14:paraId="5036CD5C" w14:textId="77777777">
        <w:tc>
          <w:tcPr>
            <w:tcW w:w="0" w:type="auto"/>
          </w:tcPr>
          <w:p w14:paraId="765B99C1" w14:textId="77777777" w:rsidR="00F36BA2" w:rsidRDefault="00000000">
            <w:pPr>
              <w:pStyle w:val="Compact"/>
            </w:pPr>
            <w:r>
              <w:t>Downstream</w:t>
            </w:r>
          </w:p>
        </w:tc>
        <w:tc>
          <w:tcPr>
            <w:tcW w:w="0" w:type="auto"/>
          </w:tcPr>
          <w:p w14:paraId="332689B5" w14:textId="77777777" w:rsidR="00F36BA2" w:rsidRDefault="00000000">
            <w:pPr>
              <w:pStyle w:val="Compact"/>
            </w:pPr>
            <w:r>
              <w:t>AS</w:t>
            </w:r>
          </w:p>
        </w:tc>
        <w:tc>
          <w:tcPr>
            <w:tcW w:w="0" w:type="auto"/>
          </w:tcPr>
          <w:p w14:paraId="687DC3B0" w14:textId="77777777" w:rsidR="00F36BA2" w:rsidRDefault="00000000">
            <w:pPr>
              <w:pStyle w:val="Compact"/>
            </w:pPr>
            <w:r>
              <w:t>JG</w:t>
            </w:r>
          </w:p>
        </w:tc>
        <w:tc>
          <w:tcPr>
            <w:tcW w:w="0" w:type="auto"/>
          </w:tcPr>
          <w:p w14:paraId="3BC91619" w14:textId="77777777" w:rsidR="00F36BA2" w:rsidRDefault="00000000">
            <w:pPr>
              <w:pStyle w:val="Compact"/>
              <w:jc w:val="right"/>
            </w:pPr>
            <w:r>
              <w:t>4</w:t>
            </w:r>
          </w:p>
        </w:tc>
        <w:tc>
          <w:tcPr>
            <w:tcW w:w="0" w:type="auto"/>
          </w:tcPr>
          <w:p w14:paraId="2C618AC9" w14:textId="77777777" w:rsidR="00F36BA2" w:rsidRDefault="00000000">
            <w:pPr>
              <w:pStyle w:val="Compact"/>
              <w:jc w:val="right"/>
            </w:pPr>
            <w:r>
              <w:t>9</w:t>
            </w:r>
          </w:p>
        </w:tc>
        <w:tc>
          <w:tcPr>
            <w:tcW w:w="0" w:type="auto"/>
          </w:tcPr>
          <w:p w14:paraId="3516025C" w14:textId="77777777" w:rsidR="00F36BA2" w:rsidRDefault="00000000">
            <w:pPr>
              <w:pStyle w:val="Compact"/>
              <w:jc w:val="right"/>
            </w:pPr>
            <w:r>
              <w:t>7</w:t>
            </w:r>
          </w:p>
        </w:tc>
        <w:tc>
          <w:tcPr>
            <w:tcW w:w="0" w:type="auto"/>
          </w:tcPr>
          <w:p w14:paraId="286545E3" w14:textId="77777777" w:rsidR="00F36BA2" w:rsidRDefault="00000000">
            <w:pPr>
              <w:pStyle w:val="Compact"/>
              <w:jc w:val="right"/>
            </w:pPr>
            <w:r>
              <w:t>0.174</w:t>
            </w:r>
          </w:p>
        </w:tc>
      </w:tr>
      <w:tr w:rsidR="00F36BA2" w14:paraId="423C7210" w14:textId="77777777">
        <w:tc>
          <w:tcPr>
            <w:tcW w:w="0" w:type="auto"/>
          </w:tcPr>
          <w:p w14:paraId="61712F97" w14:textId="77777777" w:rsidR="00F36BA2" w:rsidRDefault="00000000">
            <w:pPr>
              <w:pStyle w:val="Compact"/>
            </w:pPr>
            <w:r>
              <w:t>Downstream</w:t>
            </w:r>
          </w:p>
        </w:tc>
        <w:tc>
          <w:tcPr>
            <w:tcW w:w="0" w:type="auto"/>
          </w:tcPr>
          <w:p w14:paraId="4E3BA6A5" w14:textId="77777777" w:rsidR="00F36BA2" w:rsidRDefault="00000000">
            <w:pPr>
              <w:pStyle w:val="Compact"/>
            </w:pPr>
            <w:r>
              <w:t>CS</w:t>
            </w:r>
          </w:p>
        </w:tc>
        <w:tc>
          <w:tcPr>
            <w:tcW w:w="0" w:type="auto"/>
          </w:tcPr>
          <w:p w14:paraId="6174EC45" w14:textId="77777777" w:rsidR="00F36BA2" w:rsidRDefault="00000000">
            <w:pPr>
              <w:pStyle w:val="Compact"/>
            </w:pPr>
            <w:r>
              <w:t>GB</w:t>
            </w:r>
          </w:p>
        </w:tc>
        <w:tc>
          <w:tcPr>
            <w:tcW w:w="0" w:type="auto"/>
          </w:tcPr>
          <w:p w14:paraId="5D98F539" w14:textId="77777777" w:rsidR="00F36BA2" w:rsidRDefault="00000000">
            <w:pPr>
              <w:pStyle w:val="Compact"/>
              <w:jc w:val="right"/>
            </w:pPr>
            <w:r>
              <w:t>5</w:t>
            </w:r>
          </w:p>
        </w:tc>
        <w:tc>
          <w:tcPr>
            <w:tcW w:w="0" w:type="auto"/>
          </w:tcPr>
          <w:p w14:paraId="50046399" w14:textId="77777777" w:rsidR="00F36BA2" w:rsidRDefault="00000000">
            <w:pPr>
              <w:pStyle w:val="Compact"/>
              <w:jc w:val="right"/>
            </w:pPr>
            <w:r>
              <w:t>9</w:t>
            </w:r>
          </w:p>
        </w:tc>
        <w:tc>
          <w:tcPr>
            <w:tcW w:w="0" w:type="auto"/>
          </w:tcPr>
          <w:p w14:paraId="536DC0E5" w14:textId="77777777" w:rsidR="00F36BA2" w:rsidRDefault="00000000">
            <w:pPr>
              <w:pStyle w:val="Compact"/>
              <w:jc w:val="right"/>
            </w:pPr>
            <w:r>
              <w:t>13</w:t>
            </w:r>
          </w:p>
        </w:tc>
        <w:tc>
          <w:tcPr>
            <w:tcW w:w="0" w:type="auto"/>
          </w:tcPr>
          <w:p w14:paraId="348DE2A4" w14:textId="77777777" w:rsidR="00F36BA2" w:rsidRDefault="00000000">
            <w:pPr>
              <w:pStyle w:val="Compact"/>
              <w:jc w:val="right"/>
            </w:pPr>
            <w:r>
              <w:t>-0.250</w:t>
            </w:r>
          </w:p>
        </w:tc>
      </w:tr>
    </w:tbl>
    <w:p w14:paraId="23F0AA67" w14:textId="77777777" w:rsidR="00F36BA2" w:rsidRDefault="00000000">
      <w:pPr>
        <w:pStyle w:val="BodyText"/>
      </w:pPr>
      <w:r>
        <w:t>For fish observed by multiple observers, the CVs of those multiple length measurements are displayed in Figure 4.1. The mean CV of length measurements for upstream moving fish was 0.06, while it was 0.09 for downstream moving fish. 95% of the upstream CVs were smaller than 0.15 (considered a reference point for precise measurements), while 84% of the downstream CVs met this criterion.</w:t>
      </w:r>
    </w:p>
    <w:p w14:paraId="62C5FC0B" w14:textId="77777777" w:rsidR="00F36BA2" w:rsidRDefault="00000000">
      <w:pPr>
        <w:pStyle w:val="CaptionedFigure"/>
      </w:pPr>
      <w:r>
        <w:rPr>
          <w:noProof/>
        </w:rPr>
        <w:lastRenderedPageBreak/>
        <w:drawing>
          <wp:inline distT="0" distB="0" distL="0" distR="0" wp14:anchorId="0A377326" wp14:editId="0C49404A">
            <wp:extent cx="5504749" cy="3669832"/>
            <wp:effectExtent l="0" t="0" r="0" b="0"/>
            <wp:docPr id="1860831964"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0"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60632EE6" w14:textId="77777777" w:rsidR="00F36BA2" w:rsidRDefault="00000000">
      <w:pPr>
        <w:pStyle w:val="ImageCaption"/>
      </w:pPr>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580B25E3" w14:textId="77777777" w:rsidR="00F36BA2" w:rsidRDefault="00000000">
      <w:pPr>
        <w:pStyle w:val="BodyText"/>
      </w:pPr>
      <w:r>
        <w:t>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Two observers (BT and GB) had a positive mean bias relative to observer AS for upstream fish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3EB96ABA" w14:textId="77777777" w:rsidR="00F36BA2" w:rsidRDefault="00000000">
      <w:pPr>
        <w:pStyle w:val="BodyText"/>
      </w:pPr>
      <w:r>
        <w:t>The mean absolute percent error (MAPE) ranged from 6.7 - 12.3% for upstream moving fish and from 8.9 - 18.2% for downstream moving fish. To put that on the scale of fish lengths (centimeters), the root mean square error (RMSE) ranged from 6.7 - 9.6 cm for upstream moving fish and 6.8 - 17 cm for downstream moving fish.</w:t>
      </w:r>
    </w:p>
    <w:p w14:paraId="6A4045AC" w14:textId="77777777" w:rsidR="00F36BA2" w:rsidRDefault="00000000">
      <w:pPr>
        <w:pStyle w:val="CaptionedFigure"/>
      </w:pPr>
      <w:r>
        <w:rPr>
          <w:noProof/>
        </w:rPr>
        <w:lastRenderedPageBreak/>
        <w:drawing>
          <wp:inline distT="0" distB="0" distL="0" distR="0" wp14:anchorId="7134154C" wp14:editId="7621EA36">
            <wp:extent cx="5504749" cy="3669832"/>
            <wp:effectExtent l="0" t="0" r="0" b="0"/>
            <wp:docPr id="610747689"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0" name="Picture" descr="../figures/lgth-comp-fig-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3EBDCB19" w14:textId="77777777" w:rsidR="00F36BA2" w:rsidRDefault="00000000">
      <w:pPr>
        <w:pStyle w:val="ImageCaption"/>
      </w:pPr>
      <w:r>
        <w:t>Figure 4.2: Histograms and density plots showing the bias of length measurements, relative to observer AS, colored by observer and faceted by direction and year.</w:t>
      </w:r>
    </w:p>
    <w:p w14:paraId="12256257" w14:textId="77777777" w:rsidR="00F36BA2" w:rsidRDefault="00000000">
      <w:pPr>
        <w:pStyle w:val="TableCaption"/>
      </w:pPr>
      <w:r>
        <w:t>Table 4.3: Summary statistics comparing length measurements of different observers with those made by observer AS.</w:t>
      </w:r>
    </w:p>
    <w:tbl>
      <w:tblPr>
        <w:tblStyle w:val="Table"/>
        <w:tblW w:w="0" w:type="auto"/>
        <w:tblLook w:val="0020" w:firstRow="1" w:lastRow="0" w:firstColumn="0" w:lastColumn="0" w:noHBand="0" w:noVBand="0"/>
      </w:tblPr>
      <w:tblGrid>
        <w:gridCol w:w="1368"/>
        <w:gridCol w:w="1035"/>
        <w:gridCol w:w="761"/>
        <w:gridCol w:w="1146"/>
        <w:gridCol w:w="733"/>
        <w:gridCol w:w="639"/>
        <w:gridCol w:w="753"/>
      </w:tblGrid>
      <w:tr w:rsidR="00F36BA2" w14:paraId="3932F5BF"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3F3A586E" w14:textId="77777777" w:rsidR="00F36BA2" w:rsidRDefault="00000000">
            <w:pPr>
              <w:pStyle w:val="Compact"/>
            </w:pPr>
            <w:r>
              <w:t>Direction</w:t>
            </w:r>
          </w:p>
        </w:tc>
        <w:tc>
          <w:tcPr>
            <w:tcW w:w="0" w:type="auto"/>
          </w:tcPr>
          <w:p w14:paraId="3C5F4FF9" w14:textId="77777777" w:rsidR="00F36BA2" w:rsidRDefault="00000000">
            <w:pPr>
              <w:pStyle w:val="Compact"/>
            </w:pPr>
            <w:r>
              <w:t>Observer</w:t>
            </w:r>
          </w:p>
        </w:tc>
        <w:tc>
          <w:tcPr>
            <w:tcW w:w="0" w:type="auto"/>
          </w:tcPr>
          <w:p w14:paraId="2F8BDF65" w14:textId="77777777" w:rsidR="00F36BA2" w:rsidRDefault="00000000">
            <w:pPr>
              <w:pStyle w:val="Compact"/>
              <w:jc w:val="right"/>
            </w:pPr>
            <w:r>
              <w:t>N Fish</w:t>
            </w:r>
          </w:p>
        </w:tc>
        <w:tc>
          <w:tcPr>
            <w:tcW w:w="0" w:type="auto"/>
          </w:tcPr>
          <w:p w14:paraId="2405FAAA" w14:textId="77777777" w:rsidR="00F36BA2" w:rsidRDefault="00000000">
            <w:pPr>
              <w:pStyle w:val="Compact"/>
              <w:jc w:val="right"/>
            </w:pPr>
            <w:r>
              <w:t>Mean Bias</w:t>
            </w:r>
          </w:p>
        </w:tc>
        <w:tc>
          <w:tcPr>
            <w:tcW w:w="0" w:type="auto"/>
          </w:tcPr>
          <w:p w14:paraId="146DFE7D" w14:textId="77777777" w:rsidR="00F36BA2" w:rsidRDefault="00000000">
            <w:pPr>
              <w:pStyle w:val="Compact"/>
              <w:jc w:val="right"/>
            </w:pPr>
            <w:r>
              <w:t>RMSE</w:t>
            </w:r>
          </w:p>
        </w:tc>
        <w:tc>
          <w:tcPr>
            <w:tcW w:w="0" w:type="auto"/>
          </w:tcPr>
          <w:p w14:paraId="5AC8B3C3" w14:textId="77777777" w:rsidR="00F36BA2" w:rsidRDefault="00000000">
            <w:pPr>
              <w:pStyle w:val="Compact"/>
              <w:jc w:val="right"/>
            </w:pPr>
            <w:r>
              <w:t>MAE</w:t>
            </w:r>
          </w:p>
        </w:tc>
        <w:tc>
          <w:tcPr>
            <w:tcW w:w="0" w:type="auto"/>
          </w:tcPr>
          <w:p w14:paraId="60A51C13" w14:textId="77777777" w:rsidR="00F36BA2" w:rsidRDefault="00000000">
            <w:pPr>
              <w:pStyle w:val="Compact"/>
              <w:jc w:val="right"/>
            </w:pPr>
            <w:r>
              <w:t>MAPE</w:t>
            </w:r>
          </w:p>
        </w:tc>
      </w:tr>
      <w:tr w:rsidR="00F36BA2" w14:paraId="030F9539" w14:textId="77777777">
        <w:tc>
          <w:tcPr>
            <w:tcW w:w="0" w:type="auto"/>
          </w:tcPr>
          <w:p w14:paraId="730A68FD" w14:textId="77777777" w:rsidR="00F36BA2" w:rsidRDefault="00000000">
            <w:pPr>
              <w:pStyle w:val="Compact"/>
            </w:pPr>
            <w:r>
              <w:t>Upstream</w:t>
            </w:r>
          </w:p>
        </w:tc>
        <w:tc>
          <w:tcPr>
            <w:tcW w:w="0" w:type="auto"/>
          </w:tcPr>
          <w:p w14:paraId="716AB27C" w14:textId="77777777" w:rsidR="00F36BA2" w:rsidRDefault="00000000">
            <w:pPr>
              <w:pStyle w:val="Compact"/>
            </w:pPr>
            <w:r>
              <w:t>CS</w:t>
            </w:r>
          </w:p>
        </w:tc>
        <w:tc>
          <w:tcPr>
            <w:tcW w:w="0" w:type="auto"/>
          </w:tcPr>
          <w:p w14:paraId="254E3390" w14:textId="77777777" w:rsidR="00F36BA2" w:rsidRDefault="00000000">
            <w:pPr>
              <w:pStyle w:val="Compact"/>
              <w:jc w:val="right"/>
            </w:pPr>
            <w:r>
              <w:t>63</w:t>
            </w:r>
          </w:p>
        </w:tc>
        <w:tc>
          <w:tcPr>
            <w:tcW w:w="0" w:type="auto"/>
          </w:tcPr>
          <w:p w14:paraId="441CE02C" w14:textId="77777777" w:rsidR="00F36BA2" w:rsidRDefault="00000000">
            <w:pPr>
              <w:pStyle w:val="Compact"/>
              <w:jc w:val="right"/>
            </w:pPr>
            <w:r>
              <w:t>-1.1</w:t>
            </w:r>
          </w:p>
        </w:tc>
        <w:tc>
          <w:tcPr>
            <w:tcW w:w="0" w:type="auto"/>
          </w:tcPr>
          <w:p w14:paraId="22D0CF0E" w14:textId="77777777" w:rsidR="00F36BA2" w:rsidRDefault="00000000">
            <w:pPr>
              <w:pStyle w:val="Compact"/>
              <w:jc w:val="right"/>
            </w:pPr>
            <w:r>
              <w:t>7.8</w:t>
            </w:r>
          </w:p>
        </w:tc>
        <w:tc>
          <w:tcPr>
            <w:tcW w:w="0" w:type="auto"/>
          </w:tcPr>
          <w:p w14:paraId="3FA4021C" w14:textId="77777777" w:rsidR="00F36BA2" w:rsidRDefault="00000000">
            <w:pPr>
              <w:pStyle w:val="Compact"/>
              <w:jc w:val="right"/>
            </w:pPr>
            <w:r>
              <w:t>5.7</w:t>
            </w:r>
          </w:p>
        </w:tc>
        <w:tc>
          <w:tcPr>
            <w:tcW w:w="0" w:type="auto"/>
          </w:tcPr>
          <w:p w14:paraId="11F1C497" w14:textId="77777777" w:rsidR="00F36BA2" w:rsidRDefault="00000000">
            <w:pPr>
              <w:pStyle w:val="Compact"/>
              <w:jc w:val="right"/>
            </w:pPr>
            <w:r>
              <w:t>8.9</w:t>
            </w:r>
          </w:p>
        </w:tc>
      </w:tr>
      <w:tr w:rsidR="00F36BA2" w14:paraId="0F382DF2" w14:textId="77777777">
        <w:tc>
          <w:tcPr>
            <w:tcW w:w="0" w:type="auto"/>
          </w:tcPr>
          <w:p w14:paraId="07DC604F" w14:textId="77777777" w:rsidR="00F36BA2" w:rsidRDefault="00000000">
            <w:pPr>
              <w:pStyle w:val="Compact"/>
            </w:pPr>
            <w:r>
              <w:t>Upstream</w:t>
            </w:r>
          </w:p>
        </w:tc>
        <w:tc>
          <w:tcPr>
            <w:tcW w:w="0" w:type="auto"/>
          </w:tcPr>
          <w:p w14:paraId="2C677DCF" w14:textId="77777777" w:rsidR="00F36BA2" w:rsidRDefault="00000000">
            <w:pPr>
              <w:pStyle w:val="Compact"/>
            </w:pPr>
            <w:r>
              <w:t>BT</w:t>
            </w:r>
          </w:p>
        </w:tc>
        <w:tc>
          <w:tcPr>
            <w:tcW w:w="0" w:type="auto"/>
          </w:tcPr>
          <w:p w14:paraId="19524722" w14:textId="77777777" w:rsidR="00F36BA2" w:rsidRDefault="00000000">
            <w:pPr>
              <w:pStyle w:val="Compact"/>
              <w:jc w:val="right"/>
            </w:pPr>
            <w:r>
              <w:t>41</w:t>
            </w:r>
          </w:p>
        </w:tc>
        <w:tc>
          <w:tcPr>
            <w:tcW w:w="0" w:type="auto"/>
          </w:tcPr>
          <w:p w14:paraId="047F9EE3" w14:textId="77777777" w:rsidR="00F36BA2" w:rsidRDefault="00000000">
            <w:pPr>
              <w:pStyle w:val="Compact"/>
              <w:jc w:val="right"/>
            </w:pPr>
            <w:r>
              <w:t>1.5</w:t>
            </w:r>
          </w:p>
        </w:tc>
        <w:tc>
          <w:tcPr>
            <w:tcW w:w="0" w:type="auto"/>
          </w:tcPr>
          <w:p w14:paraId="2EFF16C9" w14:textId="77777777" w:rsidR="00F36BA2" w:rsidRDefault="00000000">
            <w:pPr>
              <w:pStyle w:val="Compact"/>
              <w:jc w:val="right"/>
            </w:pPr>
            <w:r>
              <w:t>8.3</w:t>
            </w:r>
          </w:p>
        </w:tc>
        <w:tc>
          <w:tcPr>
            <w:tcW w:w="0" w:type="auto"/>
          </w:tcPr>
          <w:p w14:paraId="0B19F494" w14:textId="77777777" w:rsidR="00F36BA2" w:rsidRDefault="00000000">
            <w:pPr>
              <w:pStyle w:val="Compact"/>
              <w:jc w:val="right"/>
            </w:pPr>
            <w:r>
              <w:t>5.7</w:t>
            </w:r>
          </w:p>
        </w:tc>
        <w:tc>
          <w:tcPr>
            <w:tcW w:w="0" w:type="auto"/>
          </w:tcPr>
          <w:p w14:paraId="7DC87B89" w14:textId="77777777" w:rsidR="00F36BA2" w:rsidRDefault="00000000">
            <w:pPr>
              <w:pStyle w:val="Compact"/>
              <w:jc w:val="right"/>
            </w:pPr>
            <w:r>
              <w:t>9.1</w:t>
            </w:r>
          </w:p>
        </w:tc>
      </w:tr>
      <w:tr w:rsidR="00F36BA2" w14:paraId="435CD7D0" w14:textId="77777777">
        <w:tc>
          <w:tcPr>
            <w:tcW w:w="0" w:type="auto"/>
          </w:tcPr>
          <w:p w14:paraId="79475FAC" w14:textId="77777777" w:rsidR="00F36BA2" w:rsidRDefault="00000000">
            <w:pPr>
              <w:pStyle w:val="Compact"/>
            </w:pPr>
            <w:r>
              <w:t>Upstream</w:t>
            </w:r>
          </w:p>
        </w:tc>
        <w:tc>
          <w:tcPr>
            <w:tcW w:w="0" w:type="auto"/>
          </w:tcPr>
          <w:p w14:paraId="422E439E" w14:textId="77777777" w:rsidR="00F36BA2" w:rsidRDefault="00000000">
            <w:pPr>
              <w:pStyle w:val="Compact"/>
            </w:pPr>
            <w:r>
              <w:t>JG</w:t>
            </w:r>
          </w:p>
        </w:tc>
        <w:tc>
          <w:tcPr>
            <w:tcW w:w="0" w:type="auto"/>
          </w:tcPr>
          <w:p w14:paraId="03E4E117" w14:textId="77777777" w:rsidR="00F36BA2" w:rsidRDefault="00000000">
            <w:pPr>
              <w:pStyle w:val="Compact"/>
              <w:jc w:val="right"/>
            </w:pPr>
            <w:r>
              <w:t>37</w:t>
            </w:r>
          </w:p>
        </w:tc>
        <w:tc>
          <w:tcPr>
            <w:tcW w:w="0" w:type="auto"/>
          </w:tcPr>
          <w:p w14:paraId="7E9BD6EA" w14:textId="77777777" w:rsidR="00F36BA2" w:rsidRDefault="00000000">
            <w:pPr>
              <w:pStyle w:val="Compact"/>
              <w:jc w:val="right"/>
            </w:pPr>
            <w:r>
              <w:t>-6.3</w:t>
            </w:r>
          </w:p>
        </w:tc>
        <w:tc>
          <w:tcPr>
            <w:tcW w:w="0" w:type="auto"/>
          </w:tcPr>
          <w:p w14:paraId="3B90CB9D" w14:textId="77777777" w:rsidR="00F36BA2" w:rsidRDefault="00000000">
            <w:pPr>
              <w:pStyle w:val="Compact"/>
              <w:jc w:val="right"/>
            </w:pPr>
            <w:r>
              <w:t>8.3</w:t>
            </w:r>
          </w:p>
        </w:tc>
        <w:tc>
          <w:tcPr>
            <w:tcW w:w="0" w:type="auto"/>
          </w:tcPr>
          <w:p w14:paraId="3CE02292" w14:textId="77777777" w:rsidR="00F36BA2" w:rsidRDefault="00000000">
            <w:pPr>
              <w:pStyle w:val="Compact"/>
              <w:jc w:val="right"/>
            </w:pPr>
            <w:r>
              <w:t>6.8</w:t>
            </w:r>
          </w:p>
        </w:tc>
        <w:tc>
          <w:tcPr>
            <w:tcW w:w="0" w:type="auto"/>
          </w:tcPr>
          <w:p w14:paraId="7D9B2163" w14:textId="77777777" w:rsidR="00F36BA2" w:rsidRDefault="00000000">
            <w:pPr>
              <w:pStyle w:val="Compact"/>
              <w:jc w:val="right"/>
            </w:pPr>
            <w:r>
              <w:t>9.3</w:t>
            </w:r>
          </w:p>
        </w:tc>
      </w:tr>
      <w:tr w:rsidR="00F36BA2" w14:paraId="6E1A2EDA" w14:textId="77777777">
        <w:tc>
          <w:tcPr>
            <w:tcW w:w="0" w:type="auto"/>
          </w:tcPr>
          <w:p w14:paraId="5BD02259" w14:textId="77777777" w:rsidR="00F36BA2" w:rsidRDefault="00000000">
            <w:pPr>
              <w:pStyle w:val="Compact"/>
            </w:pPr>
            <w:r>
              <w:t>Upstream</w:t>
            </w:r>
          </w:p>
        </w:tc>
        <w:tc>
          <w:tcPr>
            <w:tcW w:w="0" w:type="auto"/>
          </w:tcPr>
          <w:p w14:paraId="5AC29DBA" w14:textId="77777777" w:rsidR="00F36BA2" w:rsidRDefault="00000000">
            <w:pPr>
              <w:pStyle w:val="Compact"/>
            </w:pPr>
            <w:r>
              <w:t>BC</w:t>
            </w:r>
          </w:p>
        </w:tc>
        <w:tc>
          <w:tcPr>
            <w:tcW w:w="0" w:type="auto"/>
          </w:tcPr>
          <w:p w14:paraId="7729C9E6" w14:textId="77777777" w:rsidR="00F36BA2" w:rsidRDefault="00000000">
            <w:pPr>
              <w:pStyle w:val="Compact"/>
              <w:jc w:val="right"/>
            </w:pPr>
            <w:r>
              <w:t>36</w:t>
            </w:r>
          </w:p>
        </w:tc>
        <w:tc>
          <w:tcPr>
            <w:tcW w:w="0" w:type="auto"/>
          </w:tcPr>
          <w:p w14:paraId="19337AE3" w14:textId="77777777" w:rsidR="00F36BA2" w:rsidRDefault="00000000">
            <w:pPr>
              <w:pStyle w:val="Compact"/>
              <w:jc w:val="right"/>
            </w:pPr>
            <w:r>
              <w:t>-2.3</w:t>
            </w:r>
          </w:p>
        </w:tc>
        <w:tc>
          <w:tcPr>
            <w:tcW w:w="0" w:type="auto"/>
          </w:tcPr>
          <w:p w14:paraId="66FE1361" w14:textId="77777777" w:rsidR="00F36BA2" w:rsidRDefault="00000000">
            <w:pPr>
              <w:pStyle w:val="Compact"/>
              <w:jc w:val="right"/>
            </w:pPr>
            <w:r>
              <w:t>6.7</w:t>
            </w:r>
          </w:p>
        </w:tc>
        <w:tc>
          <w:tcPr>
            <w:tcW w:w="0" w:type="auto"/>
          </w:tcPr>
          <w:p w14:paraId="3C3A63EE" w14:textId="77777777" w:rsidR="00F36BA2" w:rsidRDefault="00000000">
            <w:pPr>
              <w:pStyle w:val="Compact"/>
              <w:jc w:val="right"/>
            </w:pPr>
            <w:r>
              <w:t>4.9</w:t>
            </w:r>
          </w:p>
        </w:tc>
        <w:tc>
          <w:tcPr>
            <w:tcW w:w="0" w:type="auto"/>
          </w:tcPr>
          <w:p w14:paraId="27186652" w14:textId="77777777" w:rsidR="00F36BA2" w:rsidRDefault="00000000">
            <w:pPr>
              <w:pStyle w:val="Compact"/>
              <w:jc w:val="right"/>
            </w:pPr>
            <w:r>
              <w:t>6.7</w:t>
            </w:r>
          </w:p>
        </w:tc>
      </w:tr>
      <w:tr w:rsidR="00F36BA2" w14:paraId="446A9F38" w14:textId="77777777">
        <w:tc>
          <w:tcPr>
            <w:tcW w:w="0" w:type="auto"/>
          </w:tcPr>
          <w:p w14:paraId="7D8463F1" w14:textId="77777777" w:rsidR="00F36BA2" w:rsidRDefault="00000000">
            <w:pPr>
              <w:pStyle w:val="Compact"/>
            </w:pPr>
            <w:r>
              <w:t>Upstream</w:t>
            </w:r>
          </w:p>
        </w:tc>
        <w:tc>
          <w:tcPr>
            <w:tcW w:w="0" w:type="auto"/>
          </w:tcPr>
          <w:p w14:paraId="5AFB1367" w14:textId="77777777" w:rsidR="00F36BA2" w:rsidRDefault="00000000">
            <w:pPr>
              <w:pStyle w:val="Compact"/>
            </w:pPr>
            <w:r>
              <w:t>GB</w:t>
            </w:r>
          </w:p>
        </w:tc>
        <w:tc>
          <w:tcPr>
            <w:tcW w:w="0" w:type="auto"/>
          </w:tcPr>
          <w:p w14:paraId="6D24442F" w14:textId="77777777" w:rsidR="00F36BA2" w:rsidRDefault="00000000">
            <w:pPr>
              <w:pStyle w:val="Compact"/>
              <w:jc w:val="right"/>
            </w:pPr>
            <w:r>
              <w:t>29</w:t>
            </w:r>
          </w:p>
        </w:tc>
        <w:tc>
          <w:tcPr>
            <w:tcW w:w="0" w:type="auto"/>
          </w:tcPr>
          <w:p w14:paraId="2358C340" w14:textId="77777777" w:rsidR="00F36BA2" w:rsidRDefault="00000000">
            <w:pPr>
              <w:pStyle w:val="Compact"/>
              <w:jc w:val="right"/>
            </w:pPr>
            <w:r>
              <w:t>1.9</w:t>
            </w:r>
          </w:p>
        </w:tc>
        <w:tc>
          <w:tcPr>
            <w:tcW w:w="0" w:type="auto"/>
          </w:tcPr>
          <w:p w14:paraId="1F47319D" w14:textId="77777777" w:rsidR="00F36BA2" w:rsidRDefault="00000000">
            <w:pPr>
              <w:pStyle w:val="Compact"/>
              <w:jc w:val="right"/>
            </w:pPr>
            <w:r>
              <w:t>9.6</w:t>
            </w:r>
          </w:p>
        </w:tc>
        <w:tc>
          <w:tcPr>
            <w:tcW w:w="0" w:type="auto"/>
          </w:tcPr>
          <w:p w14:paraId="094712D4" w14:textId="77777777" w:rsidR="00F36BA2" w:rsidRDefault="00000000">
            <w:pPr>
              <w:pStyle w:val="Compact"/>
              <w:jc w:val="right"/>
            </w:pPr>
            <w:r>
              <w:t>7.4</w:t>
            </w:r>
          </w:p>
        </w:tc>
        <w:tc>
          <w:tcPr>
            <w:tcW w:w="0" w:type="auto"/>
          </w:tcPr>
          <w:p w14:paraId="06AA0ABD" w14:textId="77777777" w:rsidR="00F36BA2" w:rsidRDefault="00000000">
            <w:pPr>
              <w:pStyle w:val="Compact"/>
              <w:jc w:val="right"/>
            </w:pPr>
            <w:r>
              <w:t>12.3</w:t>
            </w:r>
          </w:p>
        </w:tc>
      </w:tr>
      <w:tr w:rsidR="00F36BA2" w14:paraId="50F8387E" w14:textId="77777777">
        <w:tc>
          <w:tcPr>
            <w:tcW w:w="0" w:type="auto"/>
          </w:tcPr>
          <w:p w14:paraId="496B07C7" w14:textId="77777777" w:rsidR="00F36BA2" w:rsidRDefault="00000000">
            <w:pPr>
              <w:pStyle w:val="Compact"/>
            </w:pPr>
            <w:r>
              <w:t>Downstream</w:t>
            </w:r>
          </w:p>
        </w:tc>
        <w:tc>
          <w:tcPr>
            <w:tcW w:w="0" w:type="auto"/>
          </w:tcPr>
          <w:p w14:paraId="2A162E5E" w14:textId="77777777" w:rsidR="00F36BA2" w:rsidRDefault="00000000">
            <w:pPr>
              <w:pStyle w:val="Compact"/>
            </w:pPr>
            <w:r>
              <w:t>BT</w:t>
            </w:r>
          </w:p>
        </w:tc>
        <w:tc>
          <w:tcPr>
            <w:tcW w:w="0" w:type="auto"/>
          </w:tcPr>
          <w:p w14:paraId="2FFD9428" w14:textId="77777777" w:rsidR="00F36BA2" w:rsidRDefault="00000000">
            <w:pPr>
              <w:pStyle w:val="Compact"/>
              <w:jc w:val="right"/>
            </w:pPr>
            <w:r>
              <w:t>24</w:t>
            </w:r>
          </w:p>
        </w:tc>
        <w:tc>
          <w:tcPr>
            <w:tcW w:w="0" w:type="auto"/>
          </w:tcPr>
          <w:p w14:paraId="2E298B5D" w14:textId="77777777" w:rsidR="00F36BA2" w:rsidRDefault="00000000">
            <w:pPr>
              <w:pStyle w:val="Compact"/>
              <w:jc w:val="right"/>
            </w:pPr>
            <w:r>
              <w:t>1.5</w:t>
            </w:r>
          </w:p>
        </w:tc>
        <w:tc>
          <w:tcPr>
            <w:tcW w:w="0" w:type="auto"/>
          </w:tcPr>
          <w:p w14:paraId="0AD4378B" w14:textId="77777777" w:rsidR="00F36BA2" w:rsidRDefault="00000000">
            <w:pPr>
              <w:pStyle w:val="Compact"/>
              <w:jc w:val="right"/>
            </w:pPr>
            <w:r>
              <w:t>9.7</w:t>
            </w:r>
          </w:p>
        </w:tc>
        <w:tc>
          <w:tcPr>
            <w:tcW w:w="0" w:type="auto"/>
          </w:tcPr>
          <w:p w14:paraId="0A639149" w14:textId="77777777" w:rsidR="00F36BA2" w:rsidRDefault="00000000">
            <w:pPr>
              <w:pStyle w:val="Compact"/>
              <w:jc w:val="right"/>
            </w:pPr>
            <w:r>
              <w:t>7.4</w:t>
            </w:r>
          </w:p>
        </w:tc>
        <w:tc>
          <w:tcPr>
            <w:tcW w:w="0" w:type="auto"/>
          </w:tcPr>
          <w:p w14:paraId="28C9636E" w14:textId="77777777" w:rsidR="00F36BA2" w:rsidRDefault="00000000">
            <w:pPr>
              <w:pStyle w:val="Compact"/>
              <w:jc w:val="right"/>
            </w:pPr>
            <w:r>
              <w:t>12.6</w:t>
            </w:r>
          </w:p>
        </w:tc>
      </w:tr>
      <w:tr w:rsidR="00F36BA2" w14:paraId="16EDC624" w14:textId="77777777">
        <w:tc>
          <w:tcPr>
            <w:tcW w:w="0" w:type="auto"/>
          </w:tcPr>
          <w:p w14:paraId="5D9C2931" w14:textId="77777777" w:rsidR="00F36BA2" w:rsidRDefault="00000000">
            <w:pPr>
              <w:pStyle w:val="Compact"/>
            </w:pPr>
            <w:r>
              <w:t>Downstream</w:t>
            </w:r>
          </w:p>
        </w:tc>
        <w:tc>
          <w:tcPr>
            <w:tcW w:w="0" w:type="auto"/>
          </w:tcPr>
          <w:p w14:paraId="4AE51A76" w14:textId="77777777" w:rsidR="00F36BA2" w:rsidRDefault="00000000">
            <w:pPr>
              <w:pStyle w:val="Compact"/>
            </w:pPr>
            <w:r>
              <w:t>CS</w:t>
            </w:r>
          </w:p>
        </w:tc>
        <w:tc>
          <w:tcPr>
            <w:tcW w:w="0" w:type="auto"/>
          </w:tcPr>
          <w:p w14:paraId="5234FCA7" w14:textId="77777777" w:rsidR="00F36BA2" w:rsidRDefault="00000000">
            <w:pPr>
              <w:pStyle w:val="Compact"/>
              <w:jc w:val="right"/>
            </w:pPr>
            <w:r>
              <w:t>23</w:t>
            </w:r>
          </w:p>
        </w:tc>
        <w:tc>
          <w:tcPr>
            <w:tcW w:w="0" w:type="auto"/>
          </w:tcPr>
          <w:p w14:paraId="55CD8010" w14:textId="77777777" w:rsidR="00F36BA2" w:rsidRDefault="00000000">
            <w:pPr>
              <w:pStyle w:val="Compact"/>
              <w:jc w:val="right"/>
            </w:pPr>
            <w:r>
              <w:t>-4.4</w:t>
            </w:r>
          </w:p>
        </w:tc>
        <w:tc>
          <w:tcPr>
            <w:tcW w:w="0" w:type="auto"/>
          </w:tcPr>
          <w:p w14:paraId="47B6C725" w14:textId="77777777" w:rsidR="00F36BA2" w:rsidRDefault="00000000">
            <w:pPr>
              <w:pStyle w:val="Compact"/>
              <w:jc w:val="right"/>
            </w:pPr>
            <w:r>
              <w:t>6.8</w:t>
            </w:r>
          </w:p>
        </w:tc>
        <w:tc>
          <w:tcPr>
            <w:tcW w:w="0" w:type="auto"/>
          </w:tcPr>
          <w:p w14:paraId="4A02AE68" w14:textId="77777777" w:rsidR="00F36BA2" w:rsidRDefault="00000000">
            <w:pPr>
              <w:pStyle w:val="Compact"/>
              <w:jc w:val="right"/>
            </w:pPr>
            <w:r>
              <w:t>6.0</w:t>
            </w:r>
          </w:p>
        </w:tc>
        <w:tc>
          <w:tcPr>
            <w:tcW w:w="0" w:type="auto"/>
          </w:tcPr>
          <w:p w14:paraId="63E9AF0F" w14:textId="77777777" w:rsidR="00F36BA2" w:rsidRDefault="00000000">
            <w:pPr>
              <w:pStyle w:val="Compact"/>
              <w:jc w:val="right"/>
            </w:pPr>
            <w:r>
              <w:t>8.9</w:t>
            </w:r>
          </w:p>
        </w:tc>
      </w:tr>
      <w:tr w:rsidR="00F36BA2" w14:paraId="13CE3F38" w14:textId="77777777">
        <w:tc>
          <w:tcPr>
            <w:tcW w:w="0" w:type="auto"/>
          </w:tcPr>
          <w:p w14:paraId="3AD717F0" w14:textId="77777777" w:rsidR="00F36BA2" w:rsidRDefault="00000000">
            <w:pPr>
              <w:pStyle w:val="Compact"/>
            </w:pPr>
            <w:r>
              <w:t>Downstream</w:t>
            </w:r>
          </w:p>
        </w:tc>
        <w:tc>
          <w:tcPr>
            <w:tcW w:w="0" w:type="auto"/>
          </w:tcPr>
          <w:p w14:paraId="68BE2941" w14:textId="77777777" w:rsidR="00F36BA2" w:rsidRDefault="00000000">
            <w:pPr>
              <w:pStyle w:val="Compact"/>
            </w:pPr>
            <w:r>
              <w:t>GB</w:t>
            </w:r>
          </w:p>
        </w:tc>
        <w:tc>
          <w:tcPr>
            <w:tcW w:w="0" w:type="auto"/>
          </w:tcPr>
          <w:p w14:paraId="62417F00" w14:textId="77777777" w:rsidR="00F36BA2" w:rsidRDefault="00000000">
            <w:pPr>
              <w:pStyle w:val="Compact"/>
              <w:jc w:val="right"/>
            </w:pPr>
            <w:r>
              <w:t>7</w:t>
            </w:r>
          </w:p>
        </w:tc>
        <w:tc>
          <w:tcPr>
            <w:tcW w:w="0" w:type="auto"/>
          </w:tcPr>
          <w:p w14:paraId="05B1FB6B" w14:textId="77777777" w:rsidR="00F36BA2" w:rsidRDefault="00000000">
            <w:pPr>
              <w:pStyle w:val="Compact"/>
              <w:jc w:val="right"/>
            </w:pPr>
            <w:r>
              <w:t>-2.0</w:t>
            </w:r>
          </w:p>
        </w:tc>
        <w:tc>
          <w:tcPr>
            <w:tcW w:w="0" w:type="auto"/>
          </w:tcPr>
          <w:p w14:paraId="1806F83D" w14:textId="77777777" w:rsidR="00F36BA2" w:rsidRDefault="00000000">
            <w:pPr>
              <w:pStyle w:val="Compact"/>
              <w:jc w:val="right"/>
            </w:pPr>
            <w:r>
              <w:t>15.1</w:t>
            </w:r>
          </w:p>
        </w:tc>
        <w:tc>
          <w:tcPr>
            <w:tcW w:w="0" w:type="auto"/>
          </w:tcPr>
          <w:p w14:paraId="5E6DF0C2" w14:textId="77777777" w:rsidR="00F36BA2" w:rsidRDefault="00000000">
            <w:pPr>
              <w:pStyle w:val="Compact"/>
              <w:jc w:val="right"/>
            </w:pPr>
            <w:r>
              <w:t>12.4</w:t>
            </w:r>
          </w:p>
        </w:tc>
        <w:tc>
          <w:tcPr>
            <w:tcW w:w="0" w:type="auto"/>
          </w:tcPr>
          <w:p w14:paraId="3ABA2FF3" w14:textId="77777777" w:rsidR="00F36BA2" w:rsidRDefault="00000000">
            <w:pPr>
              <w:pStyle w:val="Compact"/>
              <w:jc w:val="right"/>
            </w:pPr>
            <w:r>
              <w:t>18.2</w:t>
            </w:r>
          </w:p>
        </w:tc>
      </w:tr>
      <w:tr w:rsidR="00F36BA2" w14:paraId="0BFC84CA" w14:textId="77777777">
        <w:tc>
          <w:tcPr>
            <w:tcW w:w="0" w:type="auto"/>
          </w:tcPr>
          <w:p w14:paraId="6A5BF4D3" w14:textId="77777777" w:rsidR="00F36BA2" w:rsidRDefault="00000000">
            <w:pPr>
              <w:pStyle w:val="Compact"/>
            </w:pPr>
            <w:r>
              <w:t>Downstream</w:t>
            </w:r>
          </w:p>
        </w:tc>
        <w:tc>
          <w:tcPr>
            <w:tcW w:w="0" w:type="auto"/>
          </w:tcPr>
          <w:p w14:paraId="64CC264E" w14:textId="77777777" w:rsidR="00F36BA2" w:rsidRDefault="00000000">
            <w:pPr>
              <w:pStyle w:val="Compact"/>
            </w:pPr>
            <w:r>
              <w:t>JG</w:t>
            </w:r>
          </w:p>
        </w:tc>
        <w:tc>
          <w:tcPr>
            <w:tcW w:w="0" w:type="auto"/>
          </w:tcPr>
          <w:p w14:paraId="06E66E82" w14:textId="77777777" w:rsidR="00F36BA2" w:rsidRDefault="00000000">
            <w:pPr>
              <w:pStyle w:val="Compact"/>
              <w:jc w:val="right"/>
            </w:pPr>
            <w:r>
              <w:t>5</w:t>
            </w:r>
          </w:p>
        </w:tc>
        <w:tc>
          <w:tcPr>
            <w:tcW w:w="0" w:type="auto"/>
          </w:tcPr>
          <w:p w14:paraId="512A217B" w14:textId="77777777" w:rsidR="00F36BA2" w:rsidRDefault="00000000">
            <w:pPr>
              <w:pStyle w:val="Compact"/>
              <w:jc w:val="right"/>
            </w:pPr>
            <w:r>
              <w:t>-7.4</w:t>
            </w:r>
          </w:p>
        </w:tc>
        <w:tc>
          <w:tcPr>
            <w:tcW w:w="0" w:type="auto"/>
          </w:tcPr>
          <w:p w14:paraId="5853449F" w14:textId="77777777" w:rsidR="00F36BA2" w:rsidRDefault="00000000">
            <w:pPr>
              <w:pStyle w:val="Compact"/>
              <w:jc w:val="right"/>
            </w:pPr>
            <w:r>
              <w:t>12.1</w:t>
            </w:r>
          </w:p>
        </w:tc>
        <w:tc>
          <w:tcPr>
            <w:tcW w:w="0" w:type="auto"/>
          </w:tcPr>
          <w:p w14:paraId="0D7C78E8" w14:textId="77777777" w:rsidR="00F36BA2" w:rsidRDefault="00000000">
            <w:pPr>
              <w:pStyle w:val="Compact"/>
              <w:jc w:val="right"/>
            </w:pPr>
            <w:r>
              <w:t>10.7</w:t>
            </w:r>
          </w:p>
        </w:tc>
        <w:tc>
          <w:tcPr>
            <w:tcW w:w="0" w:type="auto"/>
          </w:tcPr>
          <w:p w14:paraId="7B371A65" w14:textId="77777777" w:rsidR="00F36BA2" w:rsidRDefault="00000000">
            <w:pPr>
              <w:pStyle w:val="Compact"/>
              <w:jc w:val="right"/>
            </w:pPr>
            <w:r>
              <w:t>13.0</w:t>
            </w:r>
          </w:p>
        </w:tc>
      </w:tr>
      <w:tr w:rsidR="00F36BA2" w14:paraId="0C66EBAD" w14:textId="77777777">
        <w:tc>
          <w:tcPr>
            <w:tcW w:w="0" w:type="auto"/>
          </w:tcPr>
          <w:p w14:paraId="717EE2AA" w14:textId="77777777" w:rsidR="00F36BA2" w:rsidRDefault="00000000">
            <w:pPr>
              <w:pStyle w:val="Compact"/>
            </w:pPr>
            <w:r>
              <w:t>Downstream</w:t>
            </w:r>
          </w:p>
        </w:tc>
        <w:tc>
          <w:tcPr>
            <w:tcW w:w="0" w:type="auto"/>
          </w:tcPr>
          <w:p w14:paraId="2BCA972F" w14:textId="77777777" w:rsidR="00F36BA2" w:rsidRDefault="00000000">
            <w:pPr>
              <w:pStyle w:val="Compact"/>
            </w:pPr>
            <w:r>
              <w:t>BC</w:t>
            </w:r>
          </w:p>
        </w:tc>
        <w:tc>
          <w:tcPr>
            <w:tcW w:w="0" w:type="auto"/>
          </w:tcPr>
          <w:p w14:paraId="1616B07B" w14:textId="77777777" w:rsidR="00F36BA2" w:rsidRDefault="00000000">
            <w:pPr>
              <w:pStyle w:val="Compact"/>
              <w:jc w:val="right"/>
            </w:pPr>
            <w:r>
              <w:t>4</w:t>
            </w:r>
          </w:p>
        </w:tc>
        <w:tc>
          <w:tcPr>
            <w:tcW w:w="0" w:type="auto"/>
          </w:tcPr>
          <w:p w14:paraId="7F7D2051" w14:textId="77777777" w:rsidR="00F36BA2" w:rsidRDefault="00000000">
            <w:pPr>
              <w:pStyle w:val="Compact"/>
              <w:jc w:val="right"/>
            </w:pPr>
            <w:r>
              <w:t>-12.4</w:t>
            </w:r>
          </w:p>
        </w:tc>
        <w:tc>
          <w:tcPr>
            <w:tcW w:w="0" w:type="auto"/>
          </w:tcPr>
          <w:p w14:paraId="7E4DC81F" w14:textId="77777777" w:rsidR="00F36BA2" w:rsidRDefault="00000000">
            <w:pPr>
              <w:pStyle w:val="Compact"/>
              <w:jc w:val="right"/>
            </w:pPr>
            <w:r>
              <w:t>17.0</w:t>
            </w:r>
          </w:p>
        </w:tc>
        <w:tc>
          <w:tcPr>
            <w:tcW w:w="0" w:type="auto"/>
          </w:tcPr>
          <w:p w14:paraId="0903417B" w14:textId="77777777" w:rsidR="00F36BA2" w:rsidRDefault="00000000">
            <w:pPr>
              <w:pStyle w:val="Compact"/>
              <w:jc w:val="right"/>
            </w:pPr>
            <w:r>
              <w:t>13.0</w:t>
            </w:r>
          </w:p>
        </w:tc>
        <w:tc>
          <w:tcPr>
            <w:tcW w:w="0" w:type="auto"/>
          </w:tcPr>
          <w:p w14:paraId="5CF3B4AB" w14:textId="77777777" w:rsidR="00F36BA2" w:rsidRDefault="00000000">
            <w:pPr>
              <w:pStyle w:val="Compact"/>
              <w:jc w:val="right"/>
            </w:pPr>
            <w:r>
              <w:t>14.5</w:t>
            </w:r>
          </w:p>
        </w:tc>
      </w:tr>
    </w:tbl>
    <w:p w14:paraId="636C005F" w14:textId="77777777" w:rsidR="00F36BA2" w:rsidRDefault="00000000">
      <w:pPr>
        <w:pStyle w:val="Heading2"/>
      </w:pPr>
      <w:bookmarkStart w:id="130" w:name="species-composition"/>
      <w:bookmarkEnd w:id="129"/>
      <w:r>
        <w:rPr>
          <w:rStyle w:val="SectionNumber"/>
        </w:rPr>
        <w:t>4.2</w:t>
      </w:r>
      <w:r>
        <w:tab/>
        <w:t>Species Composition</w:t>
      </w:r>
    </w:p>
    <w:p w14:paraId="41572304" w14:textId="77777777" w:rsidR="00F36BA2" w:rsidRDefault="00000000">
      <w:pPr>
        <w:pStyle w:val="FirstParagraph"/>
      </w:pPr>
      <w:r>
        <w:t xml:space="preserve">Thirty-three species composition sampling events were conducted between early February and late June across 2021 and 2022. Steelhead and bull trout were the primary species encountered during sampling. The majority of captured steelhead were natural-origin; three hatchery-origin steelhead were captured in early April 2021, and three hatchery-origin steelhead were captured in 2022 - two in mid-March and </w:t>
      </w:r>
      <w:r>
        <w:lastRenderedPageBreak/>
        <w:t>one in late May. Steelhead kelts were encountered starting in early June 2021 and in May 2022 (Table 4.4). From the species composition netting, there are 92 fish to use in this model. The lengths of these fish can be seen in Figure 4.3.</w:t>
      </w:r>
    </w:p>
    <w:p w14:paraId="46E71683" w14:textId="77777777" w:rsidR="00F36BA2" w:rsidRDefault="00000000">
      <w:pPr>
        <w:pStyle w:val="TableCaption"/>
      </w:pPr>
      <w:r>
        <w:t>Table 4.4: Counts of species encountered during species composition sampling in the lower Dungeness River in 2021 and 2022, differentiating between marked or clipped steelhead (AD) and unmarked steelhead (UM) and including steelhead kelts.</w:t>
      </w:r>
    </w:p>
    <w:tbl>
      <w:tblPr>
        <w:tblStyle w:val="Table"/>
        <w:tblW w:w="0" w:type="auto"/>
        <w:tblLook w:val="0020" w:firstRow="1" w:lastRow="0" w:firstColumn="0" w:lastColumn="0" w:noHBand="0" w:noVBand="0"/>
      </w:tblPr>
      <w:tblGrid>
        <w:gridCol w:w="663"/>
        <w:gridCol w:w="816"/>
        <w:gridCol w:w="972"/>
        <w:gridCol w:w="1569"/>
        <w:gridCol w:w="1084"/>
        <w:gridCol w:w="1460"/>
        <w:gridCol w:w="1415"/>
        <w:gridCol w:w="1381"/>
      </w:tblGrid>
      <w:tr w:rsidR="00F36BA2" w14:paraId="4FE8A5CA"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2A577310" w14:textId="77777777" w:rsidR="00F36BA2" w:rsidRDefault="00000000">
            <w:pPr>
              <w:pStyle w:val="Compact"/>
              <w:jc w:val="center"/>
            </w:pPr>
            <w:r>
              <w:t>Year</w:t>
            </w:r>
          </w:p>
        </w:tc>
        <w:tc>
          <w:tcPr>
            <w:tcW w:w="0" w:type="auto"/>
          </w:tcPr>
          <w:p w14:paraId="77E5ED9F" w14:textId="77777777" w:rsidR="00F36BA2" w:rsidRDefault="00000000">
            <w:pPr>
              <w:pStyle w:val="Compact"/>
              <w:jc w:val="center"/>
            </w:pPr>
            <w:r>
              <w:t>Date</w:t>
            </w:r>
          </w:p>
        </w:tc>
        <w:tc>
          <w:tcPr>
            <w:tcW w:w="0" w:type="auto"/>
          </w:tcPr>
          <w:p w14:paraId="4AD9F189" w14:textId="77777777" w:rsidR="00F36BA2" w:rsidRDefault="00000000">
            <w:pPr>
              <w:pStyle w:val="Compact"/>
              <w:jc w:val="center"/>
            </w:pPr>
            <w:r>
              <w:t>Bull Trout</w:t>
            </w:r>
          </w:p>
        </w:tc>
        <w:tc>
          <w:tcPr>
            <w:tcW w:w="0" w:type="auto"/>
          </w:tcPr>
          <w:p w14:paraId="2613E984" w14:textId="77777777" w:rsidR="00F36BA2" w:rsidRDefault="00000000">
            <w:pPr>
              <w:pStyle w:val="Compact"/>
              <w:jc w:val="center"/>
            </w:pPr>
            <w:r>
              <w:t>Resident Rainbow</w:t>
            </w:r>
          </w:p>
        </w:tc>
        <w:tc>
          <w:tcPr>
            <w:tcW w:w="0" w:type="auto"/>
          </w:tcPr>
          <w:p w14:paraId="64F23123" w14:textId="77777777" w:rsidR="00F36BA2" w:rsidRDefault="00000000">
            <w:pPr>
              <w:pStyle w:val="Compact"/>
              <w:jc w:val="center"/>
            </w:pPr>
            <w:r>
              <w:t>Cutthroat</w:t>
            </w:r>
          </w:p>
        </w:tc>
        <w:tc>
          <w:tcPr>
            <w:tcW w:w="0" w:type="auto"/>
          </w:tcPr>
          <w:p w14:paraId="3A53F0CB" w14:textId="77777777" w:rsidR="00F36BA2" w:rsidRDefault="00000000">
            <w:pPr>
              <w:pStyle w:val="Compact"/>
              <w:jc w:val="center"/>
            </w:pPr>
            <w:r>
              <w:t>Steelhead (UM)</w:t>
            </w:r>
          </w:p>
        </w:tc>
        <w:tc>
          <w:tcPr>
            <w:tcW w:w="0" w:type="auto"/>
          </w:tcPr>
          <w:p w14:paraId="414976DC" w14:textId="77777777" w:rsidR="00F36BA2" w:rsidRDefault="00000000">
            <w:pPr>
              <w:pStyle w:val="Compact"/>
              <w:jc w:val="center"/>
            </w:pPr>
            <w:r>
              <w:t>Steelhead (AD)</w:t>
            </w:r>
          </w:p>
        </w:tc>
        <w:tc>
          <w:tcPr>
            <w:tcW w:w="0" w:type="auto"/>
          </w:tcPr>
          <w:p w14:paraId="3A61AAF7" w14:textId="77777777" w:rsidR="00F36BA2" w:rsidRDefault="00000000">
            <w:pPr>
              <w:pStyle w:val="Compact"/>
              <w:jc w:val="center"/>
            </w:pPr>
            <w:r>
              <w:t>Steelhead Kelt</w:t>
            </w:r>
          </w:p>
        </w:tc>
      </w:tr>
      <w:tr w:rsidR="00F36BA2" w14:paraId="44E27D55" w14:textId="77777777">
        <w:tc>
          <w:tcPr>
            <w:tcW w:w="0" w:type="auto"/>
          </w:tcPr>
          <w:p w14:paraId="2B2D0AFA" w14:textId="77777777" w:rsidR="00F36BA2" w:rsidRDefault="00000000">
            <w:pPr>
              <w:pStyle w:val="Compact"/>
              <w:jc w:val="center"/>
            </w:pPr>
            <w:r>
              <w:t>2021</w:t>
            </w:r>
          </w:p>
        </w:tc>
        <w:tc>
          <w:tcPr>
            <w:tcW w:w="0" w:type="auto"/>
          </w:tcPr>
          <w:p w14:paraId="7A0AF56E" w14:textId="77777777" w:rsidR="00F36BA2" w:rsidRDefault="00000000">
            <w:pPr>
              <w:pStyle w:val="Compact"/>
              <w:jc w:val="center"/>
            </w:pPr>
            <w:r>
              <w:t>Feb 17</w:t>
            </w:r>
          </w:p>
        </w:tc>
        <w:tc>
          <w:tcPr>
            <w:tcW w:w="0" w:type="auto"/>
          </w:tcPr>
          <w:p w14:paraId="11766A49" w14:textId="77777777" w:rsidR="00F36BA2" w:rsidRDefault="00000000">
            <w:pPr>
              <w:pStyle w:val="Compact"/>
              <w:jc w:val="center"/>
            </w:pPr>
            <w:r>
              <w:t>1</w:t>
            </w:r>
          </w:p>
        </w:tc>
        <w:tc>
          <w:tcPr>
            <w:tcW w:w="0" w:type="auto"/>
          </w:tcPr>
          <w:p w14:paraId="06D82699" w14:textId="77777777" w:rsidR="00F36BA2" w:rsidRDefault="00000000">
            <w:pPr>
              <w:pStyle w:val="Compact"/>
              <w:jc w:val="center"/>
            </w:pPr>
            <w:r>
              <w:t>0</w:t>
            </w:r>
          </w:p>
        </w:tc>
        <w:tc>
          <w:tcPr>
            <w:tcW w:w="0" w:type="auto"/>
          </w:tcPr>
          <w:p w14:paraId="2D4D7847" w14:textId="77777777" w:rsidR="00F36BA2" w:rsidRDefault="00000000">
            <w:pPr>
              <w:pStyle w:val="Compact"/>
              <w:jc w:val="center"/>
            </w:pPr>
            <w:r>
              <w:t>0</w:t>
            </w:r>
          </w:p>
        </w:tc>
        <w:tc>
          <w:tcPr>
            <w:tcW w:w="0" w:type="auto"/>
          </w:tcPr>
          <w:p w14:paraId="100BF438" w14:textId="77777777" w:rsidR="00F36BA2" w:rsidRDefault="00000000">
            <w:pPr>
              <w:pStyle w:val="Compact"/>
              <w:jc w:val="center"/>
            </w:pPr>
            <w:r>
              <w:t>0</w:t>
            </w:r>
          </w:p>
        </w:tc>
        <w:tc>
          <w:tcPr>
            <w:tcW w:w="0" w:type="auto"/>
          </w:tcPr>
          <w:p w14:paraId="35A4B334" w14:textId="77777777" w:rsidR="00F36BA2" w:rsidRDefault="00000000">
            <w:pPr>
              <w:pStyle w:val="Compact"/>
              <w:jc w:val="center"/>
            </w:pPr>
            <w:r>
              <w:t>0</w:t>
            </w:r>
          </w:p>
        </w:tc>
        <w:tc>
          <w:tcPr>
            <w:tcW w:w="0" w:type="auto"/>
          </w:tcPr>
          <w:p w14:paraId="0A7BA7D6" w14:textId="77777777" w:rsidR="00F36BA2" w:rsidRDefault="00000000">
            <w:pPr>
              <w:pStyle w:val="Compact"/>
              <w:jc w:val="center"/>
            </w:pPr>
            <w:r>
              <w:t>0</w:t>
            </w:r>
          </w:p>
        </w:tc>
      </w:tr>
      <w:tr w:rsidR="00F36BA2" w14:paraId="3AFC0716" w14:textId="77777777">
        <w:tc>
          <w:tcPr>
            <w:tcW w:w="0" w:type="auto"/>
          </w:tcPr>
          <w:p w14:paraId="3FEEEF62" w14:textId="77777777" w:rsidR="00F36BA2" w:rsidRDefault="00000000">
            <w:pPr>
              <w:pStyle w:val="Compact"/>
              <w:jc w:val="center"/>
            </w:pPr>
            <w:r>
              <w:t>2021</w:t>
            </w:r>
          </w:p>
        </w:tc>
        <w:tc>
          <w:tcPr>
            <w:tcW w:w="0" w:type="auto"/>
          </w:tcPr>
          <w:p w14:paraId="4C6263B5" w14:textId="77777777" w:rsidR="00F36BA2" w:rsidRDefault="00000000">
            <w:pPr>
              <w:pStyle w:val="Compact"/>
              <w:jc w:val="center"/>
            </w:pPr>
            <w:r>
              <w:t>Feb 22</w:t>
            </w:r>
          </w:p>
        </w:tc>
        <w:tc>
          <w:tcPr>
            <w:tcW w:w="0" w:type="auto"/>
          </w:tcPr>
          <w:p w14:paraId="7598002D" w14:textId="77777777" w:rsidR="00F36BA2" w:rsidRDefault="00000000">
            <w:pPr>
              <w:pStyle w:val="Compact"/>
              <w:jc w:val="center"/>
            </w:pPr>
            <w:r>
              <w:t>0</w:t>
            </w:r>
          </w:p>
        </w:tc>
        <w:tc>
          <w:tcPr>
            <w:tcW w:w="0" w:type="auto"/>
          </w:tcPr>
          <w:p w14:paraId="634BADFD" w14:textId="77777777" w:rsidR="00F36BA2" w:rsidRDefault="00000000">
            <w:pPr>
              <w:pStyle w:val="Compact"/>
              <w:jc w:val="center"/>
            </w:pPr>
            <w:r>
              <w:t>0</w:t>
            </w:r>
          </w:p>
        </w:tc>
        <w:tc>
          <w:tcPr>
            <w:tcW w:w="0" w:type="auto"/>
          </w:tcPr>
          <w:p w14:paraId="695EB579" w14:textId="77777777" w:rsidR="00F36BA2" w:rsidRDefault="00000000">
            <w:pPr>
              <w:pStyle w:val="Compact"/>
              <w:jc w:val="center"/>
            </w:pPr>
            <w:r>
              <w:t>0</w:t>
            </w:r>
          </w:p>
        </w:tc>
        <w:tc>
          <w:tcPr>
            <w:tcW w:w="0" w:type="auto"/>
          </w:tcPr>
          <w:p w14:paraId="7164D8BE" w14:textId="77777777" w:rsidR="00F36BA2" w:rsidRDefault="00000000">
            <w:pPr>
              <w:pStyle w:val="Compact"/>
              <w:jc w:val="center"/>
            </w:pPr>
            <w:r>
              <w:t>2</w:t>
            </w:r>
          </w:p>
        </w:tc>
        <w:tc>
          <w:tcPr>
            <w:tcW w:w="0" w:type="auto"/>
          </w:tcPr>
          <w:p w14:paraId="44DBDF8B" w14:textId="77777777" w:rsidR="00F36BA2" w:rsidRDefault="00000000">
            <w:pPr>
              <w:pStyle w:val="Compact"/>
              <w:jc w:val="center"/>
            </w:pPr>
            <w:r>
              <w:t>0</w:t>
            </w:r>
          </w:p>
        </w:tc>
        <w:tc>
          <w:tcPr>
            <w:tcW w:w="0" w:type="auto"/>
          </w:tcPr>
          <w:p w14:paraId="421BAE57" w14:textId="77777777" w:rsidR="00F36BA2" w:rsidRDefault="00000000">
            <w:pPr>
              <w:pStyle w:val="Compact"/>
              <w:jc w:val="center"/>
            </w:pPr>
            <w:r>
              <w:t>0</w:t>
            </w:r>
          </w:p>
        </w:tc>
      </w:tr>
      <w:tr w:rsidR="00F36BA2" w14:paraId="30C403C6" w14:textId="77777777">
        <w:tc>
          <w:tcPr>
            <w:tcW w:w="0" w:type="auto"/>
          </w:tcPr>
          <w:p w14:paraId="71A8BBC5" w14:textId="77777777" w:rsidR="00F36BA2" w:rsidRDefault="00000000">
            <w:pPr>
              <w:pStyle w:val="Compact"/>
              <w:jc w:val="center"/>
            </w:pPr>
            <w:r>
              <w:t>2021</w:t>
            </w:r>
          </w:p>
        </w:tc>
        <w:tc>
          <w:tcPr>
            <w:tcW w:w="0" w:type="auto"/>
          </w:tcPr>
          <w:p w14:paraId="71385A2B" w14:textId="77777777" w:rsidR="00F36BA2" w:rsidRDefault="00000000">
            <w:pPr>
              <w:pStyle w:val="Compact"/>
              <w:jc w:val="center"/>
            </w:pPr>
            <w:r>
              <w:t>Feb 25</w:t>
            </w:r>
          </w:p>
        </w:tc>
        <w:tc>
          <w:tcPr>
            <w:tcW w:w="0" w:type="auto"/>
          </w:tcPr>
          <w:p w14:paraId="19E80927" w14:textId="77777777" w:rsidR="00F36BA2" w:rsidRDefault="00000000">
            <w:pPr>
              <w:pStyle w:val="Compact"/>
              <w:jc w:val="center"/>
            </w:pPr>
            <w:r>
              <w:t>0</w:t>
            </w:r>
          </w:p>
        </w:tc>
        <w:tc>
          <w:tcPr>
            <w:tcW w:w="0" w:type="auto"/>
          </w:tcPr>
          <w:p w14:paraId="75B3D570" w14:textId="77777777" w:rsidR="00F36BA2" w:rsidRDefault="00000000">
            <w:pPr>
              <w:pStyle w:val="Compact"/>
              <w:jc w:val="center"/>
            </w:pPr>
            <w:r>
              <w:t>0</w:t>
            </w:r>
          </w:p>
        </w:tc>
        <w:tc>
          <w:tcPr>
            <w:tcW w:w="0" w:type="auto"/>
          </w:tcPr>
          <w:p w14:paraId="0F101357" w14:textId="77777777" w:rsidR="00F36BA2" w:rsidRDefault="00000000">
            <w:pPr>
              <w:pStyle w:val="Compact"/>
              <w:jc w:val="center"/>
            </w:pPr>
            <w:r>
              <w:t>0</w:t>
            </w:r>
          </w:p>
        </w:tc>
        <w:tc>
          <w:tcPr>
            <w:tcW w:w="0" w:type="auto"/>
          </w:tcPr>
          <w:p w14:paraId="76C2A86D" w14:textId="77777777" w:rsidR="00F36BA2" w:rsidRDefault="00000000">
            <w:pPr>
              <w:pStyle w:val="Compact"/>
              <w:jc w:val="center"/>
            </w:pPr>
            <w:r>
              <w:t>2</w:t>
            </w:r>
          </w:p>
        </w:tc>
        <w:tc>
          <w:tcPr>
            <w:tcW w:w="0" w:type="auto"/>
          </w:tcPr>
          <w:p w14:paraId="24C443CD" w14:textId="77777777" w:rsidR="00F36BA2" w:rsidRDefault="00000000">
            <w:pPr>
              <w:pStyle w:val="Compact"/>
              <w:jc w:val="center"/>
            </w:pPr>
            <w:r>
              <w:t>0</w:t>
            </w:r>
          </w:p>
        </w:tc>
        <w:tc>
          <w:tcPr>
            <w:tcW w:w="0" w:type="auto"/>
          </w:tcPr>
          <w:p w14:paraId="1869E006" w14:textId="77777777" w:rsidR="00F36BA2" w:rsidRDefault="00000000">
            <w:pPr>
              <w:pStyle w:val="Compact"/>
              <w:jc w:val="center"/>
            </w:pPr>
            <w:r>
              <w:t>0</w:t>
            </w:r>
          </w:p>
        </w:tc>
      </w:tr>
      <w:tr w:rsidR="00F36BA2" w14:paraId="04548010" w14:textId="77777777">
        <w:tc>
          <w:tcPr>
            <w:tcW w:w="0" w:type="auto"/>
          </w:tcPr>
          <w:p w14:paraId="6AD1823E" w14:textId="77777777" w:rsidR="00F36BA2" w:rsidRDefault="00000000">
            <w:pPr>
              <w:pStyle w:val="Compact"/>
              <w:jc w:val="center"/>
            </w:pPr>
            <w:r>
              <w:t>2021</w:t>
            </w:r>
          </w:p>
        </w:tc>
        <w:tc>
          <w:tcPr>
            <w:tcW w:w="0" w:type="auto"/>
          </w:tcPr>
          <w:p w14:paraId="027E7106" w14:textId="77777777" w:rsidR="00F36BA2" w:rsidRDefault="00000000">
            <w:pPr>
              <w:pStyle w:val="Compact"/>
              <w:jc w:val="center"/>
            </w:pPr>
            <w:r>
              <w:t>Feb 26</w:t>
            </w:r>
          </w:p>
        </w:tc>
        <w:tc>
          <w:tcPr>
            <w:tcW w:w="0" w:type="auto"/>
          </w:tcPr>
          <w:p w14:paraId="47C2A741" w14:textId="77777777" w:rsidR="00F36BA2" w:rsidRDefault="00000000">
            <w:pPr>
              <w:pStyle w:val="Compact"/>
              <w:jc w:val="center"/>
            </w:pPr>
            <w:r>
              <w:t>0</w:t>
            </w:r>
          </w:p>
        </w:tc>
        <w:tc>
          <w:tcPr>
            <w:tcW w:w="0" w:type="auto"/>
          </w:tcPr>
          <w:p w14:paraId="11974BAD" w14:textId="77777777" w:rsidR="00F36BA2" w:rsidRDefault="00000000">
            <w:pPr>
              <w:pStyle w:val="Compact"/>
              <w:jc w:val="center"/>
            </w:pPr>
            <w:r>
              <w:t>0</w:t>
            </w:r>
          </w:p>
        </w:tc>
        <w:tc>
          <w:tcPr>
            <w:tcW w:w="0" w:type="auto"/>
          </w:tcPr>
          <w:p w14:paraId="743ED4E8" w14:textId="77777777" w:rsidR="00F36BA2" w:rsidRDefault="00000000">
            <w:pPr>
              <w:pStyle w:val="Compact"/>
              <w:jc w:val="center"/>
            </w:pPr>
            <w:r>
              <w:t>0</w:t>
            </w:r>
          </w:p>
        </w:tc>
        <w:tc>
          <w:tcPr>
            <w:tcW w:w="0" w:type="auto"/>
          </w:tcPr>
          <w:p w14:paraId="297AB6CD" w14:textId="77777777" w:rsidR="00F36BA2" w:rsidRDefault="00000000">
            <w:pPr>
              <w:pStyle w:val="Compact"/>
              <w:jc w:val="center"/>
            </w:pPr>
            <w:r>
              <w:t>1</w:t>
            </w:r>
          </w:p>
        </w:tc>
        <w:tc>
          <w:tcPr>
            <w:tcW w:w="0" w:type="auto"/>
          </w:tcPr>
          <w:p w14:paraId="63C3AD50" w14:textId="77777777" w:rsidR="00F36BA2" w:rsidRDefault="00000000">
            <w:pPr>
              <w:pStyle w:val="Compact"/>
              <w:jc w:val="center"/>
            </w:pPr>
            <w:r>
              <w:t>0</w:t>
            </w:r>
          </w:p>
        </w:tc>
        <w:tc>
          <w:tcPr>
            <w:tcW w:w="0" w:type="auto"/>
          </w:tcPr>
          <w:p w14:paraId="64DCC3E8" w14:textId="77777777" w:rsidR="00F36BA2" w:rsidRDefault="00000000">
            <w:pPr>
              <w:pStyle w:val="Compact"/>
              <w:jc w:val="center"/>
            </w:pPr>
            <w:r>
              <w:t>0</w:t>
            </w:r>
          </w:p>
        </w:tc>
      </w:tr>
      <w:tr w:rsidR="00F36BA2" w14:paraId="2AD58A39" w14:textId="77777777">
        <w:tc>
          <w:tcPr>
            <w:tcW w:w="0" w:type="auto"/>
          </w:tcPr>
          <w:p w14:paraId="38C1A50E" w14:textId="77777777" w:rsidR="00F36BA2" w:rsidRDefault="00000000">
            <w:pPr>
              <w:pStyle w:val="Compact"/>
              <w:jc w:val="center"/>
            </w:pPr>
            <w:r>
              <w:t>2021</w:t>
            </w:r>
          </w:p>
        </w:tc>
        <w:tc>
          <w:tcPr>
            <w:tcW w:w="0" w:type="auto"/>
          </w:tcPr>
          <w:p w14:paraId="77E5C93F" w14:textId="77777777" w:rsidR="00F36BA2" w:rsidRDefault="00000000">
            <w:pPr>
              <w:pStyle w:val="Compact"/>
              <w:jc w:val="center"/>
            </w:pPr>
            <w:r>
              <w:t>Mar 03</w:t>
            </w:r>
          </w:p>
        </w:tc>
        <w:tc>
          <w:tcPr>
            <w:tcW w:w="0" w:type="auto"/>
          </w:tcPr>
          <w:p w14:paraId="45667ACF" w14:textId="77777777" w:rsidR="00F36BA2" w:rsidRDefault="00000000">
            <w:pPr>
              <w:pStyle w:val="Compact"/>
              <w:jc w:val="center"/>
            </w:pPr>
            <w:r>
              <w:t>0</w:t>
            </w:r>
          </w:p>
        </w:tc>
        <w:tc>
          <w:tcPr>
            <w:tcW w:w="0" w:type="auto"/>
          </w:tcPr>
          <w:p w14:paraId="078239E2" w14:textId="77777777" w:rsidR="00F36BA2" w:rsidRDefault="00000000">
            <w:pPr>
              <w:pStyle w:val="Compact"/>
              <w:jc w:val="center"/>
            </w:pPr>
            <w:r>
              <w:t>0</w:t>
            </w:r>
          </w:p>
        </w:tc>
        <w:tc>
          <w:tcPr>
            <w:tcW w:w="0" w:type="auto"/>
          </w:tcPr>
          <w:p w14:paraId="29F34F0C" w14:textId="77777777" w:rsidR="00F36BA2" w:rsidRDefault="00000000">
            <w:pPr>
              <w:pStyle w:val="Compact"/>
              <w:jc w:val="center"/>
            </w:pPr>
            <w:r>
              <w:t>0</w:t>
            </w:r>
          </w:p>
        </w:tc>
        <w:tc>
          <w:tcPr>
            <w:tcW w:w="0" w:type="auto"/>
          </w:tcPr>
          <w:p w14:paraId="762C3ED2" w14:textId="77777777" w:rsidR="00F36BA2" w:rsidRDefault="00000000">
            <w:pPr>
              <w:pStyle w:val="Compact"/>
              <w:jc w:val="center"/>
            </w:pPr>
            <w:r>
              <w:t>1</w:t>
            </w:r>
          </w:p>
        </w:tc>
        <w:tc>
          <w:tcPr>
            <w:tcW w:w="0" w:type="auto"/>
          </w:tcPr>
          <w:p w14:paraId="1A72F8B9" w14:textId="77777777" w:rsidR="00F36BA2" w:rsidRDefault="00000000">
            <w:pPr>
              <w:pStyle w:val="Compact"/>
              <w:jc w:val="center"/>
            </w:pPr>
            <w:r>
              <w:t>0</w:t>
            </w:r>
          </w:p>
        </w:tc>
        <w:tc>
          <w:tcPr>
            <w:tcW w:w="0" w:type="auto"/>
          </w:tcPr>
          <w:p w14:paraId="47BCA367" w14:textId="77777777" w:rsidR="00F36BA2" w:rsidRDefault="00000000">
            <w:pPr>
              <w:pStyle w:val="Compact"/>
              <w:jc w:val="center"/>
            </w:pPr>
            <w:r>
              <w:t>0</w:t>
            </w:r>
          </w:p>
        </w:tc>
      </w:tr>
      <w:tr w:rsidR="00F36BA2" w14:paraId="640F4013" w14:textId="77777777">
        <w:tc>
          <w:tcPr>
            <w:tcW w:w="0" w:type="auto"/>
          </w:tcPr>
          <w:p w14:paraId="5D248472" w14:textId="77777777" w:rsidR="00F36BA2" w:rsidRDefault="00000000">
            <w:pPr>
              <w:pStyle w:val="Compact"/>
              <w:jc w:val="center"/>
            </w:pPr>
            <w:r>
              <w:t>2021</w:t>
            </w:r>
          </w:p>
        </w:tc>
        <w:tc>
          <w:tcPr>
            <w:tcW w:w="0" w:type="auto"/>
          </w:tcPr>
          <w:p w14:paraId="5CF9FE27" w14:textId="77777777" w:rsidR="00F36BA2" w:rsidRDefault="00000000">
            <w:pPr>
              <w:pStyle w:val="Compact"/>
              <w:jc w:val="center"/>
            </w:pPr>
            <w:r>
              <w:t>Mar 04</w:t>
            </w:r>
          </w:p>
        </w:tc>
        <w:tc>
          <w:tcPr>
            <w:tcW w:w="0" w:type="auto"/>
          </w:tcPr>
          <w:p w14:paraId="7D97F7DB" w14:textId="77777777" w:rsidR="00F36BA2" w:rsidRDefault="00000000">
            <w:pPr>
              <w:pStyle w:val="Compact"/>
              <w:jc w:val="center"/>
            </w:pPr>
            <w:r>
              <w:t>1</w:t>
            </w:r>
          </w:p>
        </w:tc>
        <w:tc>
          <w:tcPr>
            <w:tcW w:w="0" w:type="auto"/>
          </w:tcPr>
          <w:p w14:paraId="4A0C76A8" w14:textId="77777777" w:rsidR="00F36BA2" w:rsidRDefault="00000000">
            <w:pPr>
              <w:pStyle w:val="Compact"/>
              <w:jc w:val="center"/>
            </w:pPr>
            <w:r>
              <w:t>0</w:t>
            </w:r>
          </w:p>
        </w:tc>
        <w:tc>
          <w:tcPr>
            <w:tcW w:w="0" w:type="auto"/>
          </w:tcPr>
          <w:p w14:paraId="5B30ECA9" w14:textId="77777777" w:rsidR="00F36BA2" w:rsidRDefault="00000000">
            <w:pPr>
              <w:pStyle w:val="Compact"/>
              <w:jc w:val="center"/>
            </w:pPr>
            <w:r>
              <w:t>0</w:t>
            </w:r>
          </w:p>
        </w:tc>
        <w:tc>
          <w:tcPr>
            <w:tcW w:w="0" w:type="auto"/>
          </w:tcPr>
          <w:p w14:paraId="7EF4033B" w14:textId="77777777" w:rsidR="00F36BA2" w:rsidRDefault="00000000">
            <w:pPr>
              <w:pStyle w:val="Compact"/>
              <w:jc w:val="center"/>
            </w:pPr>
            <w:r>
              <w:t>0</w:t>
            </w:r>
          </w:p>
        </w:tc>
        <w:tc>
          <w:tcPr>
            <w:tcW w:w="0" w:type="auto"/>
          </w:tcPr>
          <w:p w14:paraId="722CE797" w14:textId="77777777" w:rsidR="00F36BA2" w:rsidRDefault="00000000">
            <w:pPr>
              <w:pStyle w:val="Compact"/>
              <w:jc w:val="center"/>
            </w:pPr>
            <w:r>
              <w:t>0</w:t>
            </w:r>
          </w:p>
        </w:tc>
        <w:tc>
          <w:tcPr>
            <w:tcW w:w="0" w:type="auto"/>
          </w:tcPr>
          <w:p w14:paraId="3FBD811E" w14:textId="77777777" w:rsidR="00F36BA2" w:rsidRDefault="00000000">
            <w:pPr>
              <w:pStyle w:val="Compact"/>
              <w:jc w:val="center"/>
            </w:pPr>
            <w:r>
              <w:t>0</w:t>
            </w:r>
          </w:p>
        </w:tc>
      </w:tr>
      <w:tr w:rsidR="00F36BA2" w14:paraId="17CF0392" w14:textId="77777777">
        <w:tc>
          <w:tcPr>
            <w:tcW w:w="0" w:type="auto"/>
          </w:tcPr>
          <w:p w14:paraId="381A137C" w14:textId="77777777" w:rsidR="00F36BA2" w:rsidRDefault="00000000">
            <w:pPr>
              <w:pStyle w:val="Compact"/>
              <w:jc w:val="center"/>
            </w:pPr>
            <w:r>
              <w:t>2021</w:t>
            </w:r>
          </w:p>
        </w:tc>
        <w:tc>
          <w:tcPr>
            <w:tcW w:w="0" w:type="auto"/>
          </w:tcPr>
          <w:p w14:paraId="5B6A5C2E" w14:textId="77777777" w:rsidR="00F36BA2" w:rsidRDefault="00000000">
            <w:pPr>
              <w:pStyle w:val="Compact"/>
              <w:jc w:val="center"/>
            </w:pPr>
            <w:r>
              <w:t>Mar 17</w:t>
            </w:r>
          </w:p>
        </w:tc>
        <w:tc>
          <w:tcPr>
            <w:tcW w:w="0" w:type="auto"/>
          </w:tcPr>
          <w:p w14:paraId="1A5F2C47" w14:textId="77777777" w:rsidR="00F36BA2" w:rsidRDefault="00000000">
            <w:pPr>
              <w:pStyle w:val="Compact"/>
              <w:jc w:val="center"/>
            </w:pPr>
            <w:r>
              <w:t>0</w:t>
            </w:r>
          </w:p>
        </w:tc>
        <w:tc>
          <w:tcPr>
            <w:tcW w:w="0" w:type="auto"/>
          </w:tcPr>
          <w:p w14:paraId="503251EB" w14:textId="77777777" w:rsidR="00F36BA2" w:rsidRDefault="00000000">
            <w:pPr>
              <w:pStyle w:val="Compact"/>
              <w:jc w:val="center"/>
            </w:pPr>
            <w:r>
              <w:t>0</w:t>
            </w:r>
          </w:p>
        </w:tc>
        <w:tc>
          <w:tcPr>
            <w:tcW w:w="0" w:type="auto"/>
          </w:tcPr>
          <w:p w14:paraId="357D9211" w14:textId="77777777" w:rsidR="00F36BA2" w:rsidRDefault="00000000">
            <w:pPr>
              <w:pStyle w:val="Compact"/>
              <w:jc w:val="center"/>
            </w:pPr>
            <w:r>
              <w:t>0</w:t>
            </w:r>
          </w:p>
        </w:tc>
        <w:tc>
          <w:tcPr>
            <w:tcW w:w="0" w:type="auto"/>
          </w:tcPr>
          <w:p w14:paraId="2D596D05" w14:textId="77777777" w:rsidR="00F36BA2" w:rsidRDefault="00000000">
            <w:pPr>
              <w:pStyle w:val="Compact"/>
              <w:jc w:val="center"/>
            </w:pPr>
            <w:r>
              <w:t>1</w:t>
            </w:r>
          </w:p>
        </w:tc>
        <w:tc>
          <w:tcPr>
            <w:tcW w:w="0" w:type="auto"/>
          </w:tcPr>
          <w:p w14:paraId="5AB8204C" w14:textId="77777777" w:rsidR="00F36BA2" w:rsidRDefault="00000000">
            <w:pPr>
              <w:pStyle w:val="Compact"/>
              <w:jc w:val="center"/>
            </w:pPr>
            <w:r>
              <w:t>0</w:t>
            </w:r>
          </w:p>
        </w:tc>
        <w:tc>
          <w:tcPr>
            <w:tcW w:w="0" w:type="auto"/>
          </w:tcPr>
          <w:p w14:paraId="64BBE863" w14:textId="77777777" w:rsidR="00F36BA2" w:rsidRDefault="00000000">
            <w:pPr>
              <w:pStyle w:val="Compact"/>
              <w:jc w:val="center"/>
            </w:pPr>
            <w:r>
              <w:t>0</w:t>
            </w:r>
          </w:p>
        </w:tc>
      </w:tr>
      <w:tr w:rsidR="00F36BA2" w14:paraId="0D760AE8" w14:textId="77777777">
        <w:tc>
          <w:tcPr>
            <w:tcW w:w="0" w:type="auto"/>
          </w:tcPr>
          <w:p w14:paraId="7BC8B733" w14:textId="77777777" w:rsidR="00F36BA2" w:rsidRDefault="00000000">
            <w:pPr>
              <w:pStyle w:val="Compact"/>
              <w:jc w:val="center"/>
            </w:pPr>
            <w:r>
              <w:t>2021</w:t>
            </w:r>
          </w:p>
        </w:tc>
        <w:tc>
          <w:tcPr>
            <w:tcW w:w="0" w:type="auto"/>
          </w:tcPr>
          <w:p w14:paraId="5E292473" w14:textId="77777777" w:rsidR="00F36BA2" w:rsidRDefault="00000000">
            <w:pPr>
              <w:pStyle w:val="Compact"/>
              <w:jc w:val="center"/>
            </w:pPr>
            <w:r>
              <w:t>Mar 18</w:t>
            </w:r>
          </w:p>
        </w:tc>
        <w:tc>
          <w:tcPr>
            <w:tcW w:w="0" w:type="auto"/>
          </w:tcPr>
          <w:p w14:paraId="6B683275" w14:textId="77777777" w:rsidR="00F36BA2" w:rsidRDefault="00000000">
            <w:pPr>
              <w:pStyle w:val="Compact"/>
              <w:jc w:val="center"/>
            </w:pPr>
            <w:r>
              <w:t>0</w:t>
            </w:r>
          </w:p>
        </w:tc>
        <w:tc>
          <w:tcPr>
            <w:tcW w:w="0" w:type="auto"/>
          </w:tcPr>
          <w:p w14:paraId="176494D0" w14:textId="77777777" w:rsidR="00F36BA2" w:rsidRDefault="00000000">
            <w:pPr>
              <w:pStyle w:val="Compact"/>
              <w:jc w:val="center"/>
            </w:pPr>
            <w:r>
              <w:t>0</w:t>
            </w:r>
          </w:p>
        </w:tc>
        <w:tc>
          <w:tcPr>
            <w:tcW w:w="0" w:type="auto"/>
          </w:tcPr>
          <w:p w14:paraId="08ADAF08" w14:textId="77777777" w:rsidR="00F36BA2" w:rsidRDefault="00000000">
            <w:pPr>
              <w:pStyle w:val="Compact"/>
              <w:jc w:val="center"/>
            </w:pPr>
            <w:r>
              <w:t>0</w:t>
            </w:r>
          </w:p>
        </w:tc>
        <w:tc>
          <w:tcPr>
            <w:tcW w:w="0" w:type="auto"/>
          </w:tcPr>
          <w:p w14:paraId="0A20739E" w14:textId="77777777" w:rsidR="00F36BA2" w:rsidRDefault="00000000">
            <w:pPr>
              <w:pStyle w:val="Compact"/>
              <w:jc w:val="center"/>
            </w:pPr>
            <w:r>
              <w:t>1</w:t>
            </w:r>
          </w:p>
        </w:tc>
        <w:tc>
          <w:tcPr>
            <w:tcW w:w="0" w:type="auto"/>
          </w:tcPr>
          <w:p w14:paraId="1A00203C" w14:textId="77777777" w:rsidR="00F36BA2" w:rsidRDefault="00000000">
            <w:pPr>
              <w:pStyle w:val="Compact"/>
              <w:jc w:val="center"/>
            </w:pPr>
            <w:r>
              <w:t>0</w:t>
            </w:r>
          </w:p>
        </w:tc>
        <w:tc>
          <w:tcPr>
            <w:tcW w:w="0" w:type="auto"/>
          </w:tcPr>
          <w:p w14:paraId="11E15B3E" w14:textId="77777777" w:rsidR="00F36BA2" w:rsidRDefault="00000000">
            <w:pPr>
              <w:pStyle w:val="Compact"/>
              <w:jc w:val="center"/>
            </w:pPr>
            <w:r>
              <w:t>0</w:t>
            </w:r>
          </w:p>
        </w:tc>
      </w:tr>
      <w:tr w:rsidR="00F36BA2" w14:paraId="29B6BA42" w14:textId="77777777">
        <w:tc>
          <w:tcPr>
            <w:tcW w:w="0" w:type="auto"/>
          </w:tcPr>
          <w:p w14:paraId="048D0E4C" w14:textId="77777777" w:rsidR="00F36BA2" w:rsidRDefault="00000000">
            <w:pPr>
              <w:pStyle w:val="Compact"/>
              <w:jc w:val="center"/>
            </w:pPr>
            <w:r>
              <w:t>2021</w:t>
            </w:r>
          </w:p>
        </w:tc>
        <w:tc>
          <w:tcPr>
            <w:tcW w:w="0" w:type="auto"/>
          </w:tcPr>
          <w:p w14:paraId="326A2CF0" w14:textId="77777777" w:rsidR="00F36BA2" w:rsidRDefault="00000000">
            <w:pPr>
              <w:pStyle w:val="Compact"/>
              <w:jc w:val="center"/>
            </w:pPr>
            <w:r>
              <w:t>Mar 25</w:t>
            </w:r>
          </w:p>
        </w:tc>
        <w:tc>
          <w:tcPr>
            <w:tcW w:w="0" w:type="auto"/>
          </w:tcPr>
          <w:p w14:paraId="2E4AB6ED" w14:textId="77777777" w:rsidR="00F36BA2" w:rsidRDefault="00000000">
            <w:pPr>
              <w:pStyle w:val="Compact"/>
              <w:jc w:val="center"/>
            </w:pPr>
            <w:r>
              <w:t>0</w:t>
            </w:r>
          </w:p>
        </w:tc>
        <w:tc>
          <w:tcPr>
            <w:tcW w:w="0" w:type="auto"/>
          </w:tcPr>
          <w:p w14:paraId="03585D5F" w14:textId="77777777" w:rsidR="00F36BA2" w:rsidRDefault="00000000">
            <w:pPr>
              <w:pStyle w:val="Compact"/>
              <w:jc w:val="center"/>
            </w:pPr>
            <w:r>
              <w:t>0</w:t>
            </w:r>
          </w:p>
        </w:tc>
        <w:tc>
          <w:tcPr>
            <w:tcW w:w="0" w:type="auto"/>
          </w:tcPr>
          <w:p w14:paraId="7002AC9F" w14:textId="77777777" w:rsidR="00F36BA2" w:rsidRDefault="00000000">
            <w:pPr>
              <w:pStyle w:val="Compact"/>
              <w:jc w:val="center"/>
            </w:pPr>
            <w:r>
              <w:t>0</w:t>
            </w:r>
          </w:p>
        </w:tc>
        <w:tc>
          <w:tcPr>
            <w:tcW w:w="0" w:type="auto"/>
          </w:tcPr>
          <w:p w14:paraId="31A548EC" w14:textId="77777777" w:rsidR="00F36BA2" w:rsidRDefault="00000000">
            <w:pPr>
              <w:pStyle w:val="Compact"/>
              <w:jc w:val="center"/>
            </w:pPr>
            <w:r>
              <w:t>2</w:t>
            </w:r>
          </w:p>
        </w:tc>
        <w:tc>
          <w:tcPr>
            <w:tcW w:w="0" w:type="auto"/>
          </w:tcPr>
          <w:p w14:paraId="2CEB54A3" w14:textId="77777777" w:rsidR="00F36BA2" w:rsidRDefault="00000000">
            <w:pPr>
              <w:pStyle w:val="Compact"/>
              <w:jc w:val="center"/>
            </w:pPr>
            <w:r>
              <w:t>0</w:t>
            </w:r>
          </w:p>
        </w:tc>
        <w:tc>
          <w:tcPr>
            <w:tcW w:w="0" w:type="auto"/>
          </w:tcPr>
          <w:p w14:paraId="5B1AAEF4" w14:textId="77777777" w:rsidR="00F36BA2" w:rsidRDefault="00000000">
            <w:pPr>
              <w:pStyle w:val="Compact"/>
              <w:jc w:val="center"/>
            </w:pPr>
            <w:r>
              <w:t>0</w:t>
            </w:r>
          </w:p>
        </w:tc>
      </w:tr>
      <w:tr w:rsidR="00F36BA2" w14:paraId="4F777C5A" w14:textId="77777777">
        <w:tc>
          <w:tcPr>
            <w:tcW w:w="0" w:type="auto"/>
          </w:tcPr>
          <w:p w14:paraId="621433DE" w14:textId="77777777" w:rsidR="00F36BA2" w:rsidRDefault="00000000">
            <w:pPr>
              <w:pStyle w:val="Compact"/>
              <w:jc w:val="center"/>
            </w:pPr>
            <w:r>
              <w:t>2021</w:t>
            </w:r>
          </w:p>
        </w:tc>
        <w:tc>
          <w:tcPr>
            <w:tcW w:w="0" w:type="auto"/>
          </w:tcPr>
          <w:p w14:paraId="3C16A6D6" w14:textId="77777777" w:rsidR="00F36BA2" w:rsidRDefault="00000000">
            <w:pPr>
              <w:pStyle w:val="Compact"/>
              <w:jc w:val="center"/>
            </w:pPr>
            <w:r>
              <w:t>Mar 26</w:t>
            </w:r>
          </w:p>
        </w:tc>
        <w:tc>
          <w:tcPr>
            <w:tcW w:w="0" w:type="auto"/>
          </w:tcPr>
          <w:p w14:paraId="4C0B3BC1" w14:textId="77777777" w:rsidR="00F36BA2" w:rsidRDefault="00000000">
            <w:pPr>
              <w:pStyle w:val="Compact"/>
              <w:jc w:val="center"/>
            </w:pPr>
            <w:r>
              <w:t>0</w:t>
            </w:r>
          </w:p>
        </w:tc>
        <w:tc>
          <w:tcPr>
            <w:tcW w:w="0" w:type="auto"/>
          </w:tcPr>
          <w:p w14:paraId="6600370C" w14:textId="77777777" w:rsidR="00F36BA2" w:rsidRDefault="00000000">
            <w:pPr>
              <w:pStyle w:val="Compact"/>
              <w:jc w:val="center"/>
            </w:pPr>
            <w:r>
              <w:t>1</w:t>
            </w:r>
          </w:p>
        </w:tc>
        <w:tc>
          <w:tcPr>
            <w:tcW w:w="0" w:type="auto"/>
          </w:tcPr>
          <w:p w14:paraId="314CC2B1" w14:textId="77777777" w:rsidR="00F36BA2" w:rsidRDefault="00000000">
            <w:pPr>
              <w:pStyle w:val="Compact"/>
              <w:jc w:val="center"/>
            </w:pPr>
            <w:r>
              <w:t>0</w:t>
            </w:r>
          </w:p>
        </w:tc>
        <w:tc>
          <w:tcPr>
            <w:tcW w:w="0" w:type="auto"/>
          </w:tcPr>
          <w:p w14:paraId="68D5D963" w14:textId="77777777" w:rsidR="00F36BA2" w:rsidRDefault="00000000">
            <w:pPr>
              <w:pStyle w:val="Compact"/>
              <w:jc w:val="center"/>
            </w:pPr>
            <w:r>
              <w:t>1</w:t>
            </w:r>
          </w:p>
        </w:tc>
        <w:tc>
          <w:tcPr>
            <w:tcW w:w="0" w:type="auto"/>
          </w:tcPr>
          <w:p w14:paraId="6F01AA0A" w14:textId="77777777" w:rsidR="00F36BA2" w:rsidRDefault="00000000">
            <w:pPr>
              <w:pStyle w:val="Compact"/>
              <w:jc w:val="center"/>
            </w:pPr>
            <w:r>
              <w:t>0</w:t>
            </w:r>
          </w:p>
        </w:tc>
        <w:tc>
          <w:tcPr>
            <w:tcW w:w="0" w:type="auto"/>
          </w:tcPr>
          <w:p w14:paraId="2DE5443C" w14:textId="77777777" w:rsidR="00F36BA2" w:rsidRDefault="00000000">
            <w:pPr>
              <w:pStyle w:val="Compact"/>
              <w:jc w:val="center"/>
            </w:pPr>
            <w:r>
              <w:t>0</w:t>
            </w:r>
          </w:p>
        </w:tc>
      </w:tr>
      <w:tr w:rsidR="00F36BA2" w14:paraId="68805A48" w14:textId="77777777">
        <w:tc>
          <w:tcPr>
            <w:tcW w:w="0" w:type="auto"/>
          </w:tcPr>
          <w:p w14:paraId="35EA5845" w14:textId="77777777" w:rsidR="00F36BA2" w:rsidRDefault="00000000">
            <w:pPr>
              <w:pStyle w:val="Compact"/>
              <w:jc w:val="center"/>
            </w:pPr>
            <w:r>
              <w:t>2021</w:t>
            </w:r>
          </w:p>
        </w:tc>
        <w:tc>
          <w:tcPr>
            <w:tcW w:w="0" w:type="auto"/>
          </w:tcPr>
          <w:p w14:paraId="7A492528" w14:textId="77777777" w:rsidR="00F36BA2" w:rsidRDefault="00000000">
            <w:pPr>
              <w:pStyle w:val="Compact"/>
              <w:jc w:val="center"/>
            </w:pPr>
            <w:r>
              <w:t>Apr 01</w:t>
            </w:r>
          </w:p>
        </w:tc>
        <w:tc>
          <w:tcPr>
            <w:tcW w:w="0" w:type="auto"/>
          </w:tcPr>
          <w:p w14:paraId="6323646B" w14:textId="77777777" w:rsidR="00F36BA2" w:rsidRDefault="00000000">
            <w:pPr>
              <w:pStyle w:val="Compact"/>
              <w:jc w:val="center"/>
            </w:pPr>
            <w:r>
              <w:t>1</w:t>
            </w:r>
          </w:p>
        </w:tc>
        <w:tc>
          <w:tcPr>
            <w:tcW w:w="0" w:type="auto"/>
          </w:tcPr>
          <w:p w14:paraId="5FD0447F" w14:textId="77777777" w:rsidR="00F36BA2" w:rsidRDefault="00000000">
            <w:pPr>
              <w:pStyle w:val="Compact"/>
              <w:jc w:val="center"/>
            </w:pPr>
            <w:r>
              <w:t>0</w:t>
            </w:r>
          </w:p>
        </w:tc>
        <w:tc>
          <w:tcPr>
            <w:tcW w:w="0" w:type="auto"/>
          </w:tcPr>
          <w:p w14:paraId="53E09DFE" w14:textId="77777777" w:rsidR="00F36BA2" w:rsidRDefault="00000000">
            <w:pPr>
              <w:pStyle w:val="Compact"/>
              <w:jc w:val="center"/>
            </w:pPr>
            <w:r>
              <w:t>0</w:t>
            </w:r>
          </w:p>
        </w:tc>
        <w:tc>
          <w:tcPr>
            <w:tcW w:w="0" w:type="auto"/>
          </w:tcPr>
          <w:p w14:paraId="6B19FBA7" w14:textId="77777777" w:rsidR="00F36BA2" w:rsidRDefault="00000000">
            <w:pPr>
              <w:pStyle w:val="Compact"/>
              <w:jc w:val="center"/>
            </w:pPr>
            <w:r>
              <w:t>1</w:t>
            </w:r>
          </w:p>
        </w:tc>
        <w:tc>
          <w:tcPr>
            <w:tcW w:w="0" w:type="auto"/>
          </w:tcPr>
          <w:p w14:paraId="5ED82276" w14:textId="77777777" w:rsidR="00F36BA2" w:rsidRDefault="00000000">
            <w:pPr>
              <w:pStyle w:val="Compact"/>
              <w:jc w:val="center"/>
            </w:pPr>
            <w:r>
              <w:t>1</w:t>
            </w:r>
          </w:p>
        </w:tc>
        <w:tc>
          <w:tcPr>
            <w:tcW w:w="0" w:type="auto"/>
          </w:tcPr>
          <w:p w14:paraId="24AEFF2E" w14:textId="77777777" w:rsidR="00F36BA2" w:rsidRDefault="00000000">
            <w:pPr>
              <w:pStyle w:val="Compact"/>
              <w:jc w:val="center"/>
            </w:pPr>
            <w:r>
              <w:t>0</w:t>
            </w:r>
          </w:p>
        </w:tc>
      </w:tr>
      <w:tr w:rsidR="00F36BA2" w14:paraId="67474EAF" w14:textId="77777777">
        <w:tc>
          <w:tcPr>
            <w:tcW w:w="0" w:type="auto"/>
          </w:tcPr>
          <w:p w14:paraId="1F145C71" w14:textId="77777777" w:rsidR="00F36BA2" w:rsidRDefault="00000000">
            <w:pPr>
              <w:pStyle w:val="Compact"/>
              <w:jc w:val="center"/>
            </w:pPr>
            <w:r>
              <w:t>2021</w:t>
            </w:r>
          </w:p>
        </w:tc>
        <w:tc>
          <w:tcPr>
            <w:tcW w:w="0" w:type="auto"/>
          </w:tcPr>
          <w:p w14:paraId="6B2B1E2F" w14:textId="77777777" w:rsidR="00F36BA2" w:rsidRDefault="00000000">
            <w:pPr>
              <w:pStyle w:val="Compact"/>
              <w:jc w:val="center"/>
            </w:pPr>
            <w:r>
              <w:t>Apr 06</w:t>
            </w:r>
          </w:p>
        </w:tc>
        <w:tc>
          <w:tcPr>
            <w:tcW w:w="0" w:type="auto"/>
          </w:tcPr>
          <w:p w14:paraId="7031E7AF" w14:textId="77777777" w:rsidR="00F36BA2" w:rsidRDefault="00000000">
            <w:pPr>
              <w:pStyle w:val="Compact"/>
              <w:jc w:val="center"/>
            </w:pPr>
            <w:r>
              <w:t>2</w:t>
            </w:r>
          </w:p>
        </w:tc>
        <w:tc>
          <w:tcPr>
            <w:tcW w:w="0" w:type="auto"/>
          </w:tcPr>
          <w:p w14:paraId="45921318" w14:textId="77777777" w:rsidR="00F36BA2" w:rsidRDefault="00000000">
            <w:pPr>
              <w:pStyle w:val="Compact"/>
              <w:jc w:val="center"/>
            </w:pPr>
            <w:r>
              <w:t>0</w:t>
            </w:r>
          </w:p>
        </w:tc>
        <w:tc>
          <w:tcPr>
            <w:tcW w:w="0" w:type="auto"/>
          </w:tcPr>
          <w:p w14:paraId="0FF35690" w14:textId="77777777" w:rsidR="00F36BA2" w:rsidRDefault="00000000">
            <w:pPr>
              <w:pStyle w:val="Compact"/>
              <w:jc w:val="center"/>
            </w:pPr>
            <w:r>
              <w:t>0</w:t>
            </w:r>
          </w:p>
        </w:tc>
        <w:tc>
          <w:tcPr>
            <w:tcW w:w="0" w:type="auto"/>
          </w:tcPr>
          <w:p w14:paraId="054C99CC" w14:textId="77777777" w:rsidR="00F36BA2" w:rsidRDefault="00000000">
            <w:pPr>
              <w:pStyle w:val="Compact"/>
              <w:jc w:val="center"/>
            </w:pPr>
            <w:r>
              <w:t>0</w:t>
            </w:r>
          </w:p>
        </w:tc>
        <w:tc>
          <w:tcPr>
            <w:tcW w:w="0" w:type="auto"/>
          </w:tcPr>
          <w:p w14:paraId="66B4E586" w14:textId="77777777" w:rsidR="00F36BA2" w:rsidRDefault="00000000">
            <w:pPr>
              <w:pStyle w:val="Compact"/>
              <w:jc w:val="center"/>
            </w:pPr>
            <w:r>
              <w:t>0</w:t>
            </w:r>
          </w:p>
        </w:tc>
        <w:tc>
          <w:tcPr>
            <w:tcW w:w="0" w:type="auto"/>
          </w:tcPr>
          <w:p w14:paraId="44D62B48" w14:textId="77777777" w:rsidR="00F36BA2" w:rsidRDefault="00000000">
            <w:pPr>
              <w:pStyle w:val="Compact"/>
              <w:jc w:val="center"/>
            </w:pPr>
            <w:r>
              <w:t>0</w:t>
            </w:r>
          </w:p>
        </w:tc>
      </w:tr>
      <w:tr w:rsidR="00F36BA2" w14:paraId="2CD70D5A" w14:textId="77777777">
        <w:tc>
          <w:tcPr>
            <w:tcW w:w="0" w:type="auto"/>
          </w:tcPr>
          <w:p w14:paraId="35A26E22" w14:textId="77777777" w:rsidR="00F36BA2" w:rsidRDefault="00000000">
            <w:pPr>
              <w:pStyle w:val="Compact"/>
              <w:jc w:val="center"/>
            </w:pPr>
            <w:r>
              <w:t>2021</w:t>
            </w:r>
          </w:p>
        </w:tc>
        <w:tc>
          <w:tcPr>
            <w:tcW w:w="0" w:type="auto"/>
          </w:tcPr>
          <w:p w14:paraId="3367F109" w14:textId="77777777" w:rsidR="00F36BA2" w:rsidRDefault="00000000">
            <w:pPr>
              <w:pStyle w:val="Compact"/>
              <w:jc w:val="center"/>
            </w:pPr>
            <w:r>
              <w:t>Apr 07</w:t>
            </w:r>
          </w:p>
        </w:tc>
        <w:tc>
          <w:tcPr>
            <w:tcW w:w="0" w:type="auto"/>
          </w:tcPr>
          <w:p w14:paraId="3596A237" w14:textId="77777777" w:rsidR="00F36BA2" w:rsidRDefault="00000000">
            <w:pPr>
              <w:pStyle w:val="Compact"/>
              <w:jc w:val="center"/>
            </w:pPr>
            <w:r>
              <w:t>0</w:t>
            </w:r>
          </w:p>
        </w:tc>
        <w:tc>
          <w:tcPr>
            <w:tcW w:w="0" w:type="auto"/>
          </w:tcPr>
          <w:p w14:paraId="6ED9D771" w14:textId="77777777" w:rsidR="00F36BA2" w:rsidRDefault="00000000">
            <w:pPr>
              <w:pStyle w:val="Compact"/>
              <w:jc w:val="center"/>
            </w:pPr>
            <w:r>
              <w:t>0</w:t>
            </w:r>
          </w:p>
        </w:tc>
        <w:tc>
          <w:tcPr>
            <w:tcW w:w="0" w:type="auto"/>
          </w:tcPr>
          <w:p w14:paraId="362B047C" w14:textId="77777777" w:rsidR="00F36BA2" w:rsidRDefault="00000000">
            <w:pPr>
              <w:pStyle w:val="Compact"/>
              <w:jc w:val="center"/>
            </w:pPr>
            <w:r>
              <w:t>0</w:t>
            </w:r>
          </w:p>
        </w:tc>
        <w:tc>
          <w:tcPr>
            <w:tcW w:w="0" w:type="auto"/>
          </w:tcPr>
          <w:p w14:paraId="2B57DB3F" w14:textId="77777777" w:rsidR="00F36BA2" w:rsidRDefault="00000000">
            <w:pPr>
              <w:pStyle w:val="Compact"/>
              <w:jc w:val="center"/>
            </w:pPr>
            <w:r>
              <w:t>2</w:t>
            </w:r>
          </w:p>
        </w:tc>
        <w:tc>
          <w:tcPr>
            <w:tcW w:w="0" w:type="auto"/>
          </w:tcPr>
          <w:p w14:paraId="6482BD53" w14:textId="77777777" w:rsidR="00F36BA2" w:rsidRDefault="00000000">
            <w:pPr>
              <w:pStyle w:val="Compact"/>
              <w:jc w:val="center"/>
            </w:pPr>
            <w:r>
              <w:t>0</w:t>
            </w:r>
          </w:p>
        </w:tc>
        <w:tc>
          <w:tcPr>
            <w:tcW w:w="0" w:type="auto"/>
          </w:tcPr>
          <w:p w14:paraId="06A61743" w14:textId="77777777" w:rsidR="00F36BA2" w:rsidRDefault="00000000">
            <w:pPr>
              <w:pStyle w:val="Compact"/>
              <w:jc w:val="center"/>
            </w:pPr>
            <w:r>
              <w:t>0</w:t>
            </w:r>
          </w:p>
        </w:tc>
      </w:tr>
      <w:tr w:rsidR="00F36BA2" w14:paraId="1744E24E" w14:textId="77777777">
        <w:tc>
          <w:tcPr>
            <w:tcW w:w="0" w:type="auto"/>
          </w:tcPr>
          <w:p w14:paraId="51280F62" w14:textId="77777777" w:rsidR="00F36BA2" w:rsidRDefault="00000000">
            <w:pPr>
              <w:pStyle w:val="Compact"/>
              <w:jc w:val="center"/>
            </w:pPr>
            <w:r>
              <w:t>2021</w:t>
            </w:r>
          </w:p>
        </w:tc>
        <w:tc>
          <w:tcPr>
            <w:tcW w:w="0" w:type="auto"/>
          </w:tcPr>
          <w:p w14:paraId="08E30CB4" w14:textId="77777777" w:rsidR="00F36BA2" w:rsidRDefault="00000000">
            <w:pPr>
              <w:pStyle w:val="Compact"/>
              <w:jc w:val="center"/>
            </w:pPr>
            <w:r>
              <w:t>Apr 08</w:t>
            </w:r>
          </w:p>
        </w:tc>
        <w:tc>
          <w:tcPr>
            <w:tcW w:w="0" w:type="auto"/>
          </w:tcPr>
          <w:p w14:paraId="096B10AA" w14:textId="77777777" w:rsidR="00F36BA2" w:rsidRDefault="00000000">
            <w:pPr>
              <w:pStyle w:val="Compact"/>
              <w:jc w:val="center"/>
            </w:pPr>
            <w:r>
              <w:t>0</w:t>
            </w:r>
          </w:p>
        </w:tc>
        <w:tc>
          <w:tcPr>
            <w:tcW w:w="0" w:type="auto"/>
          </w:tcPr>
          <w:p w14:paraId="6B6AF0DE" w14:textId="77777777" w:rsidR="00F36BA2" w:rsidRDefault="00000000">
            <w:pPr>
              <w:pStyle w:val="Compact"/>
              <w:jc w:val="center"/>
            </w:pPr>
            <w:r>
              <w:t>0</w:t>
            </w:r>
          </w:p>
        </w:tc>
        <w:tc>
          <w:tcPr>
            <w:tcW w:w="0" w:type="auto"/>
          </w:tcPr>
          <w:p w14:paraId="00A76DD0" w14:textId="77777777" w:rsidR="00F36BA2" w:rsidRDefault="00000000">
            <w:pPr>
              <w:pStyle w:val="Compact"/>
              <w:jc w:val="center"/>
            </w:pPr>
            <w:r>
              <w:t>0</w:t>
            </w:r>
          </w:p>
        </w:tc>
        <w:tc>
          <w:tcPr>
            <w:tcW w:w="0" w:type="auto"/>
          </w:tcPr>
          <w:p w14:paraId="322C6D1A" w14:textId="77777777" w:rsidR="00F36BA2" w:rsidRDefault="00000000">
            <w:pPr>
              <w:pStyle w:val="Compact"/>
              <w:jc w:val="center"/>
            </w:pPr>
            <w:r>
              <w:t>4</w:t>
            </w:r>
          </w:p>
        </w:tc>
        <w:tc>
          <w:tcPr>
            <w:tcW w:w="0" w:type="auto"/>
          </w:tcPr>
          <w:p w14:paraId="6D623C2F" w14:textId="77777777" w:rsidR="00F36BA2" w:rsidRDefault="00000000">
            <w:pPr>
              <w:pStyle w:val="Compact"/>
              <w:jc w:val="center"/>
            </w:pPr>
            <w:r>
              <w:t>2</w:t>
            </w:r>
          </w:p>
        </w:tc>
        <w:tc>
          <w:tcPr>
            <w:tcW w:w="0" w:type="auto"/>
          </w:tcPr>
          <w:p w14:paraId="6CABD630" w14:textId="77777777" w:rsidR="00F36BA2" w:rsidRDefault="00000000">
            <w:pPr>
              <w:pStyle w:val="Compact"/>
              <w:jc w:val="center"/>
            </w:pPr>
            <w:r>
              <w:t>0</w:t>
            </w:r>
          </w:p>
        </w:tc>
      </w:tr>
      <w:tr w:rsidR="00F36BA2" w14:paraId="2DA570EE" w14:textId="77777777">
        <w:tc>
          <w:tcPr>
            <w:tcW w:w="0" w:type="auto"/>
          </w:tcPr>
          <w:p w14:paraId="48AA8F58" w14:textId="77777777" w:rsidR="00F36BA2" w:rsidRDefault="00000000">
            <w:pPr>
              <w:pStyle w:val="Compact"/>
              <w:jc w:val="center"/>
            </w:pPr>
            <w:r>
              <w:t>2021</w:t>
            </w:r>
          </w:p>
        </w:tc>
        <w:tc>
          <w:tcPr>
            <w:tcW w:w="0" w:type="auto"/>
          </w:tcPr>
          <w:p w14:paraId="524A07F9" w14:textId="77777777" w:rsidR="00F36BA2" w:rsidRDefault="00000000">
            <w:pPr>
              <w:pStyle w:val="Compact"/>
              <w:jc w:val="center"/>
            </w:pPr>
            <w:r>
              <w:t>Apr 14</w:t>
            </w:r>
          </w:p>
        </w:tc>
        <w:tc>
          <w:tcPr>
            <w:tcW w:w="0" w:type="auto"/>
          </w:tcPr>
          <w:p w14:paraId="7D20AF99" w14:textId="77777777" w:rsidR="00F36BA2" w:rsidRDefault="00000000">
            <w:pPr>
              <w:pStyle w:val="Compact"/>
              <w:jc w:val="center"/>
            </w:pPr>
            <w:r>
              <w:t>0</w:t>
            </w:r>
          </w:p>
        </w:tc>
        <w:tc>
          <w:tcPr>
            <w:tcW w:w="0" w:type="auto"/>
          </w:tcPr>
          <w:p w14:paraId="69FD801C" w14:textId="77777777" w:rsidR="00F36BA2" w:rsidRDefault="00000000">
            <w:pPr>
              <w:pStyle w:val="Compact"/>
              <w:jc w:val="center"/>
            </w:pPr>
            <w:r>
              <w:t>0</w:t>
            </w:r>
          </w:p>
        </w:tc>
        <w:tc>
          <w:tcPr>
            <w:tcW w:w="0" w:type="auto"/>
          </w:tcPr>
          <w:p w14:paraId="3D2891DB" w14:textId="77777777" w:rsidR="00F36BA2" w:rsidRDefault="00000000">
            <w:pPr>
              <w:pStyle w:val="Compact"/>
              <w:jc w:val="center"/>
            </w:pPr>
            <w:r>
              <w:t>0</w:t>
            </w:r>
          </w:p>
        </w:tc>
        <w:tc>
          <w:tcPr>
            <w:tcW w:w="0" w:type="auto"/>
          </w:tcPr>
          <w:p w14:paraId="587056AC" w14:textId="77777777" w:rsidR="00F36BA2" w:rsidRDefault="00000000">
            <w:pPr>
              <w:pStyle w:val="Compact"/>
              <w:jc w:val="center"/>
            </w:pPr>
            <w:r>
              <w:t>4</w:t>
            </w:r>
          </w:p>
        </w:tc>
        <w:tc>
          <w:tcPr>
            <w:tcW w:w="0" w:type="auto"/>
          </w:tcPr>
          <w:p w14:paraId="68B9F5B3" w14:textId="77777777" w:rsidR="00F36BA2" w:rsidRDefault="00000000">
            <w:pPr>
              <w:pStyle w:val="Compact"/>
              <w:jc w:val="center"/>
            </w:pPr>
            <w:r>
              <w:t>0</w:t>
            </w:r>
          </w:p>
        </w:tc>
        <w:tc>
          <w:tcPr>
            <w:tcW w:w="0" w:type="auto"/>
          </w:tcPr>
          <w:p w14:paraId="4113BF7A" w14:textId="77777777" w:rsidR="00F36BA2" w:rsidRDefault="00000000">
            <w:pPr>
              <w:pStyle w:val="Compact"/>
              <w:jc w:val="center"/>
            </w:pPr>
            <w:r>
              <w:t>0</w:t>
            </w:r>
          </w:p>
        </w:tc>
      </w:tr>
      <w:tr w:rsidR="00F36BA2" w14:paraId="25B20956" w14:textId="77777777">
        <w:tc>
          <w:tcPr>
            <w:tcW w:w="0" w:type="auto"/>
          </w:tcPr>
          <w:p w14:paraId="3EEA2A7C" w14:textId="77777777" w:rsidR="00F36BA2" w:rsidRDefault="00000000">
            <w:pPr>
              <w:pStyle w:val="Compact"/>
              <w:jc w:val="center"/>
            </w:pPr>
            <w:r>
              <w:t>2021</w:t>
            </w:r>
          </w:p>
        </w:tc>
        <w:tc>
          <w:tcPr>
            <w:tcW w:w="0" w:type="auto"/>
          </w:tcPr>
          <w:p w14:paraId="386CB096" w14:textId="77777777" w:rsidR="00F36BA2" w:rsidRDefault="00000000">
            <w:pPr>
              <w:pStyle w:val="Compact"/>
              <w:jc w:val="center"/>
            </w:pPr>
            <w:r>
              <w:t>Apr 15</w:t>
            </w:r>
          </w:p>
        </w:tc>
        <w:tc>
          <w:tcPr>
            <w:tcW w:w="0" w:type="auto"/>
          </w:tcPr>
          <w:p w14:paraId="3CBF46A8" w14:textId="77777777" w:rsidR="00F36BA2" w:rsidRDefault="00000000">
            <w:pPr>
              <w:pStyle w:val="Compact"/>
              <w:jc w:val="center"/>
            </w:pPr>
            <w:r>
              <w:t>3</w:t>
            </w:r>
          </w:p>
        </w:tc>
        <w:tc>
          <w:tcPr>
            <w:tcW w:w="0" w:type="auto"/>
          </w:tcPr>
          <w:p w14:paraId="11065E8B" w14:textId="77777777" w:rsidR="00F36BA2" w:rsidRDefault="00000000">
            <w:pPr>
              <w:pStyle w:val="Compact"/>
              <w:jc w:val="center"/>
            </w:pPr>
            <w:r>
              <w:t>0</w:t>
            </w:r>
          </w:p>
        </w:tc>
        <w:tc>
          <w:tcPr>
            <w:tcW w:w="0" w:type="auto"/>
          </w:tcPr>
          <w:p w14:paraId="3C65C739" w14:textId="77777777" w:rsidR="00F36BA2" w:rsidRDefault="00000000">
            <w:pPr>
              <w:pStyle w:val="Compact"/>
              <w:jc w:val="center"/>
            </w:pPr>
            <w:r>
              <w:t>0</w:t>
            </w:r>
          </w:p>
        </w:tc>
        <w:tc>
          <w:tcPr>
            <w:tcW w:w="0" w:type="auto"/>
          </w:tcPr>
          <w:p w14:paraId="2798AF8C" w14:textId="77777777" w:rsidR="00F36BA2" w:rsidRDefault="00000000">
            <w:pPr>
              <w:pStyle w:val="Compact"/>
              <w:jc w:val="center"/>
            </w:pPr>
            <w:r>
              <w:t>0</w:t>
            </w:r>
          </w:p>
        </w:tc>
        <w:tc>
          <w:tcPr>
            <w:tcW w:w="0" w:type="auto"/>
          </w:tcPr>
          <w:p w14:paraId="27935F88" w14:textId="77777777" w:rsidR="00F36BA2" w:rsidRDefault="00000000">
            <w:pPr>
              <w:pStyle w:val="Compact"/>
              <w:jc w:val="center"/>
            </w:pPr>
            <w:r>
              <w:t>0</w:t>
            </w:r>
          </w:p>
        </w:tc>
        <w:tc>
          <w:tcPr>
            <w:tcW w:w="0" w:type="auto"/>
          </w:tcPr>
          <w:p w14:paraId="5BC4BDCB" w14:textId="77777777" w:rsidR="00F36BA2" w:rsidRDefault="00000000">
            <w:pPr>
              <w:pStyle w:val="Compact"/>
              <w:jc w:val="center"/>
            </w:pPr>
            <w:r>
              <w:t>0</w:t>
            </w:r>
          </w:p>
        </w:tc>
      </w:tr>
      <w:tr w:rsidR="00F36BA2" w14:paraId="541F09A3" w14:textId="77777777">
        <w:tc>
          <w:tcPr>
            <w:tcW w:w="0" w:type="auto"/>
          </w:tcPr>
          <w:p w14:paraId="3A1CF3FF" w14:textId="77777777" w:rsidR="00F36BA2" w:rsidRDefault="00000000">
            <w:pPr>
              <w:pStyle w:val="Compact"/>
              <w:jc w:val="center"/>
            </w:pPr>
            <w:r>
              <w:t>2021</w:t>
            </w:r>
          </w:p>
        </w:tc>
        <w:tc>
          <w:tcPr>
            <w:tcW w:w="0" w:type="auto"/>
          </w:tcPr>
          <w:p w14:paraId="03C9499E" w14:textId="77777777" w:rsidR="00F36BA2" w:rsidRDefault="00000000">
            <w:pPr>
              <w:pStyle w:val="Compact"/>
              <w:jc w:val="center"/>
            </w:pPr>
            <w:r>
              <w:t>Apr 16</w:t>
            </w:r>
          </w:p>
        </w:tc>
        <w:tc>
          <w:tcPr>
            <w:tcW w:w="0" w:type="auto"/>
          </w:tcPr>
          <w:p w14:paraId="5C19ECEB" w14:textId="77777777" w:rsidR="00F36BA2" w:rsidRDefault="00000000">
            <w:pPr>
              <w:pStyle w:val="Compact"/>
              <w:jc w:val="center"/>
            </w:pPr>
            <w:r>
              <w:t>1</w:t>
            </w:r>
          </w:p>
        </w:tc>
        <w:tc>
          <w:tcPr>
            <w:tcW w:w="0" w:type="auto"/>
          </w:tcPr>
          <w:p w14:paraId="69A2C7E3" w14:textId="77777777" w:rsidR="00F36BA2" w:rsidRDefault="00000000">
            <w:pPr>
              <w:pStyle w:val="Compact"/>
              <w:jc w:val="center"/>
            </w:pPr>
            <w:r>
              <w:t>0</w:t>
            </w:r>
          </w:p>
        </w:tc>
        <w:tc>
          <w:tcPr>
            <w:tcW w:w="0" w:type="auto"/>
          </w:tcPr>
          <w:p w14:paraId="24DB4B79" w14:textId="77777777" w:rsidR="00F36BA2" w:rsidRDefault="00000000">
            <w:pPr>
              <w:pStyle w:val="Compact"/>
              <w:jc w:val="center"/>
            </w:pPr>
            <w:r>
              <w:t>0</w:t>
            </w:r>
          </w:p>
        </w:tc>
        <w:tc>
          <w:tcPr>
            <w:tcW w:w="0" w:type="auto"/>
          </w:tcPr>
          <w:p w14:paraId="0BEB2C0A" w14:textId="77777777" w:rsidR="00F36BA2" w:rsidRDefault="00000000">
            <w:pPr>
              <w:pStyle w:val="Compact"/>
              <w:jc w:val="center"/>
            </w:pPr>
            <w:r>
              <w:t>1</w:t>
            </w:r>
          </w:p>
        </w:tc>
        <w:tc>
          <w:tcPr>
            <w:tcW w:w="0" w:type="auto"/>
          </w:tcPr>
          <w:p w14:paraId="58052F42" w14:textId="77777777" w:rsidR="00F36BA2" w:rsidRDefault="00000000">
            <w:pPr>
              <w:pStyle w:val="Compact"/>
              <w:jc w:val="center"/>
            </w:pPr>
            <w:r>
              <w:t>0</w:t>
            </w:r>
          </w:p>
        </w:tc>
        <w:tc>
          <w:tcPr>
            <w:tcW w:w="0" w:type="auto"/>
          </w:tcPr>
          <w:p w14:paraId="59F2D695" w14:textId="77777777" w:rsidR="00F36BA2" w:rsidRDefault="00000000">
            <w:pPr>
              <w:pStyle w:val="Compact"/>
              <w:jc w:val="center"/>
            </w:pPr>
            <w:r>
              <w:t>0</w:t>
            </w:r>
          </w:p>
        </w:tc>
      </w:tr>
      <w:tr w:rsidR="00F36BA2" w14:paraId="6AFB1908" w14:textId="77777777">
        <w:tc>
          <w:tcPr>
            <w:tcW w:w="0" w:type="auto"/>
          </w:tcPr>
          <w:p w14:paraId="45C1A78D" w14:textId="77777777" w:rsidR="00F36BA2" w:rsidRDefault="00000000">
            <w:pPr>
              <w:pStyle w:val="Compact"/>
              <w:jc w:val="center"/>
            </w:pPr>
            <w:r>
              <w:t>2021</w:t>
            </w:r>
          </w:p>
        </w:tc>
        <w:tc>
          <w:tcPr>
            <w:tcW w:w="0" w:type="auto"/>
          </w:tcPr>
          <w:p w14:paraId="3145B74C" w14:textId="77777777" w:rsidR="00F36BA2" w:rsidRDefault="00000000">
            <w:pPr>
              <w:pStyle w:val="Compact"/>
              <w:jc w:val="center"/>
            </w:pPr>
            <w:r>
              <w:t>Apr 28</w:t>
            </w:r>
          </w:p>
        </w:tc>
        <w:tc>
          <w:tcPr>
            <w:tcW w:w="0" w:type="auto"/>
          </w:tcPr>
          <w:p w14:paraId="5A95A7BD" w14:textId="77777777" w:rsidR="00F36BA2" w:rsidRDefault="00000000">
            <w:pPr>
              <w:pStyle w:val="Compact"/>
              <w:jc w:val="center"/>
            </w:pPr>
            <w:r>
              <w:t>0</w:t>
            </w:r>
          </w:p>
        </w:tc>
        <w:tc>
          <w:tcPr>
            <w:tcW w:w="0" w:type="auto"/>
          </w:tcPr>
          <w:p w14:paraId="3A50E24A" w14:textId="77777777" w:rsidR="00F36BA2" w:rsidRDefault="00000000">
            <w:pPr>
              <w:pStyle w:val="Compact"/>
              <w:jc w:val="center"/>
            </w:pPr>
            <w:r>
              <w:t>0</w:t>
            </w:r>
          </w:p>
        </w:tc>
        <w:tc>
          <w:tcPr>
            <w:tcW w:w="0" w:type="auto"/>
          </w:tcPr>
          <w:p w14:paraId="4C06088C" w14:textId="77777777" w:rsidR="00F36BA2" w:rsidRDefault="00000000">
            <w:pPr>
              <w:pStyle w:val="Compact"/>
              <w:jc w:val="center"/>
            </w:pPr>
            <w:r>
              <w:t>0</w:t>
            </w:r>
          </w:p>
        </w:tc>
        <w:tc>
          <w:tcPr>
            <w:tcW w:w="0" w:type="auto"/>
          </w:tcPr>
          <w:p w14:paraId="1E82D0A2" w14:textId="77777777" w:rsidR="00F36BA2" w:rsidRDefault="00000000">
            <w:pPr>
              <w:pStyle w:val="Compact"/>
              <w:jc w:val="center"/>
            </w:pPr>
            <w:r>
              <w:t>1</w:t>
            </w:r>
          </w:p>
        </w:tc>
        <w:tc>
          <w:tcPr>
            <w:tcW w:w="0" w:type="auto"/>
          </w:tcPr>
          <w:p w14:paraId="1B8A8E4D" w14:textId="77777777" w:rsidR="00F36BA2" w:rsidRDefault="00000000">
            <w:pPr>
              <w:pStyle w:val="Compact"/>
              <w:jc w:val="center"/>
            </w:pPr>
            <w:r>
              <w:t>0</w:t>
            </w:r>
          </w:p>
        </w:tc>
        <w:tc>
          <w:tcPr>
            <w:tcW w:w="0" w:type="auto"/>
          </w:tcPr>
          <w:p w14:paraId="2D81E356" w14:textId="77777777" w:rsidR="00F36BA2" w:rsidRDefault="00000000">
            <w:pPr>
              <w:pStyle w:val="Compact"/>
              <w:jc w:val="center"/>
            </w:pPr>
            <w:r>
              <w:t>0</w:t>
            </w:r>
          </w:p>
        </w:tc>
      </w:tr>
      <w:tr w:rsidR="00F36BA2" w14:paraId="4C1A4778" w14:textId="77777777">
        <w:tc>
          <w:tcPr>
            <w:tcW w:w="0" w:type="auto"/>
          </w:tcPr>
          <w:p w14:paraId="3DFC29FD" w14:textId="77777777" w:rsidR="00F36BA2" w:rsidRDefault="00000000">
            <w:pPr>
              <w:pStyle w:val="Compact"/>
              <w:jc w:val="center"/>
            </w:pPr>
            <w:r>
              <w:t>2021</w:t>
            </w:r>
          </w:p>
        </w:tc>
        <w:tc>
          <w:tcPr>
            <w:tcW w:w="0" w:type="auto"/>
          </w:tcPr>
          <w:p w14:paraId="0DE39FE9" w14:textId="77777777" w:rsidR="00F36BA2" w:rsidRDefault="00000000">
            <w:pPr>
              <w:pStyle w:val="Compact"/>
              <w:jc w:val="center"/>
            </w:pPr>
            <w:r>
              <w:t>May 05</w:t>
            </w:r>
          </w:p>
        </w:tc>
        <w:tc>
          <w:tcPr>
            <w:tcW w:w="0" w:type="auto"/>
          </w:tcPr>
          <w:p w14:paraId="707A6EAE" w14:textId="77777777" w:rsidR="00F36BA2" w:rsidRDefault="00000000">
            <w:pPr>
              <w:pStyle w:val="Compact"/>
              <w:jc w:val="center"/>
            </w:pPr>
            <w:r>
              <w:t>0</w:t>
            </w:r>
          </w:p>
        </w:tc>
        <w:tc>
          <w:tcPr>
            <w:tcW w:w="0" w:type="auto"/>
          </w:tcPr>
          <w:p w14:paraId="23F4FC87" w14:textId="77777777" w:rsidR="00F36BA2" w:rsidRDefault="00000000">
            <w:pPr>
              <w:pStyle w:val="Compact"/>
              <w:jc w:val="center"/>
            </w:pPr>
            <w:r>
              <w:t>0</w:t>
            </w:r>
          </w:p>
        </w:tc>
        <w:tc>
          <w:tcPr>
            <w:tcW w:w="0" w:type="auto"/>
          </w:tcPr>
          <w:p w14:paraId="08888F81" w14:textId="77777777" w:rsidR="00F36BA2" w:rsidRDefault="00000000">
            <w:pPr>
              <w:pStyle w:val="Compact"/>
              <w:jc w:val="center"/>
            </w:pPr>
            <w:r>
              <w:t>0</w:t>
            </w:r>
          </w:p>
        </w:tc>
        <w:tc>
          <w:tcPr>
            <w:tcW w:w="0" w:type="auto"/>
          </w:tcPr>
          <w:p w14:paraId="79F5EDC6" w14:textId="77777777" w:rsidR="00F36BA2" w:rsidRDefault="00000000">
            <w:pPr>
              <w:pStyle w:val="Compact"/>
              <w:jc w:val="center"/>
            </w:pPr>
            <w:r>
              <w:t>1</w:t>
            </w:r>
          </w:p>
        </w:tc>
        <w:tc>
          <w:tcPr>
            <w:tcW w:w="0" w:type="auto"/>
          </w:tcPr>
          <w:p w14:paraId="6AAFC1AF" w14:textId="77777777" w:rsidR="00F36BA2" w:rsidRDefault="00000000">
            <w:pPr>
              <w:pStyle w:val="Compact"/>
              <w:jc w:val="center"/>
            </w:pPr>
            <w:r>
              <w:t>0</w:t>
            </w:r>
          </w:p>
        </w:tc>
        <w:tc>
          <w:tcPr>
            <w:tcW w:w="0" w:type="auto"/>
          </w:tcPr>
          <w:p w14:paraId="73A6410B" w14:textId="77777777" w:rsidR="00F36BA2" w:rsidRDefault="00000000">
            <w:pPr>
              <w:pStyle w:val="Compact"/>
              <w:jc w:val="center"/>
            </w:pPr>
            <w:r>
              <w:t>0</w:t>
            </w:r>
          </w:p>
        </w:tc>
      </w:tr>
      <w:tr w:rsidR="00F36BA2" w14:paraId="0F38F3AE" w14:textId="77777777">
        <w:tc>
          <w:tcPr>
            <w:tcW w:w="0" w:type="auto"/>
          </w:tcPr>
          <w:p w14:paraId="2734A5D4" w14:textId="77777777" w:rsidR="00F36BA2" w:rsidRDefault="00000000">
            <w:pPr>
              <w:pStyle w:val="Compact"/>
              <w:jc w:val="center"/>
            </w:pPr>
            <w:r>
              <w:t>2021</w:t>
            </w:r>
          </w:p>
        </w:tc>
        <w:tc>
          <w:tcPr>
            <w:tcW w:w="0" w:type="auto"/>
          </w:tcPr>
          <w:p w14:paraId="29CA8AB0" w14:textId="77777777" w:rsidR="00F36BA2" w:rsidRDefault="00000000">
            <w:pPr>
              <w:pStyle w:val="Compact"/>
              <w:jc w:val="center"/>
            </w:pPr>
            <w:r>
              <w:t>Jun 08</w:t>
            </w:r>
          </w:p>
        </w:tc>
        <w:tc>
          <w:tcPr>
            <w:tcW w:w="0" w:type="auto"/>
          </w:tcPr>
          <w:p w14:paraId="5A373F27" w14:textId="77777777" w:rsidR="00F36BA2" w:rsidRDefault="00000000">
            <w:pPr>
              <w:pStyle w:val="Compact"/>
              <w:jc w:val="center"/>
            </w:pPr>
            <w:r>
              <w:t>4</w:t>
            </w:r>
          </w:p>
        </w:tc>
        <w:tc>
          <w:tcPr>
            <w:tcW w:w="0" w:type="auto"/>
          </w:tcPr>
          <w:p w14:paraId="147EA45F" w14:textId="77777777" w:rsidR="00F36BA2" w:rsidRDefault="00000000">
            <w:pPr>
              <w:pStyle w:val="Compact"/>
              <w:jc w:val="center"/>
            </w:pPr>
            <w:r>
              <w:t>2</w:t>
            </w:r>
          </w:p>
        </w:tc>
        <w:tc>
          <w:tcPr>
            <w:tcW w:w="0" w:type="auto"/>
          </w:tcPr>
          <w:p w14:paraId="597484E3" w14:textId="77777777" w:rsidR="00F36BA2" w:rsidRDefault="00000000">
            <w:pPr>
              <w:pStyle w:val="Compact"/>
              <w:jc w:val="center"/>
            </w:pPr>
            <w:r>
              <w:t>0</w:t>
            </w:r>
          </w:p>
        </w:tc>
        <w:tc>
          <w:tcPr>
            <w:tcW w:w="0" w:type="auto"/>
          </w:tcPr>
          <w:p w14:paraId="661AD107" w14:textId="77777777" w:rsidR="00F36BA2" w:rsidRDefault="00000000">
            <w:pPr>
              <w:pStyle w:val="Compact"/>
              <w:jc w:val="center"/>
            </w:pPr>
            <w:r>
              <w:t>1</w:t>
            </w:r>
          </w:p>
        </w:tc>
        <w:tc>
          <w:tcPr>
            <w:tcW w:w="0" w:type="auto"/>
          </w:tcPr>
          <w:p w14:paraId="2DD1EE35" w14:textId="77777777" w:rsidR="00F36BA2" w:rsidRDefault="00000000">
            <w:pPr>
              <w:pStyle w:val="Compact"/>
              <w:jc w:val="center"/>
            </w:pPr>
            <w:r>
              <w:t>0</w:t>
            </w:r>
          </w:p>
        </w:tc>
        <w:tc>
          <w:tcPr>
            <w:tcW w:w="0" w:type="auto"/>
          </w:tcPr>
          <w:p w14:paraId="69AC39F9" w14:textId="77777777" w:rsidR="00F36BA2" w:rsidRDefault="00000000">
            <w:pPr>
              <w:pStyle w:val="Compact"/>
              <w:jc w:val="center"/>
            </w:pPr>
            <w:r>
              <w:t>1</w:t>
            </w:r>
          </w:p>
        </w:tc>
      </w:tr>
      <w:tr w:rsidR="00F36BA2" w14:paraId="7845BE18" w14:textId="77777777">
        <w:tc>
          <w:tcPr>
            <w:tcW w:w="0" w:type="auto"/>
          </w:tcPr>
          <w:p w14:paraId="16E9151B" w14:textId="77777777" w:rsidR="00F36BA2" w:rsidRDefault="00000000">
            <w:pPr>
              <w:pStyle w:val="Compact"/>
              <w:jc w:val="center"/>
            </w:pPr>
            <w:r>
              <w:t>2021</w:t>
            </w:r>
          </w:p>
        </w:tc>
        <w:tc>
          <w:tcPr>
            <w:tcW w:w="0" w:type="auto"/>
          </w:tcPr>
          <w:p w14:paraId="06DB7DCF" w14:textId="77777777" w:rsidR="00F36BA2" w:rsidRDefault="00000000">
            <w:pPr>
              <w:pStyle w:val="Compact"/>
              <w:jc w:val="center"/>
            </w:pPr>
            <w:r>
              <w:t>Total</w:t>
            </w:r>
          </w:p>
        </w:tc>
        <w:tc>
          <w:tcPr>
            <w:tcW w:w="0" w:type="auto"/>
          </w:tcPr>
          <w:p w14:paraId="2D762F3D" w14:textId="77777777" w:rsidR="00F36BA2" w:rsidRDefault="00000000">
            <w:pPr>
              <w:pStyle w:val="Compact"/>
              <w:jc w:val="center"/>
            </w:pPr>
            <w:r>
              <w:t>13</w:t>
            </w:r>
          </w:p>
        </w:tc>
        <w:tc>
          <w:tcPr>
            <w:tcW w:w="0" w:type="auto"/>
          </w:tcPr>
          <w:p w14:paraId="29FF041D" w14:textId="77777777" w:rsidR="00F36BA2" w:rsidRDefault="00000000">
            <w:pPr>
              <w:pStyle w:val="Compact"/>
              <w:jc w:val="center"/>
            </w:pPr>
            <w:r>
              <w:t>3</w:t>
            </w:r>
          </w:p>
        </w:tc>
        <w:tc>
          <w:tcPr>
            <w:tcW w:w="0" w:type="auto"/>
          </w:tcPr>
          <w:p w14:paraId="374D94EB" w14:textId="77777777" w:rsidR="00F36BA2" w:rsidRDefault="00000000">
            <w:pPr>
              <w:pStyle w:val="Compact"/>
              <w:jc w:val="center"/>
            </w:pPr>
            <w:r>
              <w:t>0</w:t>
            </w:r>
          </w:p>
        </w:tc>
        <w:tc>
          <w:tcPr>
            <w:tcW w:w="0" w:type="auto"/>
          </w:tcPr>
          <w:p w14:paraId="3656C0AE" w14:textId="77777777" w:rsidR="00F36BA2" w:rsidRDefault="00000000">
            <w:pPr>
              <w:pStyle w:val="Compact"/>
              <w:jc w:val="center"/>
            </w:pPr>
            <w:r>
              <w:t>26</w:t>
            </w:r>
          </w:p>
        </w:tc>
        <w:tc>
          <w:tcPr>
            <w:tcW w:w="0" w:type="auto"/>
          </w:tcPr>
          <w:p w14:paraId="392AADBA" w14:textId="77777777" w:rsidR="00F36BA2" w:rsidRDefault="00000000">
            <w:pPr>
              <w:pStyle w:val="Compact"/>
              <w:jc w:val="center"/>
            </w:pPr>
            <w:r>
              <w:t>3</w:t>
            </w:r>
          </w:p>
        </w:tc>
        <w:tc>
          <w:tcPr>
            <w:tcW w:w="0" w:type="auto"/>
          </w:tcPr>
          <w:p w14:paraId="35577C3B" w14:textId="77777777" w:rsidR="00F36BA2" w:rsidRDefault="00000000">
            <w:pPr>
              <w:pStyle w:val="Compact"/>
              <w:jc w:val="center"/>
            </w:pPr>
            <w:r>
              <w:t>1</w:t>
            </w:r>
          </w:p>
        </w:tc>
      </w:tr>
      <w:tr w:rsidR="00F36BA2" w14:paraId="40D746E7" w14:textId="77777777">
        <w:tc>
          <w:tcPr>
            <w:tcW w:w="0" w:type="auto"/>
          </w:tcPr>
          <w:p w14:paraId="269A96AE" w14:textId="77777777" w:rsidR="00F36BA2" w:rsidRDefault="00000000">
            <w:pPr>
              <w:pStyle w:val="Compact"/>
              <w:jc w:val="center"/>
            </w:pPr>
            <w:r>
              <w:t>2022</w:t>
            </w:r>
          </w:p>
        </w:tc>
        <w:tc>
          <w:tcPr>
            <w:tcW w:w="0" w:type="auto"/>
          </w:tcPr>
          <w:p w14:paraId="139363B6" w14:textId="77777777" w:rsidR="00F36BA2" w:rsidRDefault="00000000">
            <w:pPr>
              <w:pStyle w:val="Compact"/>
              <w:jc w:val="center"/>
            </w:pPr>
            <w:r>
              <w:t>Feb 02</w:t>
            </w:r>
          </w:p>
        </w:tc>
        <w:tc>
          <w:tcPr>
            <w:tcW w:w="0" w:type="auto"/>
          </w:tcPr>
          <w:p w14:paraId="1864F012" w14:textId="77777777" w:rsidR="00F36BA2" w:rsidRDefault="00000000">
            <w:pPr>
              <w:pStyle w:val="Compact"/>
              <w:jc w:val="center"/>
            </w:pPr>
            <w:r>
              <w:t>3</w:t>
            </w:r>
          </w:p>
        </w:tc>
        <w:tc>
          <w:tcPr>
            <w:tcW w:w="0" w:type="auto"/>
          </w:tcPr>
          <w:p w14:paraId="735AA9CB" w14:textId="77777777" w:rsidR="00F36BA2" w:rsidRDefault="00000000">
            <w:pPr>
              <w:pStyle w:val="Compact"/>
              <w:jc w:val="center"/>
            </w:pPr>
            <w:r>
              <w:t>0</w:t>
            </w:r>
          </w:p>
        </w:tc>
        <w:tc>
          <w:tcPr>
            <w:tcW w:w="0" w:type="auto"/>
          </w:tcPr>
          <w:p w14:paraId="7830C6FB" w14:textId="77777777" w:rsidR="00F36BA2" w:rsidRDefault="00000000">
            <w:pPr>
              <w:pStyle w:val="Compact"/>
              <w:jc w:val="center"/>
            </w:pPr>
            <w:r>
              <w:t>1</w:t>
            </w:r>
          </w:p>
        </w:tc>
        <w:tc>
          <w:tcPr>
            <w:tcW w:w="0" w:type="auto"/>
          </w:tcPr>
          <w:p w14:paraId="024E7D27" w14:textId="77777777" w:rsidR="00F36BA2" w:rsidRDefault="00000000">
            <w:pPr>
              <w:pStyle w:val="Compact"/>
              <w:jc w:val="center"/>
            </w:pPr>
            <w:r>
              <w:t>0</w:t>
            </w:r>
          </w:p>
        </w:tc>
        <w:tc>
          <w:tcPr>
            <w:tcW w:w="0" w:type="auto"/>
          </w:tcPr>
          <w:p w14:paraId="1823FF49" w14:textId="77777777" w:rsidR="00F36BA2" w:rsidRDefault="00000000">
            <w:pPr>
              <w:pStyle w:val="Compact"/>
              <w:jc w:val="center"/>
            </w:pPr>
            <w:r>
              <w:t>0</w:t>
            </w:r>
          </w:p>
        </w:tc>
        <w:tc>
          <w:tcPr>
            <w:tcW w:w="0" w:type="auto"/>
          </w:tcPr>
          <w:p w14:paraId="38055D41" w14:textId="77777777" w:rsidR="00F36BA2" w:rsidRDefault="00000000">
            <w:pPr>
              <w:pStyle w:val="Compact"/>
              <w:jc w:val="center"/>
            </w:pPr>
            <w:r>
              <w:t>0</w:t>
            </w:r>
          </w:p>
        </w:tc>
      </w:tr>
      <w:tr w:rsidR="00F36BA2" w14:paraId="44C1EF34" w14:textId="77777777">
        <w:tc>
          <w:tcPr>
            <w:tcW w:w="0" w:type="auto"/>
          </w:tcPr>
          <w:p w14:paraId="1DC7DFEA" w14:textId="77777777" w:rsidR="00F36BA2" w:rsidRDefault="00000000">
            <w:pPr>
              <w:pStyle w:val="Compact"/>
              <w:jc w:val="center"/>
            </w:pPr>
            <w:r>
              <w:t>2022</w:t>
            </w:r>
          </w:p>
        </w:tc>
        <w:tc>
          <w:tcPr>
            <w:tcW w:w="0" w:type="auto"/>
          </w:tcPr>
          <w:p w14:paraId="17E5DF3D" w14:textId="77777777" w:rsidR="00F36BA2" w:rsidRDefault="00000000">
            <w:pPr>
              <w:pStyle w:val="Compact"/>
              <w:jc w:val="center"/>
            </w:pPr>
            <w:r>
              <w:t>Feb 15</w:t>
            </w:r>
          </w:p>
        </w:tc>
        <w:tc>
          <w:tcPr>
            <w:tcW w:w="0" w:type="auto"/>
          </w:tcPr>
          <w:p w14:paraId="68B1E8B8" w14:textId="77777777" w:rsidR="00F36BA2" w:rsidRDefault="00000000">
            <w:pPr>
              <w:pStyle w:val="Compact"/>
              <w:jc w:val="center"/>
            </w:pPr>
            <w:r>
              <w:t>1</w:t>
            </w:r>
          </w:p>
        </w:tc>
        <w:tc>
          <w:tcPr>
            <w:tcW w:w="0" w:type="auto"/>
          </w:tcPr>
          <w:p w14:paraId="0C39D894" w14:textId="77777777" w:rsidR="00F36BA2" w:rsidRDefault="00000000">
            <w:pPr>
              <w:pStyle w:val="Compact"/>
              <w:jc w:val="center"/>
            </w:pPr>
            <w:r>
              <w:t>0</w:t>
            </w:r>
          </w:p>
        </w:tc>
        <w:tc>
          <w:tcPr>
            <w:tcW w:w="0" w:type="auto"/>
          </w:tcPr>
          <w:p w14:paraId="2236514D" w14:textId="77777777" w:rsidR="00F36BA2" w:rsidRDefault="00000000">
            <w:pPr>
              <w:pStyle w:val="Compact"/>
              <w:jc w:val="center"/>
            </w:pPr>
            <w:r>
              <w:t>0</w:t>
            </w:r>
          </w:p>
        </w:tc>
        <w:tc>
          <w:tcPr>
            <w:tcW w:w="0" w:type="auto"/>
          </w:tcPr>
          <w:p w14:paraId="18D9BEE8" w14:textId="77777777" w:rsidR="00F36BA2" w:rsidRDefault="00000000">
            <w:pPr>
              <w:pStyle w:val="Compact"/>
              <w:jc w:val="center"/>
            </w:pPr>
            <w:r>
              <w:t>0</w:t>
            </w:r>
          </w:p>
        </w:tc>
        <w:tc>
          <w:tcPr>
            <w:tcW w:w="0" w:type="auto"/>
          </w:tcPr>
          <w:p w14:paraId="747D8C24" w14:textId="77777777" w:rsidR="00F36BA2" w:rsidRDefault="00000000">
            <w:pPr>
              <w:pStyle w:val="Compact"/>
              <w:jc w:val="center"/>
            </w:pPr>
            <w:r>
              <w:t>0</w:t>
            </w:r>
          </w:p>
        </w:tc>
        <w:tc>
          <w:tcPr>
            <w:tcW w:w="0" w:type="auto"/>
          </w:tcPr>
          <w:p w14:paraId="0F763452" w14:textId="77777777" w:rsidR="00F36BA2" w:rsidRDefault="00000000">
            <w:pPr>
              <w:pStyle w:val="Compact"/>
              <w:jc w:val="center"/>
            </w:pPr>
            <w:r>
              <w:t>0</w:t>
            </w:r>
          </w:p>
        </w:tc>
      </w:tr>
      <w:tr w:rsidR="00F36BA2" w14:paraId="3128434E" w14:textId="77777777">
        <w:tc>
          <w:tcPr>
            <w:tcW w:w="0" w:type="auto"/>
          </w:tcPr>
          <w:p w14:paraId="5F026752" w14:textId="77777777" w:rsidR="00F36BA2" w:rsidRDefault="00000000">
            <w:pPr>
              <w:pStyle w:val="Compact"/>
              <w:jc w:val="center"/>
            </w:pPr>
            <w:r>
              <w:t>2022</w:t>
            </w:r>
          </w:p>
        </w:tc>
        <w:tc>
          <w:tcPr>
            <w:tcW w:w="0" w:type="auto"/>
          </w:tcPr>
          <w:p w14:paraId="7A428EED" w14:textId="77777777" w:rsidR="00F36BA2" w:rsidRDefault="00000000">
            <w:pPr>
              <w:pStyle w:val="Compact"/>
              <w:jc w:val="center"/>
            </w:pPr>
            <w:r>
              <w:t>Feb 22</w:t>
            </w:r>
          </w:p>
        </w:tc>
        <w:tc>
          <w:tcPr>
            <w:tcW w:w="0" w:type="auto"/>
          </w:tcPr>
          <w:p w14:paraId="667207A4" w14:textId="77777777" w:rsidR="00F36BA2" w:rsidRDefault="00000000">
            <w:pPr>
              <w:pStyle w:val="Compact"/>
              <w:jc w:val="center"/>
            </w:pPr>
            <w:r>
              <w:t>0</w:t>
            </w:r>
          </w:p>
        </w:tc>
        <w:tc>
          <w:tcPr>
            <w:tcW w:w="0" w:type="auto"/>
          </w:tcPr>
          <w:p w14:paraId="3F9C0DD9" w14:textId="77777777" w:rsidR="00F36BA2" w:rsidRDefault="00000000">
            <w:pPr>
              <w:pStyle w:val="Compact"/>
              <w:jc w:val="center"/>
            </w:pPr>
            <w:r>
              <w:t>0</w:t>
            </w:r>
          </w:p>
        </w:tc>
        <w:tc>
          <w:tcPr>
            <w:tcW w:w="0" w:type="auto"/>
          </w:tcPr>
          <w:p w14:paraId="60CC0D8E" w14:textId="77777777" w:rsidR="00F36BA2" w:rsidRDefault="00000000">
            <w:pPr>
              <w:pStyle w:val="Compact"/>
              <w:jc w:val="center"/>
            </w:pPr>
            <w:r>
              <w:t>0</w:t>
            </w:r>
          </w:p>
        </w:tc>
        <w:tc>
          <w:tcPr>
            <w:tcW w:w="0" w:type="auto"/>
          </w:tcPr>
          <w:p w14:paraId="0F30E49E" w14:textId="77777777" w:rsidR="00F36BA2" w:rsidRDefault="00000000">
            <w:pPr>
              <w:pStyle w:val="Compact"/>
              <w:jc w:val="center"/>
            </w:pPr>
            <w:r>
              <w:t>2</w:t>
            </w:r>
          </w:p>
        </w:tc>
        <w:tc>
          <w:tcPr>
            <w:tcW w:w="0" w:type="auto"/>
          </w:tcPr>
          <w:p w14:paraId="61BF47AE" w14:textId="77777777" w:rsidR="00F36BA2" w:rsidRDefault="00000000">
            <w:pPr>
              <w:pStyle w:val="Compact"/>
              <w:jc w:val="center"/>
            </w:pPr>
            <w:r>
              <w:t>0</w:t>
            </w:r>
          </w:p>
        </w:tc>
        <w:tc>
          <w:tcPr>
            <w:tcW w:w="0" w:type="auto"/>
          </w:tcPr>
          <w:p w14:paraId="022DC697" w14:textId="77777777" w:rsidR="00F36BA2" w:rsidRDefault="00000000">
            <w:pPr>
              <w:pStyle w:val="Compact"/>
              <w:jc w:val="center"/>
            </w:pPr>
            <w:r>
              <w:t>0</w:t>
            </w:r>
          </w:p>
        </w:tc>
      </w:tr>
      <w:tr w:rsidR="00F36BA2" w14:paraId="70E7021B" w14:textId="77777777">
        <w:tc>
          <w:tcPr>
            <w:tcW w:w="0" w:type="auto"/>
          </w:tcPr>
          <w:p w14:paraId="70AAE6DF" w14:textId="77777777" w:rsidR="00F36BA2" w:rsidRDefault="00000000">
            <w:pPr>
              <w:pStyle w:val="Compact"/>
              <w:jc w:val="center"/>
            </w:pPr>
            <w:r>
              <w:t>2022</w:t>
            </w:r>
          </w:p>
        </w:tc>
        <w:tc>
          <w:tcPr>
            <w:tcW w:w="0" w:type="auto"/>
          </w:tcPr>
          <w:p w14:paraId="6767DA31" w14:textId="77777777" w:rsidR="00F36BA2" w:rsidRDefault="00000000">
            <w:pPr>
              <w:pStyle w:val="Compact"/>
              <w:jc w:val="center"/>
            </w:pPr>
            <w:r>
              <w:t xml:space="preserve">Mar </w:t>
            </w:r>
            <w:r>
              <w:lastRenderedPageBreak/>
              <w:t>09</w:t>
            </w:r>
          </w:p>
        </w:tc>
        <w:tc>
          <w:tcPr>
            <w:tcW w:w="0" w:type="auto"/>
          </w:tcPr>
          <w:p w14:paraId="162A7A45" w14:textId="77777777" w:rsidR="00F36BA2" w:rsidRDefault="00000000">
            <w:pPr>
              <w:pStyle w:val="Compact"/>
              <w:jc w:val="center"/>
            </w:pPr>
            <w:r>
              <w:lastRenderedPageBreak/>
              <w:t>1</w:t>
            </w:r>
          </w:p>
        </w:tc>
        <w:tc>
          <w:tcPr>
            <w:tcW w:w="0" w:type="auto"/>
          </w:tcPr>
          <w:p w14:paraId="76A17531" w14:textId="77777777" w:rsidR="00F36BA2" w:rsidRDefault="00000000">
            <w:pPr>
              <w:pStyle w:val="Compact"/>
              <w:jc w:val="center"/>
            </w:pPr>
            <w:r>
              <w:t>0</w:t>
            </w:r>
          </w:p>
        </w:tc>
        <w:tc>
          <w:tcPr>
            <w:tcW w:w="0" w:type="auto"/>
          </w:tcPr>
          <w:p w14:paraId="2B19C79F" w14:textId="77777777" w:rsidR="00F36BA2" w:rsidRDefault="00000000">
            <w:pPr>
              <w:pStyle w:val="Compact"/>
              <w:jc w:val="center"/>
            </w:pPr>
            <w:r>
              <w:t>0</w:t>
            </w:r>
          </w:p>
        </w:tc>
        <w:tc>
          <w:tcPr>
            <w:tcW w:w="0" w:type="auto"/>
          </w:tcPr>
          <w:p w14:paraId="170BEB1E" w14:textId="77777777" w:rsidR="00F36BA2" w:rsidRDefault="00000000">
            <w:pPr>
              <w:pStyle w:val="Compact"/>
              <w:jc w:val="center"/>
            </w:pPr>
            <w:r>
              <w:t>1</w:t>
            </w:r>
          </w:p>
        </w:tc>
        <w:tc>
          <w:tcPr>
            <w:tcW w:w="0" w:type="auto"/>
          </w:tcPr>
          <w:p w14:paraId="3F4794E5" w14:textId="77777777" w:rsidR="00F36BA2" w:rsidRDefault="00000000">
            <w:pPr>
              <w:pStyle w:val="Compact"/>
              <w:jc w:val="center"/>
            </w:pPr>
            <w:r>
              <w:t>1</w:t>
            </w:r>
          </w:p>
        </w:tc>
        <w:tc>
          <w:tcPr>
            <w:tcW w:w="0" w:type="auto"/>
          </w:tcPr>
          <w:p w14:paraId="3827FB78" w14:textId="77777777" w:rsidR="00F36BA2" w:rsidRDefault="00000000">
            <w:pPr>
              <w:pStyle w:val="Compact"/>
              <w:jc w:val="center"/>
            </w:pPr>
            <w:r>
              <w:t>0</w:t>
            </w:r>
          </w:p>
        </w:tc>
      </w:tr>
      <w:tr w:rsidR="00F36BA2" w14:paraId="2EA5286E" w14:textId="77777777">
        <w:tc>
          <w:tcPr>
            <w:tcW w:w="0" w:type="auto"/>
          </w:tcPr>
          <w:p w14:paraId="6948CC01" w14:textId="77777777" w:rsidR="00F36BA2" w:rsidRDefault="00000000">
            <w:pPr>
              <w:pStyle w:val="Compact"/>
              <w:jc w:val="center"/>
            </w:pPr>
            <w:r>
              <w:t>2022</w:t>
            </w:r>
          </w:p>
        </w:tc>
        <w:tc>
          <w:tcPr>
            <w:tcW w:w="0" w:type="auto"/>
          </w:tcPr>
          <w:p w14:paraId="28C7287E" w14:textId="77777777" w:rsidR="00F36BA2" w:rsidRDefault="00000000">
            <w:pPr>
              <w:pStyle w:val="Compact"/>
              <w:jc w:val="center"/>
            </w:pPr>
            <w:r>
              <w:t>Mar 16</w:t>
            </w:r>
          </w:p>
        </w:tc>
        <w:tc>
          <w:tcPr>
            <w:tcW w:w="0" w:type="auto"/>
          </w:tcPr>
          <w:p w14:paraId="7B69335A" w14:textId="77777777" w:rsidR="00F36BA2" w:rsidRDefault="00000000">
            <w:pPr>
              <w:pStyle w:val="Compact"/>
              <w:jc w:val="center"/>
            </w:pPr>
            <w:r>
              <w:t>0</w:t>
            </w:r>
          </w:p>
        </w:tc>
        <w:tc>
          <w:tcPr>
            <w:tcW w:w="0" w:type="auto"/>
          </w:tcPr>
          <w:p w14:paraId="0DE3EBC6" w14:textId="77777777" w:rsidR="00F36BA2" w:rsidRDefault="00000000">
            <w:pPr>
              <w:pStyle w:val="Compact"/>
              <w:jc w:val="center"/>
            </w:pPr>
            <w:r>
              <w:t>0</w:t>
            </w:r>
          </w:p>
        </w:tc>
        <w:tc>
          <w:tcPr>
            <w:tcW w:w="0" w:type="auto"/>
          </w:tcPr>
          <w:p w14:paraId="7BD8C9F1" w14:textId="77777777" w:rsidR="00F36BA2" w:rsidRDefault="00000000">
            <w:pPr>
              <w:pStyle w:val="Compact"/>
              <w:jc w:val="center"/>
            </w:pPr>
            <w:r>
              <w:t>0</w:t>
            </w:r>
          </w:p>
        </w:tc>
        <w:tc>
          <w:tcPr>
            <w:tcW w:w="0" w:type="auto"/>
          </w:tcPr>
          <w:p w14:paraId="46C81989" w14:textId="77777777" w:rsidR="00F36BA2" w:rsidRDefault="00000000">
            <w:pPr>
              <w:pStyle w:val="Compact"/>
              <w:jc w:val="center"/>
            </w:pPr>
            <w:r>
              <w:t>2</w:t>
            </w:r>
          </w:p>
        </w:tc>
        <w:tc>
          <w:tcPr>
            <w:tcW w:w="0" w:type="auto"/>
          </w:tcPr>
          <w:p w14:paraId="058887B2" w14:textId="77777777" w:rsidR="00F36BA2" w:rsidRDefault="00000000">
            <w:pPr>
              <w:pStyle w:val="Compact"/>
              <w:jc w:val="center"/>
            </w:pPr>
            <w:r>
              <w:t>1</w:t>
            </w:r>
          </w:p>
        </w:tc>
        <w:tc>
          <w:tcPr>
            <w:tcW w:w="0" w:type="auto"/>
          </w:tcPr>
          <w:p w14:paraId="61CA72DB" w14:textId="77777777" w:rsidR="00F36BA2" w:rsidRDefault="00000000">
            <w:pPr>
              <w:pStyle w:val="Compact"/>
              <w:jc w:val="center"/>
            </w:pPr>
            <w:r>
              <w:t>0</w:t>
            </w:r>
          </w:p>
        </w:tc>
      </w:tr>
      <w:tr w:rsidR="00F36BA2" w14:paraId="3B65383C" w14:textId="77777777">
        <w:tc>
          <w:tcPr>
            <w:tcW w:w="0" w:type="auto"/>
          </w:tcPr>
          <w:p w14:paraId="110CDAE2" w14:textId="77777777" w:rsidR="00F36BA2" w:rsidRDefault="00000000">
            <w:pPr>
              <w:pStyle w:val="Compact"/>
              <w:jc w:val="center"/>
            </w:pPr>
            <w:r>
              <w:t>2022</w:t>
            </w:r>
          </w:p>
        </w:tc>
        <w:tc>
          <w:tcPr>
            <w:tcW w:w="0" w:type="auto"/>
          </w:tcPr>
          <w:p w14:paraId="3535B830" w14:textId="77777777" w:rsidR="00F36BA2" w:rsidRDefault="00000000">
            <w:pPr>
              <w:pStyle w:val="Compact"/>
              <w:jc w:val="center"/>
            </w:pPr>
            <w:r>
              <w:t>Mar 23</w:t>
            </w:r>
          </w:p>
        </w:tc>
        <w:tc>
          <w:tcPr>
            <w:tcW w:w="0" w:type="auto"/>
          </w:tcPr>
          <w:p w14:paraId="68E7EA18" w14:textId="77777777" w:rsidR="00F36BA2" w:rsidRDefault="00000000">
            <w:pPr>
              <w:pStyle w:val="Compact"/>
              <w:jc w:val="center"/>
            </w:pPr>
            <w:r>
              <w:t>1</w:t>
            </w:r>
          </w:p>
        </w:tc>
        <w:tc>
          <w:tcPr>
            <w:tcW w:w="0" w:type="auto"/>
          </w:tcPr>
          <w:p w14:paraId="240C80B3" w14:textId="77777777" w:rsidR="00F36BA2" w:rsidRDefault="00000000">
            <w:pPr>
              <w:pStyle w:val="Compact"/>
              <w:jc w:val="center"/>
            </w:pPr>
            <w:r>
              <w:t>0</w:t>
            </w:r>
          </w:p>
        </w:tc>
        <w:tc>
          <w:tcPr>
            <w:tcW w:w="0" w:type="auto"/>
          </w:tcPr>
          <w:p w14:paraId="0EB20EAC" w14:textId="77777777" w:rsidR="00F36BA2" w:rsidRDefault="00000000">
            <w:pPr>
              <w:pStyle w:val="Compact"/>
              <w:jc w:val="center"/>
            </w:pPr>
            <w:r>
              <w:t>0</w:t>
            </w:r>
          </w:p>
        </w:tc>
        <w:tc>
          <w:tcPr>
            <w:tcW w:w="0" w:type="auto"/>
          </w:tcPr>
          <w:p w14:paraId="5FE9A670" w14:textId="77777777" w:rsidR="00F36BA2" w:rsidRDefault="00000000">
            <w:pPr>
              <w:pStyle w:val="Compact"/>
              <w:jc w:val="center"/>
            </w:pPr>
            <w:r>
              <w:t>1</w:t>
            </w:r>
          </w:p>
        </w:tc>
        <w:tc>
          <w:tcPr>
            <w:tcW w:w="0" w:type="auto"/>
          </w:tcPr>
          <w:p w14:paraId="21A2FB3E" w14:textId="77777777" w:rsidR="00F36BA2" w:rsidRDefault="00000000">
            <w:pPr>
              <w:pStyle w:val="Compact"/>
              <w:jc w:val="center"/>
            </w:pPr>
            <w:r>
              <w:t>0</w:t>
            </w:r>
          </w:p>
        </w:tc>
        <w:tc>
          <w:tcPr>
            <w:tcW w:w="0" w:type="auto"/>
          </w:tcPr>
          <w:p w14:paraId="048D4A3A" w14:textId="77777777" w:rsidR="00F36BA2" w:rsidRDefault="00000000">
            <w:pPr>
              <w:pStyle w:val="Compact"/>
              <w:jc w:val="center"/>
            </w:pPr>
            <w:r>
              <w:t>0</w:t>
            </w:r>
          </w:p>
        </w:tc>
      </w:tr>
      <w:tr w:rsidR="00F36BA2" w14:paraId="2C7B583C" w14:textId="77777777">
        <w:tc>
          <w:tcPr>
            <w:tcW w:w="0" w:type="auto"/>
          </w:tcPr>
          <w:p w14:paraId="352B333C" w14:textId="77777777" w:rsidR="00F36BA2" w:rsidRDefault="00000000">
            <w:pPr>
              <w:pStyle w:val="Compact"/>
              <w:jc w:val="center"/>
            </w:pPr>
            <w:r>
              <w:t>2022</w:t>
            </w:r>
          </w:p>
        </w:tc>
        <w:tc>
          <w:tcPr>
            <w:tcW w:w="0" w:type="auto"/>
          </w:tcPr>
          <w:p w14:paraId="55594BAE" w14:textId="77777777" w:rsidR="00F36BA2" w:rsidRDefault="00000000">
            <w:pPr>
              <w:pStyle w:val="Compact"/>
              <w:jc w:val="center"/>
            </w:pPr>
            <w:r>
              <w:t>Mar 30</w:t>
            </w:r>
          </w:p>
        </w:tc>
        <w:tc>
          <w:tcPr>
            <w:tcW w:w="0" w:type="auto"/>
          </w:tcPr>
          <w:p w14:paraId="5DB9259B" w14:textId="77777777" w:rsidR="00F36BA2" w:rsidRDefault="00000000">
            <w:pPr>
              <w:pStyle w:val="Compact"/>
              <w:jc w:val="center"/>
            </w:pPr>
            <w:r>
              <w:t>0</w:t>
            </w:r>
          </w:p>
        </w:tc>
        <w:tc>
          <w:tcPr>
            <w:tcW w:w="0" w:type="auto"/>
          </w:tcPr>
          <w:p w14:paraId="22E48B85" w14:textId="77777777" w:rsidR="00F36BA2" w:rsidRDefault="00000000">
            <w:pPr>
              <w:pStyle w:val="Compact"/>
              <w:jc w:val="center"/>
            </w:pPr>
            <w:r>
              <w:t>0</w:t>
            </w:r>
          </w:p>
        </w:tc>
        <w:tc>
          <w:tcPr>
            <w:tcW w:w="0" w:type="auto"/>
          </w:tcPr>
          <w:p w14:paraId="34C9297C" w14:textId="77777777" w:rsidR="00F36BA2" w:rsidRDefault="00000000">
            <w:pPr>
              <w:pStyle w:val="Compact"/>
              <w:jc w:val="center"/>
            </w:pPr>
            <w:r>
              <w:t>0</w:t>
            </w:r>
          </w:p>
        </w:tc>
        <w:tc>
          <w:tcPr>
            <w:tcW w:w="0" w:type="auto"/>
          </w:tcPr>
          <w:p w14:paraId="24494E6B" w14:textId="77777777" w:rsidR="00F36BA2" w:rsidRDefault="00000000">
            <w:pPr>
              <w:pStyle w:val="Compact"/>
              <w:jc w:val="center"/>
            </w:pPr>
            <w:r>
              <w:t>2</w:t>
            </w:r>
          </w:p>
        </w:tc>
        <w:tc>
          <w:tcPr>
            <w:tcW w:w="0" w:type="auto"/>
          </w:tcPr>
          <w:p w14:paraId="2B522694" w14:textId="77777777" w:rsidR="00F36BA2" w:rsidRDefault="00000000">
            <w:pPr>
              <w:pStyle w:val="Compact"/>
              <w:jc w:val="center"/>
            </w:pPr>
            <w:r>
              <w:t>0</w:t>
            </w:r>
          </w:p>
        </w:tc>
        <w:tc>
          <w:tcPr>
            <w:tcW w:w="0" w:type="auto"/>
          </w:tcPr>
          <w:p w14:paraId="099ECF17" w14:textId="77777777" w:rsidR="00F36BA2" w:rsidRDefault="00000000">
            <w:pPr>
              <w:pStyle w:val="Compact"/>
              <w:jc w:val="center"/>
            </w:pPr>
            <w:r>
              <w:t>0</w:t>
            </w:r>
          </w:p>
        </w:tc>
      </w:tr>
      <w:tr w:rsidR="00F36BA2" w14:paraId="621FC8E0" w14:textId="77777777">
        <w:tc>
          <w:tcPr>
            <w:tcW w:w="0" w:type="auto"/>
          </w:tcPr>
          <w:p w14:paraId="12F4B617" w14:textId="77777777" w:rsidR="00F36BA2" w:rsidRDefault="00000000">
            <w:pPr>
              <w:pStyle w:val="Compact"/>
              <w:jc w:val="center"/>
            </w:pPr>
            <w:r>
              <w:t>2022</w:t>
            </w:r>
          </w:p>
        </w:tc>
        <w:tc>
          <w:tcPr>
            <w:tcW w:w="0" w:type="auto"/>
          </w:tcPr>
          <w:p w14:paraId="50FA3DFC" w14:textId="77777777" w:rsidR="00F36BA2" w:rsidRDefault="00000000">
            <w:pPr>
              <w:pStyle w:val="Compact"/>
              <w:jc w:val="center"/>
            </w:pPr>
            <w:r>
              <w:t>Apr 07</w:t>
            </w:r>
          </w:p>
        </w:tc>
        <w:tc>
          <w:tcPr>
            <w:tcW w:w="0" w:type="auto"/>
          </w:tcPr>
          <w:p w14:paraId="2B28DE24" w14:textId="77777777" w:rsidR="00F36BA2" w:rsidRDefault="00000000">
            <w:pPr>
              <w:pStyle w:val="Compact"/>
              <w:jc w:val="center"/>
            </w:pPr>
            <w:r>
              <w:t>1</w:t>
            </w:r>
          </w:p>
        </w:tc>
        <w:tc>
          <w:tcPr>
            <w:tcW w:w="0" w:type="auto"/>
          </w:tcPr>
          <w:p w14:paraId="59DECCA4" w14:textId="77777777" w:rsidR="00F36BA2" w:rsidRDefault="00000000">
            <w:pPr>
              <w:pStyle w:val="Compact"/>
              <w:jc w:val="center"/>
            </w:pPr>
            <w:r>
              <w:t>0</w:t>
            </w:r>
          </w:p>
        </w:tc>
        <w:tc>
          <w:tcPr>
            <w:tcW w:w="0" w:type="auto"/>
          </w:tcPr>
          <w:p w14:paraId="535D86F2" w14:textId="77777777" w:rsidR="00F36BA2" w:rsidRDefault="00000000">
            <w:pPr>
              <w:pStyle w:val="Compact"/>
              <w:jc w:val="center"/>
            </w:pPr>
            <w:r>
              <w:t>0</w:t>
            </w:r>
          </w:p>
        </w:tc>
        <w:tc>
          <w:tcPr>
            <w:tcW w:w="0" w:type="auto"/>
          </w:tcPr>
          <w:p w14:paraId="460EC3D0" w14:textId="77777777" w:rsidR="00F36BA2" w:rsidRDefault="00000000">
            <w:pPr>
              <w:pStyle w:val="Compact"/>
              <w:jc w:val="center"/>
            </w:pPr>
            <w:r>
              <w:t>3</w:t>
            </w:r>
          </w:p>
        </w:tc>
        <w:tc>
          <w:tcPr>
            <w:tcW w:w="0" w:type="auto"/>
          </w:tcPr>
          <w:p w14:paraId="3F7ACA7E" w14:textId="77777777" w:rsidR="00F36BA2" w:rsidRDefault="00000000">
            <w:pPr>
              <w:pStyle w:val="Compact"/>
              <w:jc w:val="center"/>
            </w:pPr>
            <w:r>
              <w:t>0</w:t>
            </w:r>
          </w:p>
        </w:tc>
        <w:tc>
          <w:tcPr>
            <w:tcW w:w="0" w:type="auto"/>
          </w:tcPr>
          <w:p w14:paraId="64B72BFF" w14:textId="77777777" w:rsidR="00F36BA2" w:rsidRDefault="00000000">
            <w:pPr>
              <w:pStyle w:val="Compact"/>
              <w:jc w:val="center"/>
            </w:pPr>
            <w:r>
              <w:t>0</w:t>
            </w:r>
          </w:p>
        </w:tc>
      </w:tr>
      <w:tr w:rsidR="00F36BA2" w14:paraId="33953869" w14:textId="77777777">
        <w:tc>
          <w:tcPr>
            <w:tcW w:w="0" w:type="auto"/>
          </w:tcPr>
          <w:p w14:paraId="786A2126" w14:textId="77777777" w:rsidR="00F36BA2" w:rsidRDefault="00000000">
            <w:pPr>
              <w:pStyle w:val="Compact"/>
              <w:jc w:val="center"/>
            </w:pPr>
            <w:r>
              <w:t>2022</w:t>
            </w:r>
          </w:p>
        </w:tc>
        <w:tc>
          <w:tcPr>
            <w:tcW w:w="0" w:type="auto"/>
          </w:tcPr>
          <w:p w14:paraId="1A869E9A" w14:textId="77777777" w:rsidR="00F36BA2" w:rsidRDefault="00000000">
            <w:pPr>
              <w:pStyle w:val="Compact"/>
              <w:jc w:val="center"/>
            </w:pPr>
            <w:r>
              <w:t>Apr 19</w:t>
            </w:r>
          </w:p>
        </w:tc>
        <w:tc>
          <w:tcPr>
            <w:tcW w:w="0" w:type="auto"/>
          </w:tcPr>
          <w:p w14:paraId="397F2DB9" w14:textId="77777777" w:rsidR="00F36BA2" w:rsidRDefault="00000000">
            <w:pPr>
              <w:pStyle w:val="Compact"/>
              <w:jc w:val="center"/>
            </w:pPr>
            <w:r>
              <w:t>2</w:t>
            </w:r>
          </w:p>
        </w:tc>
        <w:tc>
          <w:tcPr>
            <w:tcW w:w="0" w:type="auto"/>
          </w:tcPr>
          <w:p w14:paraId="5F09D963" w14:textId="77777777" w:rsidR="00F36BA2" w:rsidRDefault="00000000">
            <w:pPr>
              <w:pStyle w:val="Compact"/>
              <w:jc w:val="center"/>
            </w:pPr>
            <w:r>
              <w:t>0</w:t>
            </w:r>
          </w:p>
        </w:tc>
        <w:tc>
          <w:tcPr>
            <w:tcW w:w="0" w:type="auto"/>
          </w:tcPr>
          <w:p w14:paraId="17E59A3C" w14:textId="77777777" w:rsidR="00F36BA2" w:rsidRDefault="00000000">
            <w:pPr>
              <w:pStyle w:val="Compact"/>
              <w:jc w:val="center"/>
            </w:pPr>
            <w:r>
              <w:t>0</w:t>
            </w:r>
          </w:p>
        </w:tc>
        <w:tc>
          <w:tcPr>
            <w:tcW w:w="0" w:type="auto"/>
          </w:tcPr>
          <w:p w14:paraId="5E5ABF85" w14:textId="77777777" w:rsidR="00F36BA2" w:rsidRDefault="00000000">
            <w:pPr>
              <w:pStyle w:val="Compact"/>
              <w:jc w:val="center"/>
            </w:pPr>
            <w:r>
              <w:t>7</w:t>
            </w:r>
          </w:p>
        </w:tc>
        <w:tc>
          <w:tcPr>
            <w:tcW w:w="0" w:type="auto"/>
          </w:tcPr>
          <w:p w14:paraId="5A723558" w14:textId="77777777" w:rsidR="00F36BA2" w:rsidRDefault="00000000">
            <w:pPr>
              <w:pStyle w:val="Compact"/>
              <w:jc w:val="center"/>
            </w:pPr>
            <w:r>
              <w:t>0</w:t>
            </w:r>
          </w:p>
        </w:tc>
        <w:tc>
          <w:tcPr>
            <w:tcW w:w="0" w:type="auto"/>
          </w:tcPr>
          <w:p w14:paraId="6A755D9D" w14:textId="77777777" w:rsidR="00F36BA2" w:rsidRDefault="00000000">
            <w:pPr>
              <w:pStyle w:val="Compact"/>
              <w:jc w:val="center"/>
            </w:pPr>
            <w:r>
              <w:t>0</w:t>
            </w:r>
          </w:p>
        </w:tc>
      </w:tr>
      <w:tr w:rsidR="00F36BA2" w14:paraId="2E62CBA4" w14:textId="77777777">
        <w:tc>
          <w:tcPr>
            <w:tcW w:w="0" w:type="auto"/>
          </w:tcPr>
          <w:p w14:paraId="7EA1EEF4" w14:textId="77777777" w:rsidR="00F36BA2" w:rsidRDefault="00000000">
            <w:pPr>
              <w:pStyle w:val="Compact"/>
              <w:jc w:val="center"/>
            </w:pPr>
            <w:r>
              <w:t>2022</w:t>
            </w:r>
          </w:p>
        </w:tc>
        <w:tc>
          <w:tcPr>
            <w:tcW w:w="0" w:type="auto"/>
          </w:tcPr>
          <w:p w14:paraId="25590C8A" w14:textId="77777777" w:rsidR="00F36BA2" w:rsidRDefault="00000000">
            <w:pPr>
              <w:pStyle w:val="Compact"/>
              <w:jc w:val="center"/>
            </w:pPr>
            <w:r>
              <w:t>May 04</w:t>
            </w:r>
          </w:p>
        </w:tc>
        <w:tc>
          <w:tcPr>
            <w:tcW w:w="0" w:type="auto"/>
          </w:tcPr>
          <w:p w14:paraId="6442D463" w14:textId="77777777" w:rsidR="00F36BA2" w:rsidRDefault="00000000">
            <w:pPr>
              <w:pStyle w:val="Compact"/>
              <w:jc w:val="center"/>
            </w:pPr>
            <w:r>
              <w:t>2</w:t>
            </w:r>
          </w:p>
        </w:tc>
        <w:tc>
          <w:tcPr>
            <w:tcW w:w="0" w:type="auto"/>
          </w:tcPr>
          <w:p w14:paraId="72DAB407" w14:textId="77777777" w:rsidR="00F36BA2" w:rsidRDefault="00000000">
            <w:pPr>
              <w:pStyle w:val="Compact"/>
              <w:jc w:val="center"/>
            </w:pPr>
            <w:r>
              <w:t>0</w:t>
            </w:r>
          </w:p>
        </w:tc>
        <w:tc>
          <w:tcPr>
            <w:tcW w:w="0" w:type="auto"/>
          </w:tcPr>
          <w:p w14:paraId="4B39571F" w14:textId="77777777" w:rsidR="00F36BA2" w:rsidRDefault="00000000">
            <w:pPr>
              <w:pStyle w:val="Compact"/>
              <w:jc w:val="center"/>
            </w:pPr>
            <w:r>
              <w:t>0</w:t>
            </w:r>
          </w:p>
        </w:tc>
        <w:tc>
          <w:tcPr>
            <w:tcW w:w="0" w:type="auto"/>
          </w:tcPr>
          <w:p w14:paraId="71D00D5C" w14:textId="77777777" w:rsidR="00F36BA2" w:rsidRDefault="00000000">
            <w:pPr>
              <w:pStyle w:val="Compact"/>
              <w:jc w:val="center"/>
            </w:pPr>
            <w:r>
              <w:t>6</w:t>
            </w:r>
          </w:p>
        </w:tc>
        <w:tc>
          <w:tcPr>
            <w:tcW w:w="0" w:type="auto"/>
          </w:tcPr>
          <w:p w14:paraId="559D7F1A" w14:textId="77777777" w:rsidR="00F36BA2" w:rsidRDefault="00000000">
            <w:pPr>
              <w:pStyle w:val="Compact"/>
              <w:jc w:val="center"/>
            </w:pPr>
            <w:r>
              <w:t>0</w:t>
            </w:r>
          </w:p>
        </w:tc>
        <w:tc>
          <w:tcPr>
            <w:tcW w:w="0" w:type="auto"/>
          </w:tcPr>
          <w:p w14:paraId="1621EBE1" w14:textId="77777777" w:rsidR="00F36BA2" w:rsidRDefault="00000000">
            <w:pPr>
              <w:pStyle w:val="Compact"/>
              <w:jc w:val="center"/>
            </w:pPr>
            <w:r>
              <w:t>4</w:t>
            </w:r>
          </w:p>
        </w:tc>
      </w:tr>
      <w:tr w:rsidR="00F36BA2" w14:paraId="3E5BC66F" w14:textId="77777777">
        <w:tc>
          <w:tcPr>
            <w:tcW w:w="0" w:type="auto"/>
          </w:tcPr>
          <w:p w14:paraId="1F2B0F33" w14:textId="77777777" w:rsidR="00F36BA2" w:rsidRDefault="00000000">
            <w:pPr>
              <w:pStyle w:val="Compact"/>
              <w:jc w:val="center"/>
            </w:pPr>
            <w:r>
              <w:t>2022</w:t>
            </w:r>
          </w:p>
        </w:tc>
        <w:tc>
          <w:tcPr>
            <w:tcW w:w="0" w:type="auto"/>
          </w:tcPr>
          <w:p w14:paraId="51F2C8FB" w14:textId="77777777" w:rsidR="00F36BA2" w:rsidRDefault="00000000">
            <w:pPr>
              <w:pStyle w:val="Compact"/>
              <w:jc w:val="center"/>
            </w:pPr>
            <w:r>
              <w:t>May 20</w:t>
            </w:r>
          </w:p>
        </w:tc>
        <w:tc>
          <w:tcPr>
            <w:tcW w:w="0" w:type="auto"/>
          </w:tcPr>
          <w:p w14:paraId="6A151A86" w14:textId="77777777" w:rsidR="00F36BA2" w:rsidRDefault="00000000">
            <w:pPr>
              <w:pStyle w:val="Compact"/>
              <w:jc w:val="center"/>
            </w:pPr>
            <w:r>
              <w:t>2</w:t>
            </w:r>
          </w:p>
        </w:tc>
        <w:tc>
          <w:tcPr>
            <w:tcW w:w="0" w:type="auto"/>
          </w:tcPr>
          <w:p w14:paraId="46A7829C" w14:textId="77777777" w:rsidR="00F36BA2" w:rsidRDefault="00000000">
            <w:pPr>
              <w:pStyle w:val="Compact"/>
              <w:jc w:val="center"/>
            </w:pPr>
            <w:r>
              <w:t>0</w:t>
            </w:r>
          </w:p>
        </w:tc>
        <w:tc>
          <w:tcPr>
            <w:tcW w:w="0" w:type="auto"/>
          </w:tcPr>
          <w:p w14:paraId="234A8526" w14:textId="77777777" w:rsidR="00F36BA2" w:rsidRDefault="00000000">
            <w:pPr>
              <w:pStyle w:val="Compact"/>
              <w:jc w:val="center"/>
            </w:pPr>
            <w:r>
              <w:t>0</w:t>
            </w:r>
          </w:p>
        </w:tc>
        <w:tc>
          <w:tcPr>
            <w:tcW w:w="0" w:type="auto"/>
          </w:tcPr>
          <w:p w14:paraId="7CE2BA8C" w14:textId="77777777" w:rsidR="00F36BA2" w:rsidRDefault="00000000">
            <w:pPr>
              <w:pStyle w:val="Compact"/>
              <w:jc w:val="center"/>
            </w:pPr>
            <w:r>
              <w:t>2</w:t>
            </w:r>
          </w:p>
        </w:tc>
        <w:tc>
          <w:tcPr>
            <w:tcW w:w="0" w:type="auto"/>
          </w:tcPr>
          <w:p w14:paraId="211B9275" w14:textId="77777777" w:rsidR="00F36BA2" w:rsidRDefault="00000000">
            <w:pPr>
              <w:pStyle w:val="Compact"/>
              <w:jc w:val="center"/>
            </w:pPr>
            <w:r>
              <w:t>1</w:t>
            </w:r>
          </w:p>
        </w:tc>
        <w:tc>
          <w:tcPr>
            <w:tcW w:w="0" w:type="auto"/>
          </w:tcPr>
          <w:p w14:paraId="39CE6740" w14:textId="77777777" w:rsidR="00F36BA2" w:rsidRDefault="00000000">
            <w:pPr>
              <w:pStyle w:val="Compact"/>
              <w:jc w:val="center"/>
            </w:pPr>
            <w:r>
              <w:t>2</w:t>
            </w:r>
          </w:p>
        </w:tc>
      </w:tr>
      <w:tr w:rsidR="00F36BA2" w14:paraId="55C19E83" w14:textId="77777777">
        <w:tc>
          <w:tcPr>
            <w:tcW w:w="0" w:type="auto"/>
          </w:tcPr>
          <w:p w14:paraId="61D87567" w14:textId="77777777" w:rsidR="00F36BA2" w:rsidRDefault="00000000">
            <w:pPr>
              <w:pStyle w:val="Compact"/>
              <w:jc w:val="center"/>
            </w:pPr>
            <w:r>
              <w:t>2022</w:t>
            </w:r>
          </w:p>
        </w:tc>
        <w:tc>
          <w:tcPr>
            <w:tcW w:w="0" w:type="auto"/>
          </w:tcPr>
          <w:p w14:paraId="481CCB88" w14:textId="77777777" w:rsidR="00F36BA2" w:rsidRDefault="00000000">
            <w:pPr>
              <w:pStyle w:val="Compact"/>
              <w:jc w:val="center"/>
            </w:pPr>
            <w:r>
              <w:t>Jun 01</w:t>
            </w:r>
          </w:p>
        </w:tc>
        <w:tc>
          <w:tcPr>
            <w:tcW w:w="0" w:type="auto"/>
          </w:tcPr>
          <w:p w14:paraId="13B8F574" w14:textId="77777777" w:rsidR="00F36BA2" w:rsidRDefault="00000000">
            <w:pPr>
              <w:pStyle w:val="Compact"/>
              <w:jc w:val="center"/>
            </w:pPr>
            <w:r>
              <w:t>2</w:t>
            </w:r>
          </w:p>
        </w:tc>
        <w:tc>
          <w:tcPr>
            <w:tcW w:w="0" w:type="auto"/>
          </w:tcPr>
          <w:p w14:paraId="39AD1CD6" w14:textId="77777777" w:rsidR="00F36BA2" w:rsidRDefault="00000000">
            <w:pPr>
              <w:pStyle w:val="Compact"/>
              <w:jc w:val="center"/>
            </w:pPr>
            <w:r>
              <w:t>0</w:t>
            </w:r>
          </w:p>
        </w:tc>
        <w:tc>
          <w:tcPr>
            <w:tcW w:w="0" w:type="auto"/>
          </w:tcPr>
          <w:p w14:paraId="41381256" w14:textId="77777777" w:rsidR="00F36BA2" w:rsidRDefault="00000000">
            <w:pPr>
              <w:pStyle w:val="Compact"/>
              <w:jc w:val="center"/>
            </w:pPr>
            <w:r>
              <w:t>0</w:t>
            </w:r>
          </w:p>
        </w:tc>
        <w:tc>
          <w:tcPr>
            <w:tcW w:w="0" w:type="auto"/>
          </w:tcPr>
          <w:p w14:paraId="1F2449DB" w14:textId="77777777" w:rsidR="00F36BA2" w:rsidRDefault="00000000">
            <w:pPr>
              <w:pStyle w:val="Compact"/>
              <w:jc w:val="center"/>
            </w:pPr>
            <w:r>
              <w:t>1</w:t>
            </w:r>
          </w:p>
        </w:tc>
        <w:tc>
          <w:tcPr>
            <w:tcW w:w="0" w:type="auto"/>
          </w:tcPr>
          <w:p w14:paraId="4E321D84" w14:textId="77777777" w:rsidR="00F36BA2" w:rsidRDefault="00000000">
            <w:pPr>
              <w:pStyle w:val="Compact"/>
              <w:jc w:val="center"/>
            </w:pPr>
            <w:r>
              <w:t>0</w:t>
            </w:r>
          </w:p>
        </w:tc>
        <w:tc>
          <w:tcPr>
            <w:tcW w:w="0" w:type="auto"/>
          </w:tcPr>
          <w:p w14:paraId="73A32B50" w14:textId="77777777" w:rsidR="00F36BA2" w:rsidRDefault="00000000">
            <w:pPr>
              <w:pStyle w:val="Compact"/>
              <w:jc w:val="center"/>
            </w:pPr>
            <w:r>
              <w:t>1</w:t>
            </w:r>
          </w:p>
        </w:tc>
      </w:tr>
      <w:tr w:rsidR="00F36BA2" w14:paraId="13278ABD" w14:textId="77777777">
        <w:tc>
          <w:tcPr>
            <w:tcW w:w="0" w:type="auto"/>
          </w:tcPr>
          <w:p w14:paraId="7FEAEA91" w14:textId="77777777" w:rsidR="00F36BA2" w:rsidRDefault="00000000">
            <w:pPr>
              <w:pStyle w:val="Compact"/>
              <w:jc w:val="center"/>
            </w:pPr>
            <w:r>
              <w:t>2022</w:t>
            </w:r>
          </w:p>
        </w:tc>
        <w:tc>
          <w:tcPr>
            <w:tcW w:w="0" w:type="auto"/>
          </w:tcPr>
          <w:p w14:paraId="7235BADA" w14:textId="77777777" w:rsidR="00F36BA2" w:rsidRDefault="00000000">
            <w:pPr>
              <w:pStyle w:val="Compact"/>
              <w:jc w:val="center"/>
            </w:pPr>
            <w:r>
              <w:t>Jun 22</w:t>
            </w:r>
          </w:p>
        </w:tc>
        <w:tc>
          <w:tcPr>
            <w:tcW w:w="0" w:type="auto"/>
          </w:tcPr>
          <w:p w14:paraId="124E38E8" w14:textId="77777777" w:rsidR="00F36BA2" w:rsidRDefault="00000000">
            <w:pPr>
              <w:pStyle w:val="Compact"/>
              <w:jc w:val="center"/>
            </w:pPr>
            <w:r>
              <w:t>1</w:t>
            </w:r>
          </w:p>
        </w:tc>
        <w:tc>
          <w:tcPr>
            <w:tcW w:w="0" w:type="auto"/>
          </w:tcPr>
          <w:p w14:paraId="5DE9CB8F" w14:textId="77777777" w:rsidR="00F36BA2" w:rsidRDefault="00000000">
            <w:pPr>
              <w:pStyle w:val="Compact"/>
              <w:jc w:val="center"/>
            </w:pPr>
            <w:r>
              <w:t>0</w:t>
            </w:r>
          </w:p>
        </w:tc>
        <w:tc>
          <w:tcPr>
            <w:tcW w:w="0" w:type="auto"/>
          </w:tcPr>
          <w:p w14:paraId="6D331E63" w14:textId="77777777" w:rsidR="00F36BA2" w:rsidRDefault="00000000">
            <w:pPr>
              <w:pStyle w:val="Compact"/>
              <w:jc w:val="center"/>
            </w:pPr>
            <w:r>
              <w:t>0</w:t>
            </w:r>
          </w:p>
        </w:tc>
        <w:tc>
          <w:tcPr>
            <w:tcW w:w="0" w:type="auto"/>
          </w:tcPr>
          <w:p w14:paraId="5D21BC51" w14:textId="77777777" w:rsidR="00F36BA2" w:rsidRDefault="00000000">
            <w:pPr>
              <w:pStyle w:val="Compact"/>
              <w:jc w:val="center"/>
            </w:pPr>
            <w:r>
              <w:t>0</w:t>
            </w:r>
          </w:p>
        </w:tc>
        <w:tc>
          <w:tcPr>
            <w:tcW w:w="0" w:type="auto"/>
          </w:tcPr>
          <w:p w14:paraId="72424F1B" w14:textId="77777777" w:rsidR="00F36BA2" w:rsidRDefault="00000000">
            <w:pPr>
              <w:pStyle w:val="Compact"/>
              <w:jc w:val="center"/>
            </w:pPr>
            <w:r>
              <w:t>0</w:t>
            </w:r>
          </w:p>
        </w:tc>
        <w:tc>
          <w:tcPr>
            <w:tcW w:w="0" w:type="auto"/>
          </w:tcPr>
          <w:p w14:paraId="74E1BD49" w14:textId="77777777" w:rsidR="00F36BA2" w:rsidRDefault="00000000">
            <w:pPr>
              <w:pStyle w:val="Compact"/>
              <w:jc w:val="center"/>
            </w:pPr>
            <w:r>
              <w:t>0</w:t>
            </w:r>
          </w:p>
        </w:tc>
      </w:tr>
      <w:tr w:rsidR="00F36BA2" w14:paraId="3A5EB300" w14:textId="77777777">
        <w:tc>
          <w:tcPr>
            <w:tcW w:w="0" w:type="auto"/>
          </w:tcPr>
          <w:p w14:paraId="6F0239D1" w14:textId="77777777" w:rsidR="00F36BA2" w:rsidRDefault="00000000">
            <w:pPr>
              <w:pStyle w:val="Compact"/>
              <w:jc w:val="center"/>
            </w:pPr>
            <w:r>
              <w:t>2022</w:t>
            </w:r>
          </w:p>
        </w:tc>
        <w:tc>
          <w:tcPr>
            <w:tcW w:w="0" w:type="auto"/>
          </w:tcPr>
          <w:p w14:paraId="4370F9DE" w14:textId="77777777" w:rsidR="00F36BA2" w:rsidRDefault="00000000">
            <w:pPr>
              <w:pStyle w:val="Compact"/>
              <w:jc w:val="center"/>
            </w:pPr>
            <w:r>
              <w:t>Total</w:t>
            </w:r>
          </w:p>
        </w:tc>
        <w:tc>
          <w:tcPr>
            <w:tcW w:w="0" w:type="auto"/>
          </w:tcPr>
          <w:p w14:paraId="602E858D" w14:textId="77777777" w:rsidR="00F36BA2" w:rsidRDefault="00000000">
            <w:pPr>
              <w:pStyle w:val="Compact"/>
              <w:jc w:val="center"/>
            </w:pPr>
            <w:r>
              <w:t>16</w:t>
            </w:r>
          </w:p>
        </w:tc>
        <w:tc>
          <w:tcPr>
            <w:tcW w:w="0" w:type="auto"/>
          </w:tcPr>
          <w:p w14:paraId="73C64C22" w14:textId="77777777" w:rsidR="00F36BA2" w:rsidRDefault="00000000">
            <w:pPr>
              <w:pStyle w:val="Compact"/>
              <w:jc w:val="center"/>
            </w:pPr>
            <w:r>
              <w:t>0</w:t>
            </w:r>
          </w:p>
        </w:tc>
        <w:tc>
          <w:tcPr>
            <w:tcW w:w="0" w:type="auto"/>
          </w:tcPr>
          <w:p w14:paraId="1963B35C" w14:textId="77777777" w:rsidR="00F36BA2" w:rsidRDefault="00000000">
            <w:pPr>
              <w:pStyle w:val="Compact"/>
              <w:jc w:val="center"/>
            </w:pPr>
            <w:r>
              <w:t>1</w:t>
            </w:r>
          </w:p>
        </w:tc>
        <w:tc>
          <w:tcPr>
            <w:tcW w:w="0" w:type="auto"/>
          </w:tcPr>
          <w:p w14:paraId="20E47F67" w14:textId="77777777" w:rsidR="00F36BA2" w:rsidRDefault="00000000">
            <w:pPr>
              <w:pStyle w:val="Compact"/>
              <w:jc w:val="center"/>
            </w:pPr>
            <w:r>
              <w:t>27</w:t>
            </w:r>
          </w:p>
        </w:tc>
        <w:tc>
          <w:tcPr>
            <w:tcW w:w="0" w:type="auto"/>
          </w:tcPr>
          <w:p w14:paraId="78F867FC" w14:textId="77777777" w:rsidR="00F36BA2" w:rsidRDefault="00000000">
            <w:pPr>
              <w:pStyle w:val="Compact"/>
              <w:jc w:val="center"/>
            </w:pPr>
            <w:r>
              <w:t>3</w:t>
            </w:r>
          </w:p>
        </w:tc>
        <w:tc>
          <w:tcPr>
            <w:tcW w:w="0" w:type="auto"/>
          </w:tcPr>
          <w:p w14:paraId="6CBA1905" w14:textId="77777777" w:rsidR="00F36BA2" w:rsidRDefault="00000000">
            <w:pPr>
              <w:pStyle w:val="Compact"/>
              <w:jc w:val="center"/>
            </w:pPr>
            <w:r>
              <w:t>7</w:t>
            </w:r>
          </w:p>
        </w:tc>
      </w:tr>
    </w:tbl>
    <w:p w14:paraId="5E05ED47" w14:textId="77777777" w:rsidR="00F36BA2" w:rsidRDefault="00000000">
      <w:pPr>
        <w:pStyle w:val="CaptionedFigure"/>
      </w:pPr>
      <w:r>
        <w:rPr>
          <w:noProof/>
        </w:rPr>
        <w:drawing>
          <wp:inline distT="0" distB="0" distL="0" distR="0" wp14:anchorId="0E22FF26" wp14:editId="6FA30D13">
            <wp:extent cx="5504749" cy="3669832"/>
            <wp:effectExtent l="0" t="0" r="0" b="0"/>
            <wp:docPr id="622043448" name="Picture" descr="Figure 4.3: Histogram of forklengths, colored by species. Dashed lines are the overlap range between steelhead and other species."/>
            <wp:cNvGraphicFramePr/>
            <a:graphic xmlns:a="http://schemas.openxmlformats.org/drawingml/2006/main">
              <a:graphicData uri="http://schemas.openxmlformats.org/drawingml/2006/picture">
                <pic:pic xmlns:pic="http://schemas.openxmlformats.org/drawingml/2006/picture">
                  <pic:nvPicPr>
                    <pic:cNvPr id="0"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246C9450" w14:textId="77777777" w:rsidR="00F36BA2" w:rsidRDefault="00000000">
      <w:pPr>
        <w:pStyle w:val="ImageCaption"/>
      </w:pPr>
      <w:r>
        <w:t>Figure 4.3: Histogram of forklengths, colored by species. Dashed lines are the overlap range between steelhead and other species.</w:t>
      </w:r>
    </w:p>
    <w:p w14:paraId="74827A88" w14:textId="77777777" w:rsidR="00F36BA2" w:rsidRDefault="00000000">
      <w:pPr>
        <w:pStyle w:val="Heading2"/>
      </w:pPr>
      <w:bookmarkStart w:id="131" w:name="determining-species-1"/>
      <w:bookmarkEnd w:id="130"/>
      <w:r>
        <w:rPr>
          <w:rStyle w:val="SectionNumber"/>
        </w:rPr>
        <w:lastRenderedPageBreak/>
        <w:t>4.3</w:t>
      </w:r>
      <w:r>
        <w:tab/>
        <w:t>Determining Species</w:t>
      </w:r>
    </w:p>
    <w:p w14:paraId="4CA39975" w14:textId="77777777" w:rsidR="00F36BA2" w:rsidRDefault="00000000">
      <w:pPr>
        <w:pStyle w:val="FirstParagraph"/>
      </w:pPr>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w:t>
      </w:r>
    </w:p>
    <w:p w14:paraId="3B43067B" w14:textId="77777777" w:rsidR="00F36BA2" w:rsidRDefault="00000000">
      <w:pPr>
        <w:pStyle w:val="BodyText"/>
      </w:pPr>
      <w:r>
        <w:t>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 4.5.</w:t>
      </w:r>
    </w:p>
    <w:p w14:paraId="155C6285" w14:textId="77777777" w:rsidR="00F36BA2" w:rsidRDefault="00000000">
      <w:pPr>
        <w:pStyle w:val="CaptionedFigure"/>
      </w:pPr>
      <w:r>
        <w:rPr>
          <w:noProof/>
        </w:rPr>
        <w:drawing>
          <wp:inline distT="0" distB="0" distL="0" distR="0" wp14:anchorId="5D397B8D" wp14:editId="0145AE69">
            <wp:extent cx="5504749" cy="5504749"/>
            <wp:effectExtent l="0" t="0" r="0" b="0"/>
            <wp:docPr id="1858967039" name="Picture" descr="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
            <wp:cNvGraphicFramePr/>
            <a:graphic xmlns:a="http://schemas.openxmlformats.org/drawingml/2006/main">
              <a:graphicData uri="http://schemas.openxmlformats.org/drawingml/2006/picture">
                <pic:pic xmlns:pic="http://schemas.openxmlformats.org/drawingml/2006/picture">
                  <pic:nvPicPr>
                    <pic:cNvPr id="0"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143C46E2" w14:textId="77777777" w:rsidR="00F36BA2" w:rsidRDefault="00000000">
      <w:pPr>
        <w:pStyle w:val="ImageCaption"/>
      </w:pPr>
      <w:r>
        <w:t>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w:t>
      </w:r>
    </w:p>
    <w:p w14:paraId="67781947" w14:textId="77777777" w:rsidR="00F36BA2" w:rsidRDefault="00000000">
      <w:pPr>
        <w:pStyle w:val="TableCaption"/>
      </w:pPr>
      <w:r>
        <w:lastRenderedPageBreak/>
        <w:t>Table 4.5: Number of fish observed moving downstream or upstream (n Fish), less than or greater than 67 cm, and whether they were likely (&gt; 50% probability) to be a steelhead according to the species composition GAM. Totals within each movement and size group are shown (n Sthd) as well as totals for each year by direction (Total Sthd). Note that for fish greater than 67 cm, we assumed they were all steelhead, regardless of the GAM predictions.</w:t>
      </w:r>
    </w:p>
    <w:tbl>
      <w:tblPr>
        <w:tblStyle w:val="Table"/>
        <w:tblW w:w="0" w:type="auto"/>
        <w:tblLook w:val="0020" w:firstRow="1" w:lastRow="0" w:firstColumn="0" w:lastColumn="0" w:noHBand="0" w:noVBand="0"/>
      </w:tblPr>
      <w:tblGrid>
        <w:gridCol w:w="1368"/>
        <w:gridCol w:w="663"/>
        <w:gridCol w:w="735"/>
        <w:gridCol w:w="1175"/>
        <w:gridCol w:w="788"/>
        <w:gridCol w:w="735"/>
        <w:gridCol w:w="1175"/>
        <w:gridCol w:w="788"/>
        <w:gridCol w:w="1125"/>
      </w:tblGrid>
      <w:tr w:rsidR="00F36BA2" w14:paraId="41387BAC"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056E9615" w14:textId="77777777" w:rsidR="00F36BA2" w:rsidRDefault="00000000">
            <w:pPr>
              <w:pStyle w:val="Compact"/>
            </w:pPr>
            <w:r>
              <w:t>Direction</w:t>
            </w:r>
          </w:p>
        </w:tc>
        <w:tc>
          <w:tcPr>
            <w:tcW w:w="0" w:type="auto"/>
          </w:tcPr>
          <w:p w14:paraId="7E805C92" w14:textId="77777777" w:rsidR="00F36BA2" w:rsidRDefault="00000000">
            <w:pPr>
              <w:pStyle w:val="Compact"/>
              <w:jc w:val="right"/>
            </w:pPr>
            <w:r>
              <w:t>Year</w:t>
            </w:r>
          </w:p>
        </w:tc>
        <w:tc>
          <w:tcPr>
            <w:tcW w:w="0" w:type="auto"/>
          </w:tcPr>
          <w:p w14:paraId="1D6C4F0B" w14:textId="77777777" w:rsidR="00F36BA2" w:rsidRDefault="00000000">
            <w:pPr>
              <w:pStyle w:val="Compact"/>
              <w:jc w:val="right"/>
            </w:pPr>
            <w:r>
              <w:t>n Fish</w:t>
            </w:r>
          </w:p>
        </w:tc>
        <w:tc>
          <w:tcPr>
            <w:tcW w:w="0" w:type="auto"/>
          </w:tcPr>
          <w:p w14:paraId="5F21122A" w14:textId="77777777" w:rsidR="00F36BA2" w:rsidRDefault="00000000">
            <w:pPr>
              <w:pStyle w:val="Compact"/>
              <w:jc w:val="right"/>
            </w:pPr>
            <w:r>
              <w:t>Likely Sthd</w:t>
            </w:r>
          </w:p>
        </w:tc>
        <w:tc>
          <w:tcPr>
            <w:tcW w:w="0" w:type="auto"/>
          </w:tcPr>
          <w:p w14:paraId="12C2C5CE" w14:textId="77777777" w:rsidR="00F36BA2" w:rsidRDefault="00000000">
            <w:pPr>
              <w:pStyle w:val="Compact"/>
              <w:jc w:val="right"/>
            </w:pPr>
            <w:r>
              <w:t>n Sthd</w:t>
            </w:r>
          </w:p>
        </w:tc>
        <w:tc>
          <w:tcPr>
            <w:tcW w:w="0" w:type="auto"/>
          </w:tcPr>
          <w:p w14:paraId="552B1C91" w14:textId="77777777" w:rsidR="00F36BA2" w:rsidRDefault="00000000">
            <w:pPr>
              <w:pStyle w:val="Compact"/>
              <w:jc w:val="right"/>
            </w:pPr>
            <w:r>
              <w:t>n Fish</w:t>
            </w:r>
          </w:p>
        </w:tc>
        <w:tc>
          <w:tcPr>
            <w:tcW w:w="0" w:type="auto"/>
          </w:tcPr>
          <w:p w14:paraId="71F3D15F" w14:textId="77777777" w:rsidR="00F36BA2" w:rsidRDefault="00000000">
            <w:pPr>
              <w:pStyle w:val="Compact"/>
              <w:jc w:val="right"/>
            </w:pPr>
            <w:r>
              <w:t>Likely Sthd</w:t>
            </w:r>
          </w:p>
        </w:tc>
        <w:tc>
          <w:tcPr>
            <w:tcW w:w="0" w:type="auto"/>
          </w:tcPr>
          <w:p w14:paraId="31B41C87" w14:textId="77777777" w:rsidR="00F36BA2" w:rsidRDefault="00000000">
            <w:pPr>
              <w:pStyle w:val="Compact"/>
              <w:jc w:val="right"/>
            </w:pPr>
            <w:r>
              <w:t>n Sthd</w:t>
            </w:r>
          </w:p>
        </w:tc>
        <w:tc>
          <w:tcPr>
            <w:tcW w:w="0" w:type="auto"/>
          </w:tcPr>
          <w:p w14:paraId="65B739FD" w14:textId="77777777" w:rsidR="00F36BA2" w:rsidRDefault="00000000">
            <w:pPr>
              <w:pStyle w:val="Compact"/>
              <w:jc w:val="right"/>
            </w:pPr>
            <w:r>
              <w:t>Total Sthd</w:t>
            </w:r>
          </w:p>
        </w:tc>
      </w:tr>
      <w:tr w:rsidR="00F36BA2" w14:paraId="223DA0D4" w14:textId="77777777">
        <w:tc>
          <w:tcPr>
            <w:tcW w:w="0" w:type="auto"/>
          </w:tcPr>
          <w:p w14:paraId="2EED4A61" w14:textId="77777777" w:rsidR="00F36BA2" w:rsidRDefault="00000000">
            <w:pPr>
              <w:pStyle w:val="Compact"/>
            </w:pPr>
            <w:r>
              <w:t>Upstream</w:t>
            </w:r>
          </w:p>
        </w:tc>
        <w:tc>
          <w:tcPr>
            <w:tcW w:w="0" w:type="auto"/>
          </w:tcPr>
          <w:p w14:paraId="604B3D5C" w14:textId="77777777" w:rsidR="00F36BA2" w:rsidRDefault="00000000">
            <w:pPr>
              <w:pStyle w:val="Compact"/>
              <w:jc w:val="right"/>
            </w:pPr>
            <w:r>
              <w:t>2019</w:t>
            </w:r>
          </w:p>
        </w:tc>
        <w:tc>
          <w:tcPr>
            <w:tcW w:w="0" w:type="auto"/>
          </w:tcPr>
          <w:p w14:paraId="417DCF42" w14:textId="77777777" w:rsidR="00F36BA2" w:rsidRDefault="00000000">
            <w:pPr>
              <w:pStyle w:val="Compact"/>
              <w:jc w:val="right"/>
            </w:pPr>
            <w:r>
              <w:t>268</w:t>
            </w:r>
          </w:p>
        </w:tc>
        <w:tc>
          <w:tcPr>
            <w:tcW w:w="0" w:type="auto"/>
          </w:tcPr>
          <w:p w14:paraId="1284F2D7" w14:textId="77777777" w:rsidR="00F36BA2" w:rsidRDefault="00000000">
            <w:pPr>
              <w:pStyle w:val="Compact"/>
              <w:jc w:val="right"/>
            </w:pPr>
            <w:r>
              <w:t>136</w:t>
            </w:r>
          </w:p>
        </w:tc>
        <w:tc>
          <w:tcPr>
            <w:tcW w:w="0" w:type="auto"/>
          </w:tcPr>
          <w:p w14:paraId="1164F01C" w14:textId="77777777" w:rsidR="00F36BA2" w:rsidRDefault="00000000">
            <w:pPr>
              <w:pStyle w:val="Compact"/>
              <w:jc w:val="right"/>
            </w:pPr>
            <w:r>
              <w:t>136</w:t>
            </w:r>
          </w:p>
        </w:tc>
        <w:tc>
          <w:tcPr>
            <w:tcW w:w="0" w:type="auto"/>
          </w:tcPr>
          <w:p w14:paraId="685C1904" w14:textId="77777777" w:rsidR="00F36BA2" w:rsidRDefault="00000000">
            <w:pPr>
              <w:pStyle w:val="Compact"/>
              <w:jc w:val="right"/>
            </w:pPr>
            <w:r>
              <w:t>477</w:t>
            </w:r>
          </w:p>
        </w:tc>
        <w:tc>
          <w:tcPr>
            <w:tcW w:w="0" w:type="auto"/>
          </w:tcPr>
          <w:p w14:paraId="3038AD28" w14:textId="77777777" w:rsidR="00F36BA2" w:rsidRDefault="00000000">
            <w:pPr>
              <w:pStyle w:val="Compact"/>
              <w:jc w:val="right"/>
            </w:pPr>
            <w:r>
              <w:t>477</w:t>
            </w:r>
          </w:p>
        </w:tc>
        <w:tc>
          <w:tcPr>
            <w:tcW w:w="0" w:type="auto"/>
          </w:tcPr>
          <w:p w14:paraId="0957B74B" w14:textId="77777777" w:rsidR="00F36BA2" w:rsidRDefault="00000000">
            <w:pPr>
              <w:pStyle w:val="Compact"/>
              <w:jc w:val="right"/>
            </w:pPr>
            <w:r>
              <w:t>477</w:t>
            </w:r>
          </w:p>
        </w:tc>
        <w:tc>
          <w:tcPr>
            <w:tcW w:w="0" w:type="auto"/>
          </w:tcPr>
          <w:p w14:paraId="051F70F9" w14:textId="77777777" w:rsidR="00F36BA2" w:rsidRDefault="00000000">
            <w:pPr>
              <w:pStyle w:val="Compact"/>
              <w:jc w:val="right"/>
            </w:pPr>
            <w:r>
              <w:t>613</w:t>
            </w:r>
          </w:p>
        </w:tc>
      </w:tr>
      <w:tr w:rsidR="00F36BA2" w14:paraId="0AC6B631" w14:textId="77777777">
        <w:tc>
          <w:tcPr>
            <w:tcW w:w="0" w:type="auto"/>
          </w:tcPr>
          <w:p w14:paraId="314FAA7A" w14:textId="77777777" w:rsidR="00F36BA2" w:rsidRDefault="00000000">
            <w:pPr>
              <w:pStyle w:val="Compact"/>
            </w:pPr>
            <w:r>
              <w:t>Upstream</w:t>
            </w:r>
          </w:p>
        </w:tc>
        <w:tc>
          <w:tcPr>
            <w:tcW w:w="0" w:type="auto"/>
          </w:tcPr>
          <w:p w14:paraId="584BCC68" w14:textId="77777777" w:rsidR="00F36BA2" w:rsidRDefault="00000000">
            <w:pPr>
              <w:pStyle w:val="Compact"/>
              <w:jc w:val="right"/>
            </w:pPr>
            <w:r>
              <w:t>2020</w:t>
            </w:r>
          </w:p>
        </w:tc>
        <w:tc>
          <w:tcPr>
            <w:tcW w:w="0" w:type="auto"/>
          </w:tcPr>
          <w:p w14:paraId="6EED938F" w14:textId="77777777" w:rsidR="00F36BA2" w:rsidRDefault="00000000">
            <w:pPr>
              <w:pStyle w:val="Compact"/>
              <w:jc w:val="right"/>
            </w:pPr>
            <w:r>
              <w:t>416</w:t>
            </w:r>
          </w:p>
        </w:tc>
        <w:tc>
          <w:tcPr>
            <w:tcW w:w="0" w:type="auto"/>
          </w:tcPr>
          <w:p w14:paraId="2B42D6BA" w14:textId="77777777" w:rsidR="00F36BA2" w:rsidRDefault="00000000">
            <w:pPr>
              <w:pStyle w:val="Compact"/>
              <w:jc w:val="right"/>
            </w:pPr>
            <w:r>
              <w:t>280</w:t>
            </w:r>
          </w:p>
        </w:tc>
        <w:tc>
          <w:tcPr>
            <w:tcW w:w="0" w:type="auto"/>
          </w:tcPr>
          <w:p w14:paraId="3E346820" w14:textId="77777777" w:rsidR="00F36BA2" w:rsidRDefault="00000000">
            <w:pPr>
              <w:pStyle w:val="Compact"/>
              <w:jc w:val="right"/>
            </w:pPr>
            <w:r>
              <w:t>280</w:t>
            </w:r>
          </w:p>
        </w:tc>
        <w:tc>
          <w:tcPr>
            <w:tcW w:w="0" w:type="auto"/>
          </w:tcPr>
          <w:p w14:paraId="7B8B6332" w14:textId="77777777" w:rsidR="00F36BA2" w:rsidRDefault="00000000">
            <w:pPr>
              <w:pStyle w:val="Compact"/>
              <w:jc w:val="right"/>
            </w:pPr>
            <w:r>
              <w:t>414</w:t>
            </w:r>
          </w:p>
        </w:tc>
        <w:tc>
          <w:tcPr>
            <w:tcW w:w="0" w:type="auto"/>
          </w:tcPr>
          <w:p w14:paraId="2D69719F" w14:textId="77777777" w:rsidR="00F36BA2" w:rsidRDefault="00000000">
            <w:pPr>
              <w:pStyle w:val="Compact"/>
              <w:jc w:val="right"/>
            </w:pPr>
            <w:r>
              <w:t>414</w:t>
            </w:r>
          </w:p>
        </w:tc>
        <w:tc>
          <w:tcPr>
            <w:tcW w:w="0" w:type="auto"/>
          </w:tcPr>
          <w:p w14:paraId="4138AF5D" w14:textId="77777777" w:rsidR="00F36BA2" w:rsidRDefault="00000000">
            <w:pPr>
              <w:pStyle w:val="Compact"/>
              <w:jc w:val="right"/>
            </w:pPr>
            <w:r>
              <w:t>414</w:t>
            </w:r>
          </w:p>
        </w:tc>
        <w:tc>
          <w:tcPr>
            <w:tcW w:w="0" w:type="auto"/>
          </w:tcPr>
          <w:p w14:paraId="36AC4B04" w14:textId="77777777" w:rsidR="00F36BA2" w:rsidRDefault="00000000">
            <w:pPr>
              <w:pStyle w:val="Compact"/>
              <w:jc w:val="right"/>
            </w:pPr>
            <w:r>
              <w:t>694</w:t>
            </w:r>
          </w:p>
        </w:tc>
      </w:tr>
      <w:tr w:rsidR="00F36BA2" w14:paraId="535890CA" w14:textId="77777777">
        <w:tc>
          <w:tcPr>
            <w:tcW w:w="0" w:type="auto"/>
          </w:tcPr>
          <w:p w14:paraId="04483232" w14:textId="77777777" w:rsidR="00F36BA2" w:rsidRDefault="00000000">
            <w:pPr>
              <w:pStyle w:val="Compact"/>
            </w:pPr>
            <w:r>
              <w:t>Upstream</w:t>
            </w:r>
          </w:p>
        </w:tc>
        <w:tc>
          <w:tcPr>
            <w:tcW w:w="0" w:type="auto"/>
          </w:tcPr>
          <w:p w14:paraId="60BA6B13" w14:textId="77777777" w:rsidR="00F36BA2" w:rsidRDefault="00000000">
            <w:pPr>
              <w:pStyle w:val="Compact"/>
              <w:jc w:val="right"/>
            </w:pPr>
            <w:r>
              <w:t>2021</w:t>
            </w:r>
          </w:p>
        </w:tc>
        <w:tc>
          <w:tcPr>
            <w:tcW w:w="0" w:type="auto"/>
          </w:tcPr>
          <w:p w14:paraId="6AAA999B" w14:textId="77777777" w:rsidR="00F36BA2" w:rsidRDefault="00000000">
            <w:pPr>
              <w:pStyle w:val="Compact"/>
              <w:jc w:val="right"/>
            </w:pPr>
            <w:r>
              <w:t>266</w:t>
            </w:r>
          </w:p>
        </w:tc>
        <w:tc>
          <w:tcPr>
            <w:tcW w:w="0" w:type="auto"/>
          </w:tcPr>
          <w:p w14:paraId="2DD3CA1E" w14:textId="77777777" w:rsidR="00F36BA2" w:rsidRDefault="00000000">
            <w:pPr>
              <w:pStyle w:val="Compact"/>
              <w:jc w:val="right"/>
            </w:pPr>
            <w:r>
              <w:t>148</w:t>
            </w:r>
          </w:p>
        </w:tc>
        <w:tc>
          <w:tcPr>
            <w:tcW w:w="0" w:type="auto"/>
          </w:tcPr>
          <w:p w14:paraId="30FDAF93" w14:textId="77777777" w:rsidR="00F36BA2" w:rsidRDefault="00000000">
            <w:pPr>
              <w:pStyle w:val="Compact"/>
              <w:jc w:val="right"/>
            </w:pPr>
            <w:r>
              <w:t>148</w:t>
            </w:r>
          </w:p>
        </w:tc>
        <w:tc>
          <w:tcPr>
            <w:tcW w:w="0" w:type="auto"/>
          </w:tcPr>
          <w:p w14:paraId="0F45699B" w14:textId="77777777" w:rsidR="00F36BA2" w:rsidRDefault="00000000">
            <w:pPr>
              <w:pStyle w:val="Compact"/>
              <w:jc w:val="right"/>
            </w:pPr>
            <w:r>
              <w:t>496</w:t>
            </w:r>
          </w:p>
        </w:tc>
        <w:tc>
          <w:tcPr>
            <w:tcW w:w="0" w:type="auto"/>
          </w:tcPr>
          <w:p w14:paraId="74F1128F" w14:textId="77777777" w:rsidR="00F36BA2" w:rsidRDefault="00000000">
            <w:pPr>
              <w:pStyle w:val="Compact"/>
              <w:jc w:val="right"/>
            </w:pPr>
            <w:r>
              <w:t>473</w:t>
            </w:r>
          </w:p>
        </w:tc>
        <w:tc>
          <w:tcPr>
            <w:tcW w:w="0" w:type="auto"/>
          </w:tcPr>
          <w:p w14:paraId="5F61DB14" w14:textId="77777777" w:rsidR="00F36BA2" w:rsidRDefault="00000000">
            <w:pPr>
              <w:pStyle w:val="Compact"/>
              <w:jc w:val="right"/>
            </w:pPr>
            <w:r>
              <w:t>496</w:t>
            </w:r>
          </w:p>
        </w:tc>
        <w:tc>
          <w:tcPr>
            <w:tcW w:w="0" w:type="auto"/>
          </w:tcPr>
          <w:p w14:paraId="481E7418" w14:textId="77777777" w:rsidR="00F36BA2" w:rsidRDefault="00000000">
            <w:pPr>
              <w:pStyle w:val="Compact"/>
              <w:jc w:val="right"/>
            </w:pPr>
            <w:r>
              <w:t>644</w:t>
            </w:r>
          </w:p>
        </w:tc>
      </w:tr>
      <w:tr w:rsidR="00F36BA2" w14:paraId="649F6CE8" w14:textId="77777777">
        <w:tc>
          <w:tcPr>
            <w:tcW w:w="0" w:type="auto"/>
          </w:tcPr>
          <w:p w14:paraId="07B76795" w14:textId="77777777" w:rsidR="00F36BA2" w:rsidRDefault="00000000">
            <w:pPr>
              <w:pStyle w:val="Compact"/>
            </w:pPr>
            <w:r>
              <w:t>Upstream</w:t>
            </w:r>
          </w:p>
        </w:tc>
        <w:tc>
          <w:tcPr>
            <w:tcW w:w="0" w:type="auto"/>
          </w:tcPr>
          <w:p w14:paraId="220D7C92" w14:textId="77777777" w:rsidR="00F36BA2" w:rsidRDefault="00000000">
            <w:pPr>
              <w:pStyle w:val="Compact"/>
              <w:jc w:val="right"/>
            </w:pPr>
            <w:r>
              <w:t>2022</w:t>
            </w:r>
          </w:p>
        </w:tc>
        <w:tc>
          <w:tcPr>
            <w:tcW w:w="0" w:type="auto"/>
          </w:tcPr>
          <w:p w14:paraId="7A70C4C7" w14:textId="77777777" w:rsidR="00F36BA2" w:rsidRDefault="00000000">
            <w:pPr>
              <w:pStyle w:val="Compact"/>
              <w:jc w:val="right"/>
            </w:pPr>
            <w:r>
              <w:t>450</w:t>
            </w:r>
          </w:p>
        </w:tc>
        <w:tc>
          <w:tcPr>
            <w:tcW w:w="0" w:type="auto"/>
          </w:tcPr>
          <w:p w14:paraId="5339FB08" w14:textId="77777777" w:rsidR="00F36BA2" w:rsidRDefault="00000000">
            <w:pPr>
              <w:pStyle w:val="Compact"/>
              <w:jc w:val="right"/>
            </w:pPr>
            <w:r>
              <w:t>292</w:t>
            </w:r>
          </w:p>
        </w:tc>
        <w:tc>
          <w:tcPr>
            <w:tcW w:w="0" w:type="auto"/>
          </w:tcPr>
          <w:p w14:paraId="72603B98" w14:textId="77777777" w:rsidR="00F36BA2" w:rsidRDefault="00000000">
            <w:pPr>
              <w:pStyle w:val="Compact"/>
              <w:jc w:val="right"/>
            </w:pPr>
            <w:r>
              <w:t>292</w:t>
            </w:r>
          </w:p>
        </w:tc>
        <w:tc>
          <w:tcPr>
            <w:tcW w:w="0" w:type="auto"/>
          </w:tcPr>
          <w:p w14:paraId="70DB2051" w14:textId="77777777" w:rsidR="00F36BA2" w:rsidRDefault="00000000">
            <w:pPr>
              <w:pStyle w:val="Compact"/>
              <w:jc w:val="right"/>
            </w:pPr>
            <w:r>
              <w:t>284</w:t>
            </w:r>
          </w:p>
        </w:tc>
        <w:tc>
          <w:tcPr>
            <w:tcW w:w="0" w:type="auto"/>
          </w:tcPr>
          <w:p w14:paraId="2173A50F" w14:textId="77777777" w:rsidR="00F36BA2" w:rsidRDefault="00000000">
            <w:pPr>
              <w:pStyle w:val="Compact"/>
              <w:jc w:val="right"/>
            </w:pPr>
            <w:r>
              <w:t>281</w:t>
            </w:r>
          </w:p>
        </w:tc>
        <w:tc>
          <w:tcPr>
            <w:tcW w:w="0" w:type="auto"/>
          </w:tcPr>
          <w:p w14:paraId="6C8FFDFF" w14:textId="77777777" w:rsidR="00F36BA2" w:rsidRDefault="00000000">
            <w:pPr>
              <w:pStyle w:val="Compact"/>
              <w:jc w:val="right"/>
            </w:pPr>
            <w:r>
              <w:t>284</w:t>
            </w:r>
          </w:p>
        </w:tc>
        <w:tc>
          <w:tcPr>
            <w:tcW w:w="0" w:type="auto"/>
          </w:tcPr>
          <w:p w14:paraId="6B101FC3" w14:textId="77777777" w:rsidR="00F36BA2" w:rsidRDefault="00000000">
            <w:pPr>
              <w:pStyle w:val="Compact"/>
              <w:jc w:val="right"/>
            </w:pPr>
            <w:r>
              <w:t>576</w:t>
            </w:r>
          </w:p>
        </w:tc>
      </w:tr>
      <w:tr w:rsidR="00F36BA2" w14:paraId="2BF1977A" w14:textId="77777777">
        <w:tc>
          <w:tcPr>
            <w:tcW w:w="0" w:type="auto"/>
          </w:tcPr>
          <w:p w14:paraId="5321DDDE" w14:textId="77777777" w:rsidR="00F36BA2" w:rsidRDefault="00000000">
            <w:pPr>
              <w:pStyle w:val="Compact"/>
            </w:pPr>
            <w:r>
              <w:t>Downstream</w:t>
            </w:r>
          </w:p>
        </w:tc>
        <w:tc>
          <w:tcPr>
            <w:tcW w:w="0" w:type="auto"/>
          </w:tcPr>
          <w:p w14:paraId="55496277" w14:textId="77777777" w:rsidR="00F36BA2" w:rsidRDefault="00000000">
            <w:pPr>
              <w:pStyle w:val="Compact"/>
              <w:jc w:val="right"/>
            </w:pPr>
            <w:r>
              <w:t>2019</w:t>
            </w:r>
          </w:p>
        </w:tc>
        <w:tc>
          <w:tcPr>
            <w:tcW w:w="0" w:type="auto"/>
          </w:tcPr>
          <w:p w14:paraId="7B5360BE" w14:textId="77777777" w:rsidR="00F36BA2" w:rsidRDefault="00000000">
            <w:pPr>
              <w:pStyle w:val="Compact"/>
              <w:jc w:val="right"/>
            </w:pPr>
            <w:r>
              <w:t>95</w:t>
            </w:r>
          </w:p>
        </w:tc>
        <w:tc>
          <w:tcPr>
            <w:tcW w:w="0" w:type="auto"/>
          </w:tcPr>
          <w:p w14:paraId="48B36058" w14:textId="77777777" w:rsidR="00F36BA2" w:rsidRDefault="00000000">
            <w:pPr>
              <w:pStyle w:val="Compact"/>
              <w:jc w:val="right"/>
            </w:pPr>
            <w:r>
              <w:t>50</w:t>
            </w:r>
          </w:p>
        </w:tc>
        <w:tc>
          <w:tcPr>
            <w:tcW w:w="0" w:type="auto"/>
          </w:tcPr>
          <w:p w14:paraId="2483EB75" w14:textId="77777777" w:rsidR="00F36BA2" w:rsidRDefault="00000000">
            <w:pPr>
              <w:pStyle w:val="Compact"/>
              <w:jc w:val="right"/>
            </w:pPr>
            <w:r>
              <w:t>50</w:t>
            </w:r>
          </w:p>
        </w:tc>
        <w:tc>
          <w:tcPr>
            <w:tcW w:w="0" w:type="auto"/>
          </w:tcPr>
          <w:p w14:paraId="73ECB906" w14:textId="77777777" w:rsidR="00F36BA2" w:rsidRDefault="00000000">
            <w:pPr>
              <w:pStyle w:val="Compact"/>
              <w:jc w:val="right"/>
            </w:pPr>
            <w:r>
              <w:t>207</w:t>
            </w:r>
          </w:p>
        </w:tc>
        <w:tc>
          <w:tcPr>
            <w:tcW w:w="0" w:type="auto"/>
          </w:tcPr>
          <w:p w14:paraId="5B830CFF" w14:textId="77777777" w:rsidR="00F36BA2" w:rsidRDefault="00000000">
            <w:pPr>
              <w:pStyle w:val="Compact"/>
              <w:jc w:val="right"/>
            </w:pPr>
            <w:r>
              <w:t>207</w:t>
            </w:r>
          </w:p>
        </w:tc>
        <w:tc>
          <w:tcPr>
            <w:tcW w:w="0" w:type="auto"/>
          </w:tcPr>
          <w:p w14:paraId="4D96692E" w14:textId="77777777" w:rsidR="00F36BA2" w:rsidRDefault="00000000">
            <w:pPr>
              <w:pStyle w:val="Compact"/>
              <w:jc w:val="right"/>
            </w:pPr>
            <w:r>
              <w:t>207</w:t>
            </w:r>
          </w:p>
        </w:tc>
        <w:tc>
          <w:tcPr>
            <w:tcW w:w="0" w:type="auto"/>
          </w:tcPr>
          <w:p w14:paraId="1E4DDBAF" w14:textId="77777777" w:rsidR="00F36BA2" w:rsidRDefault="00000000">
            <w:pPr>
              <w:pStyle w:val="Compact"/>
              <w:jc w:val="right"/>
            </w:pPr>
            <w:r>
              <w:t>257</w:t>
            </w:r>
          </w:p>
        </w:tc>
      </w:tr>
      <w:tr w:rsidR="00F36BA2" w14:paraId="52E9BA1A" w14:textId="77777777">
        <w:tc>
          <w:tcPr>
            <w:tcW w:w="0" w:type="auto"/>
          </w:tcPr>
          <w:p w14:paraId="6E4CE10F" w14:textId="77777777" w:rsidR="00F36BA2" w:rsidRDefault="00000000">
            <w:pPr>
              <w:pStyle w:val="Compact"/>
            </w:pPr>
            <w:r>
              <w:t>Downstream</w:t>
            </w:r>
          </w:p>
        </w:tc>
        <w:tc>
          <w:tcPr>
            <w:tcW w:w="0" w:type="auto"/>
          </w:tcPr>
          <w:p w14:paraId="1662F011" w14:textId="77777777" w:rsidR="00F36BA2" w:rsidRDefault="00000000">
            <w:pPr>
              <w:pStyle w:val="Compact"/>
              <w:jc w:val="right"/>
            </w:pPr>
            <w:r>
              <w:t>2020</w:t>
            </w:r>
          </w:p>
        </w:tc>
        <w:tc>
          <w:tcPr>
            <w:tcW w:w="0" w:type="auto"/>
          </w:tcPr>
          <w:p w14:paraId="6CA07A24" w14:textId="77777777" w:rsidR="00F36BA2" w:rsidRDefault="00000000">
            <w:pPr>
              <w:pStyle w:val="Compact"/>
              <w:jc w:val="right"/>
            </w:pPr>
            <w:r>
              <w:t>234</w:t>
            </w:r>
          </w:p>
        </w:tc>
        <w:tc>
          <w:tcPr>
            <w:tcW w:w="0" w:type="auto"/>
          </w:tcPr>
          <w:p w14:paraId="637A993B" w14:textId="77777777" w:rsidR="00F36BA2" w:rsidRDefault="00000000">
            <w:pPr>
              <w:pStyle w:val="Compact"/>
              <w:jc w:val="right"/>
            </w:pPr>
            <w:r>
              <w:t>145</w:t>
            </w:r>
          </w:p>
        </w:tc>
        <w:tc>
          <w:tcPr>
            <w:tcW w:w="0" w:type="auto"/>
          </w:tcPr>
          <w:p w14:paraId="71556AAF" w14:textId="77777777" w:rsidR="00F36BA2" w:rsidRDefault="00000000">
            <w:pPr>
              <w:pStyle w:val="Compact"/>
              <w:jc w:val="right"/>
            </w:pPr>
            <w:r>
              <w:t>145</w:t>
            </w:r>
          </w:p>
        </w:tc>
        <w:tc>
          <w:tcPr>
            <w:tcW w:w="0" w:type="auto"/>
          </w:tcPr>
          <w:p w14:paraId="74EABE3F" w14:textId="77777777" w:rsidR="00F36BA2" w:rsidRDefault="00000000">
            <w:pPr>
              <w:pStyle w:val="Compact"/>
              <w:jc w:val="right"/>
            </w:pPr>
            <w:r>
              <w:t>119</w:t>
            </w:r>
          </w:p>
        </w:tc>
        <w:tc>
          <w:tcPr>
            <w:tcW w:w="0" w:type="auto"/>
          </w:tcPr>
          <w:p w14:paraId="6C916EB2" w14:textId="77777777" w:rsidR="00F36BA2" w:rsidRDefault="00000000">
            <w:pPr>
              <w:pStyle w:val="Compact"/>
              <w:jc w:val="right"/>
            </w:pPr>
            <w:r>
              <w:t>119</w:t>
            </w:r>
          </w:p>
        </w:tc>
        <w:tc>
          <w:tcPr>
            <w:tcW w:w="0" w:type="auto"/>
          </w:tcPr>
          <w:p w14:paraId="22508D97" w14:textId="77777777" w:rsidR="00F36BA2" w:rsidRDefault="00000000">
            <w:pPr>
              <w:pStyle w:val="Compact"/>
              <w:jc w:val="right"/>
            </w:pPr>
            <w:r>
              <w:t>119</w:t>
            </w:r>
          </w:p>
        </w:tc>
        <w:tc>
          <w:tcPr>
            <w:tcW w:w="0" w:type="auto"/>
          </w:tcPr>
          <w:p w14:paraId="07549521" w14:textId="77777777" w:rsidR="00F36BA2" w:rsidRDefault="00000000">
            <w:pPr>
              <w:pStyle w:val="Compact"/>
              <w:jc w:val="right"/>
            </w:pPr>
            <w:r>
              <w:t>264</w:t>
            </w:r>
          </w:p>
        </w:tc>
      </w:tr>
      <w:tr w:rsidR="00F36BA2" w14:paraId="697848A1" w14:textId="77777777">
        <w:tc>
          <w:tcPr>
            <w:tcW w:w="0" w:type="auto"/>
          </w:tcPr>
          <w:p w14:paraId="6B954A3D" w14:textId="77777777" w:rsidR="00F36BA2" w:rsidRDefault="00000000">
            <w:pPr>
              <w:pStyle w:val="Compact"/>
            </w:pPr>
            <w:r>
              <w:t>Downstream</w:t>
            </w:r>
          </w:p>
        </w:tc>
        <w:tc>
          <w:tcPr>
            <w:tcW w:w="0" w:type="auto"/>
          </w:tcPr>
          <w:p w14:paraId="594DFB59" w14:textId="77777777" w:rsidR="00F36BA2" w:rsidRDefault="00000000">
            <w:pPr>
              <w:pStyle w:val="Compact"/>
              <w:jc w:val="right"/>
            </w:pPr>
            <w:r>
              <w:t>2021</w:t>
            </w:r>
          </w:p>
        </w:tc>
        <w:tc>
          <w:tcPr>
            <w:tcW w:w="0" w:type="auto"/>
          </w:tcPr>
          <w:p w14:paraId="1FB06278" w14:textId="77777777" w:rsidR="00F36BA2" w:rsidRDefault="00000000">
            <w:pPr>
              <w:pStyle w:val="Compact"/>
              <w:jc w:val="right"/>
            </w:pPr>
            <w:r>
              <w:t>205</w:t>
            </w:r>
          </w:p>
        </w:tc>
        <w:tc>
          <w:tcPr>
            <w:tcW w:w="0" w:type="auto"/>
          </w:tcPr>
          <w:p w14:paraId="4CBE66F7" w14:textId="77777777" w:rsidR="00F36BA2" w:rsidRDefault="00000000">
            <w:pPr>
              <w:pStyle w:val="Compact"/>
              <w:jc w:val="right"/>
            </w:pPr>
            <w:r>
              <w:t>110</w:t>
            </w:r>
          </w:p>
        </w:tc>
        <w:tc>
          <w:tcPr>
            <w:tcW w:w="0" w:type="auto"/>
          </w:tcPr>
          <w:p w14:paraId="3F80F59C" w14:textId="77777777" w:rsidR="00F36BA2" w:rsidRDefault="00000000">
            <w:pPr>
              <w:pStyle w:val="Compact"/>
              <w:jc w:val="right"/>
            </w:pPr>
            <w:r>
              <w:t>110</w:t>
            </w:r>
          </w:p>
        </w:tc>
        <w:tc>
          <w:tcPr>
            <w:tcW w:w="0" w:type="auto"/>
          </w:tcPr>
          <w:p w14:paraId="515B4061" w14:textId="77777777" w:rsidR="00F36BA2" w:rsidRDefault="00000000">
            <w:pPr>
              <w:pStyle w:val="Compact"/>
              <w:jc w:val="right"/>
            </w:pPr>
            <w:r>
              <w:t>214</w:t>
            </w:r>
          </w:p>
        </w:tc>
        <w:tc>
          <w:tcPr>
            <w:tcW w:w="0" w:type="auto"/>
          </w:tcPr>
          <w:p w14:paraId="34C1B9DB" w14:textId="77777777" w:rsidR="00F36BA2" w:rsidRDefault="00000000">
            <w:pPr>
              <w:pStyle w:val="Compact"/>
              <w:jc w:val="right"/>
            </w:pPr>
            <w:r>
              <w:t>210</w:t>
            </w:r>
          </w:p>
        </w:tc>
        <w:tc>
          <w:tcPr>
            <w:tcW w:w="0" w:type="auto"/>
          </w:tcPr>
          <w:p w14:paraId="0703E0A0" w14:textId="77777777" w:rsidR="00F36BA2" w:rsidRDefault="00000000">
            <w:pPr>
              <w:pStyle w:val="Compact"/>
              <w:jc w:val="right"/>
            </w:pPr>
            <w:r>
              <w:t>214</w:t>
            </w:r>
          </w:p>
        </w:tc>
        <w:tc>
          <w:tcPr>
            <w:tcW w:w="0" w:type="auto"/>
          </w:tcPr>
          <w:p w14:paraId="3ACD1A57" w14:textId="77777777" w:rsidR="00F36BA2" w:rsidRDefault="00000000">
            <w:pPr>
              <w:pStyle w:val="Compact"/>
              <w:jc w:val="right"/>
            </w:pPr>
            <w:r>
              <w:t>324</w:t>
            </w:r>
          </w:p>
        </w:tc>
      </w:tr>
      <w:tr w:rsidR="00F36BA2" w14:paraId="627D188B" w14:textId="77777777">
        <w:tc>
          <w:tcPr>
            <w:tcW w:w="0" w:type="auto"/>
          </w:tcPr>
          <w:p w14:paraId="46873E33" w14:textId="77777777" w:rsidR="00F36BA2" w:rsidRDefault="00000000">
            <w:pPr>
              <w:pStyle w:val="Compact"/>
            </w:pPr>
            <w:r>
              <w:t>Downstream</w:t>
            </w:r>
          </w:p>
        </w:tc>
        <w:tc>
          <w:tcPr>
            <w:tcW w:w="0" w:type="auto"/>
          </w:tcPr>
          <w:p w14:paraId="4D6A1214" w14:textId="77777777" w:rsidR="00F36BA2" w:rsidRDefault="00000000">
            <w:pPr>
              <w:pStyle w:val="Compact"/>
              <w:jc w:val="right"/>
            </w:pPr>
            <w:r>
              <w:t>2022</w:t>
            </w:r>
          </w:p>
        </w:tc>
        <w:tc>
          <w:tcPr>
            <w:tcW w:w="0" w:type="auto"/>
          </w:tcPr>
          <w:p w14:paraId="79446427" w14:textId="77777777" w:rsidR="00F36BA2" w:rsidRDefault="00000000">
            <w:pPr>
              <w:pStyle w:val="Compact"/>
              <w:jc w:val="right"/>
            </w:pPr>
            <w:r>
              <w:t>198</w:t>
            </w:r>
          </w:p>
        </w:tc>
        <w:tc>
          <w:tcPr>
            <w:tcW w:w="0" w:type="auto"/>
          </w:tcPr>
          <w:p w14:paraId="4FC312AB" w14:textId="77777777" w:rsidR="00F36BA2" w:rsidRDefault="00000000">
            <w:pPr>
              <w:pStyle w:val="Compact"/>
              <w:jc w:val="right"/>
            </w:pPr>
            <w:r>
              <w:t>120</w:t>
            </w:r>
          </w:p>
        </w:tc>
        <w:tc>
          <w:tcPr>
            <w:tcW w:w="0" w:type="auto"/>
          </w:tcPr>
          <w:p w14:paraId="09B0168C" w14:textId="77777777" w:rsidR="00F36BA2" w:rsidRDefault="00000000">
            <w:pPr>
              <w:pStyle w:val="Compact"/>
              <w:jc w:val="right"/>
            </w:pPr>
            <w:r>
              <w:t>120</w:t>
            </w:r>
          </w:p>
        </w:tc>
        <w:tc>
          <w:tcPr>
            <w:tcW w:w="0" w:type="auto"/>
          </w:tcPr>
          <w:p w14:paraId="435DA5F7" w14:textId="77777777" w:rsidR="00F36BA2" w:rsidRDefault="00000000">
            <w:pPr>
              <w:pStyle w:val="Compact"/>
              <w:jc w:val="right"/>
            </w:pPr>
            <w:r>
              <w:t>109</w:t>
            </w:r>
          </w:p>
        </w:tc>
        <w:tc>
          <w:tcPr>
            <w:tcW w:w="0" w:type="auto"/>
          </w:tcPr>
          <w:p w14:paraId="7AB4DBE7" w14:textId="77777777" w:rsidR="00F36BA2" w:rsidRDefault="00000000">
            <w:pPr>
              <w:pStyle w:val="Compact"/>
              <w:jc w:val="right"/>
            </w:pPr>
            <w:r>
              <w:t>108</w:t>
            </w:r>
          </w:p>
        </w:tc>
        <w:tc>
          <w:tcPr>
            <w:tcW w:w="0" w:type="auto"/>
          </w:tcPr>
          <w:p w14:paraId="076531B2" w14:textId="77777777" w:rsidR="00F36BA2" w:rsidRDefault="00000000">
            <w:pPr>
              <w:pStyle w:val="Compact"/>
              <w:jc w:val="right"/>
            </w:pPr>
            <w:r>
              <w:t>109</w:t>
            </w:r>
          </w:p>
        </w:tc>
        <w:tc>
          <w:tcPr>
            <w:tcW w:w="0" w:type="auto"/>
          </w:tcPr>
          <w:p w14:paraId="5030280B" w14:textId="77777777" w:rsidR="00F36BA2" w:rsidRDefault="00000000">
            <w:pPr>
              <w:pStyle w:val="Compact"/>
              <w:jc w:val="right"/>
            </w:pPr>
            <w:r>
              <w:t>229</w:t>
            </w:r>
          </w:p>
        </w:tc>
      </w:tr>
    </w:tbl>
    <w:p w14:paraId="74237192" w14:textId="77777777" w:rsidR="00F36BA2" w:rsidRDefault="00000000">
      <w:pPr>
        <w:pStyle w:val="Heading2"/>
      </w:pPr>
      <w:bookmarkStart w:id="132" w:name="abundance-estimation-1"/>
      <w:bookmarkEnd w:id="131"/>
      <w:r>
        <w:rPr>
          <w:rStyle w:val="SectionNumber"/>
        </w:rPr>
        <w:t>4.4</w:t>
      </w:r>
      <w:r>
        <w:tab/>
        <w:t>Abundance Estimation</w:t>
      </w:r>
    </w:p>
    <w:p w14:paraId="0EC8EF85" w14:textId="77777777" w:rsidR="00F36BA2" w:rsidRDefault="00000000">
      <w:pPr>
        <w:pStyle w:val="FirstParagraph"/>
      </w:pPr>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4D996FFF" w14:textId="77777777" w:rsidR="00F36BA2" w:rsidRDefault="00000000">
      <w:pPr>
        <w:pStyle w:val="BodyText"/>
      </w:pPr>
      <w:r>
        <w:t>Estimates of early, late, and total annual escapement of winter steelhead are shown in Table 4.6.</w:t>
      </w:r>
    </w:p>
    <w:p w14:paraId="126A69B3" w14:textId="77777777" w:rsidR="00F36BA2" w:rsidRDefault="00000000">
      <w:pPr>
        <w:pStyle w:val="TableCaption"/>
      </w:pPr>
      <w:r>
        <w:t>Table 4.6: Annual estimates of winter steelhead in the early (upstream - downstream) and late (upstream only) periods as well as total upstream escapement to the Dungeness River between Feb 1 and June 15.</w:t>
      </w:r>
    </w:p>
    <w:tbl>
      <w:tblPr>
        <w:tblStyle w:val="Table"/>
        <w:tblW w:w="0" w:type="auto"/>
        <w:tblLook w:val="0020" w:firstRow="1" w:lastRow="0" w:firstColumn="0" w:lastColumn="0" w:noHBand="0" w:noVBand="0"/>
      </w:tblPr>
      <w:tblGrid>
        <w:gridCol w:w="646"/>
        <w:gridCol w:w="970"/>
        <w:gridCol w:w="700"/>
        <w:gridCol w:w="569"/>
        <w:gridCol w:w="699"/>
        <w:gridCol w:w="970"/>
        <w:gridCol w:w="593"/>
        <w:gridCol w:w="569"/>
        <w:gridCol w:w="576"/>
        <w:gridCol w:w="970"/>
        <w:gridCol w:w="700"/>
        <w:gridCol w:w="699"/>
        <w:gridCol w:w="699"/>
      </w:tblGrid>
      <w:tr w:rsidR="00F36BA2" w14:paraId="062FC390"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1765A643" w14:textId="77777777" w:rsidR="00F36BA2" w:rsidRDefault="00000000">
            <w:pPr>
              <w:pStyle w:val="Compact"/>
            </w:pPr>
            <w:r>
              <w:t>Year</w:t>
            </w:r>
          </w:p>
        </w:tc>
        <w:tc>
          <w:tcPr>
            <w:tcW w:w="0" w:type="auto"/>
          </w:tcPr>
          <w:p w14:paraId="31A80E97" w14:textId="77777777" w:rsidR="00F36BA2" w:rsidRDefault="00000000">
            <w:pPr>
              <w:pStyle w:val="Compact"/>
              <w:jc w:val="right"/>
            </w:pPr>
            <w:r>
              <w:t>Estimate</w:t>
            </w:r>
          </w:p>
        </w:tc>
        <w:tc>
          <w:tcPr>
            <w:tcW w:w="0" w:type="auto"/>
          </w:tcPr>
          <w:p w14:paraId="17447DD1" w14:textId="77777777" w:rsidR="00F36BA2" w:rsidRDefault="00000000">
            <w:pPr>
              <w:pStyle w:val="Compact"/>
              <w:jc w:val="right"/>
            </w:pPr>
            <w:r>
              <w:t>SE</w:t>
            </w:r>
          </w:p>
        </w:tc>
        <w:tc>
          <w:tcPr>
            <w:tcW w:w="0" w:type="auto"/>
          </w:tcPr>
          <w:p w14:paraId="399B6EED" w14:textId="77777777" w:rsidR="00F36BA2" w:rsidRDefault="00000000">
            <w:pPr>
              <w:pStyle w:val="Compact"/>
              <w:jc w:val="right"/>
            </w:pPr>
            <w:r>
              <w:t>Low CI</w:t>
            </w:r>
          </w:p>
        </w:tc>
        <w:tc>
          <w:tcPr>
            <w:tcW w:w="0" w:type="auto"/>
          </w:tcPr>
          <w:p w14:paraId="1AFB5630" w14:textId="77777777" w:rsidR="00F36BA2" w:rsidRDefault="00000000">
            <w:pPr>
              <w:pStyle w:val="Compact"/>
              <w:jc w:val="right"/>
            </w:pPr>
            <w:r>
              <w:t>Upp CI</w:t>
            </w:r>
          </w:p>
        </w:tc>
        <w:tc>
          <w:tcPr>
            <w:tcW w:w="0" w:type="auto"/>
          </w:tcPr>
          <w:p w14:paraId="37262BFB" w14:textId="77777777" w:rsidR="00F36BA2" w:rsidRDefault="00000000">
            <w:pPr>
              <w:pStyle w:val="Compact"/>
              <w:jc w:val="right"/>
            </w:pPr>
            <w:r>
              <w:t>Estimate</w:t>
            </w:r>
          </w:p>
        </w:tc>
        <w:tc>
          <w:tcPr>
            <w:tcW w:w="0" w:type="auto"/>
          </w:tcPr>
          <w:p w14:paraId="4E720D08" w14:textId="77777777" w:rsidR="00F36BA2" w:rsidRDefault="00000000">
            <w:pPr>
              <w:pStyle w:val="Compact"/>
              <w:jc w:val="right"/>
            </w:pPr>
            <w:r>
              <w:t>SE</w:t>
            </w:r>
          </w:p>
        </w:tc>
        <w:tc>
          <w:tcPr>
            <w:tcW w:w="0" w:type="auto"/>
          </w:tcPr>
          <w:p w14:paraId="086AC560" w14:textId="77777777" w:rsidR="00F36BA2" w:rsidRDefault="00000000">
            <w:pPr>
              <w:pStyle w:val="Compact"/>
              <w:jc w:val="right"/>
            </w:pPr>
            <w:r>
              <w:t>Low CI</w:t>
            </w:r>
          </w:p>
        </w:tc>
        <w:tc>
          <w:tcPr>
            <w:tcW w:w="0" w:type="auto"/>
          </w:tcPr>
          <w:p w14:paraId="0322A2B6" w14:textId="77777777" w:rsidR="00F36BA2" w:rsidRDefault="00000000">
            <w:pPr>
              <w:pStyle w:val="Compact"/>
              <w:jc w:val="right"/>
            </w:pPr>
            <w:r>
              <w:t>Upp CI</w:t>
            </w:r>
          </w:p>
        </w:tc>
        <w:tc>
          <w:tcPr>
            <w:tcW w:w="0" w:type="auto"/>
          </w:tcPr>
          <w:p w14:paraId="62C8C162" w14:textId="77777777" w:rsidR="00F36BA2" w:rsidRDefault="00000000">
            <w:pPr>
              <w:pStyle w:val="Compact"/>
              <w:jc w:val="right"/>
            </w:pPr>
            <w:r>
              <w:t>Estimate</w:t>
            </w:r>
          </w:p>
        </w:tc>
        <w:tc>
          <w:tcPr>
            <w:tcW w:w="0" w:type="auto"/>
          </w:tcPr>
          <w:p w14:paraId="4AAFBF52" w14:textId="77777777" w:rsidR="00F36BA2" w:rsidRDefault="00000000">
            <w:pPr>
              <w:pStyle w:val="Compact"/>
              <w:jc w:val="right"/>
            </w:pPr>
            <w:r>
              <w:t>SE</w:t>
            </w:r>
          </w:p>
        </w:tc>
        <w:tc>
          <w:tcPr>
            <w:tcW w:w="0" w:type="auto"/>
          </w:tcPr>
          <w:p w14:paraId="534B7ACA" w14:textId="77777777" w:rsidR="00F36BA2" w:rsidRDefault="00000000">
            <w:pPr>
              <w:pStyle w:val="Compact"/>
              <w:jc w:val="right"/>
            </w:pPr>
            <w:r>
              <w:t>Low CI</w:t>
            </w:r>
          </w:p>
        </w:tc>
        <w:tc>
          <w:tcPr>
            <w:tcW w:w="0" w:type="auto"/>
          </w:tcPr>
          <w:p w14:paraId="11B27499" w14:textId="77777777" w:rsidR="00F36BA2" w:rsidRDefault="00000000">
            <w:pPr>
              <w:pStyle w:val="Compact"/>
              <w:jc w:val="right"/>
            </w:pPr>
            <w:r>
              <w:t>Upp CI</w:t>
            </w:r>
          </w:p>
        </w:tc>
      </w:tr>
      <w:tr w:rsidR="00F36BA2" w14:paraId="773DEA89" w14:textId="77777777">
        <w:tc>
          <w:tcPr>
            <w:tcW w:w="0" w:type="auto"/>
          </w:tcPr>
          <w:p w14:paraId="716E24B4" w14:textId="77777777" w:rsidR="00F36BA2" w:rsidRDefault="00000000">
            <w:pPr>
              <w:pStyle w:val="Compact"/>
            </w:pPr>
            <w:r>
              <w:t>2019</w:t>
            </w:r>
          </w:p>
        </w:tc>
        <w:tc>
          <w:tcPr>
            <w:tcW w:w="0" w:type="auto"/>
          </w:tcPr>
          <w:p w14:paraId="298312D7" w14:textId="77777777" w:rsidR="00F36BA2" w:rsidRDefault="00000000">
            <w:pPr>
              <w:pStyle w:val="Compact"/>
              <w:jc w:val="right"/>
            </w:pPr>
            <w:r>
              <w:t>762</w:t>
            </w:r>
          </w:p>
        </w:tc>
        <w:tc>
          <w:tcPr>
            <w:tcW w:w="0" w:type="auto"/>
          </w:tcPr>
          <w:p w14:paraId="247688EA" w14:textId="77777777" w:rsidR="00F36BA2" w:rsidRDefault="00000000">
            <w:pPr>
              <w:pStyle w:val="Compact"/>
              <w:jc w:val="right"/>
            </w:pPr>
            <w:r>
              <w:t>146.9</w:t>
            </w:r>
          </w:p>
        </w:tc>
        <w:tc>
          <w:tcPr>
            <w:tcW w:w="0" w:type="auto"/>
          </w:tcPr>
          <w:p w14:paraId="726F456F" w14:textId="77777777" w:rsidR="00F36BA2" w:rsidRDefault="00000000">
            <w:pPr>
              <w:pStyle w:val="Compact"/>
              <w:jc w:val="right"/>
            </w:pPr>
            <w:r>
              <w:t>658</w:t>
            </w:r>
          </w:p>
        </w:tc>
        <w:tc>
          <w:tcPr>
            <w:tcW w:w="0" w:type="auto"/>
          </w:tcPr>
          <w:p w14:paraId="31C797A8" w14:textId="77777777" w:rsidR="00F36BA2" w:rsidRDefault="00000000">
            <w:pPr>
              <w:pStyle w:val="Compact"/>
              <w:jc w:val="right"/>
            </w:pPr>
            <w:r>
              <w:t>1,160</w:t>
            </w:r>
          </w:p>
        </w:tc>
        <w:tc>
          <w:tcPr>
            <w:tcW w:w="0" w:type="auto"/>
          </w:tcPr>
          <w:p w14:paraId="5111C3E6" w14:textId="77777777" w:rsidR="00F36BA2" w:rsidRDefault="00000000">
            <w:pPr>
              <w:pStyle w:val="Compact"/>
              <w:jc w:val="right"/>
            </w:pPr>
            <w:r>
              <w:t>152</w:t>
            </w:r>
          </w:p>
        </w:tc>
        <w:tc>
          <w:tcPr>
            <w:tcW w:w="0" w:type="auto"/>
          </w:tcPr>
          <w:p w14:paraId="31952D6A" w14:textId="77777777" w:rsidR="00F36BA2" w:rsidRDefault="00000000">
            <w:pPr>
              <w:pStyle w:val="Compact"/>
              <w:jc w:val="right"/>
            </w:pPr>
            <w:r>
              <w:t>7.3</w:t>
            </w:r>
          </w:p>
        </w:tc>
        <w:tc>
          <w:tcPr>
            <w:tcW w:w="0" w:type="auto"/>
          </w:tcPr>
          <w:p w14:paraId="42FC13B3" w14:textId="77777777" w:rsidR="00F36BA2" w:rsidRDefault="00000000">
            <w:pPr>
              <w:pStyle w:val="Compact"/>
              <w:jc w:val="right"/>
            </w:pPr>
            <w:r>
              <w:t>140</w:t>
            </w:r>
          </w:p>
        </w:tc>
        <w:tc>
          <w:tcPr>
            <w:tcW w:w="0" w:type="auto"/>
          </w:tcPr>
          <w:p w14:paraId="5B8C8BD9" w14:textId="77777777" w:rsidR="00F36BA2" w:rsidRDefault="00000000">
            <w:pPr>
              <w:pStyle w:val="Compact"/>
              <w:jc w:val="right"/>
            </w:pPr>
            <w:r>
              <w:t>168</w:t>
            </w:r>
          </w:p>
        </w:tc>
        <w:tc>
          <w:tcPr>
            <w:tcW w:w="0" w:type="auto"/>
          </w:tcPr>
          <w:p w14:paraId="39DDEB29" w14:textId="77777777" w:rsidR="00F36BA2" w:rsidRDefault="00000000">
            <w:pPr>
              <w:pStyle w:val="Compact"/>
              <w:jc w:val="right"/>
            </w:pPr>
            <w:r>
              <w:t>913</w:t>
            </w:r>
          </w:p>
        </w:tc>
        <w:tc>
          <w:tcPr>
            <w:tcW w:w="0" w:type="auto"/>
          </w:tcPr>
          <w:p w14:paraId="119349E1" w14:textId="77777777" w:rsidR="00F36BA2" w:rsidRDefault="00000000">
            <w:pPr>
              <w:pStyle w:val="Compact"/>
              <w:jc w:val="right"/>
            </w:pPr>
            <w:r>
              <w:t>147.2</w:t>
            </w:r>
          </w:p>
        </w:tc>
        <w:tc>
          <w:tcPr>
            <w:tcW w:w="0" w:type="auto"/>
          </w:tcPr>
          <w:p w14:paraId="5A86093D" w14:textId="77777777" w:rsidR="00F36BA2" w:rsidRDefault="00000000">
            <w:pPr>
              <w:pStyle w:val="Compact"/>
              <w:jc w:val="right"/>
            </w:pPr>
            <w:r>
              <w:t>808</w:t>
            </w:r>
          </w:p>
        </w:tc>
        <w:tc>
          <w:tcPr>
            <w:tcW w:w="0" w:type="auto"/>
          </w:tcPr>
          <w:p w14:paraId="631D5475" w14:textId="77777777" w:rsidR="00F36BA2" w:rsidRDefault="00000000">
            <w:pPr>
              <w:pStyle w:val="Compact"/>
              <w:jc w:val="right"/>
            </w:pPr>
            <w:r>
              <w:t>1,317</w:t>
            </w:r>
          </w:p>
        </w:tc>
      </w:tr>
      <w:tr w:rsidR="00F36BA2" w14:paraId="4294FE5A" w14:textId="77777777">
        <w:tc>
          <w:tcPr>
            <w:tcW w:w="0" w:type="auto"/>
          </w:tcPr>
          <w:p w14:paraId="1D5B8867" w14:textId="77777777" w:rsidR="00F36BA2" w:rsidRDefault="00000000">
            <w:pPr>
              <w:pStyle w:val="Compact"/>
            </w:pPr>
            <w:r>
              <w:t>2020</w:t>
            </w:r>
          </w:p>
        </w:tc>
        <w:tc>
          <w:tcPr>
            <w:tcW w:w="0" w:type="auto"/>
          </w:tcPr>
          <w:p w14:paraId="5B8C89D8" w14:textId="77777777" w:rsidR="00F36BA2" w:rsidRDefault="00000000">
            <w:pPr>
              <w:pStyle w:val="Compact"/>
              <w:jc w:val="right"/>
            </w:pPr>
            <w:r>
              <w:t>961</w:t>
            </w:r>
          </w:p>
        </w:tc>
        <w:tc>
          <w:tcPr>
            <w:tcW w:w="0" w:type="auto"/>
          </w:tcPr>
          <w:p w14:paraId="399106AD" w14:textId="77777777" w:rsidR="00F36BA2" w:rsidRDefault="00000000">
            <w:pPr>
              <w:pStyle w:val="Compact"/>
              <w:jc w:val="right"/>
            </w:pPr>
            <w:r>
              <w:t>43.1</w:t>
            </w:r>
          </w:p>
        </w:tc>
        <w:tc>
          <w:tcPr>
            <w:tcW w:w="0" w:type="auto"/>
          </w:tcPr>
          <w:p w14:paraId="0BB9E135" w14:textId="77777777" w:rsidR="00F36BA2" w:rsidRDefault="00000000">
            <w:pPr>
              <w:pStyle w:val="Compact"/>
              <w:jc w:val="right"/>
            </w:pPr>
            <w:r>
              <w:t>878</w:t>
            </w:r>
          </w:p>
        </w:tc>
        <w:tc>
          <w:tcPr>
            <w:tcW w:w="0" w:type="auto"/>
          </w:tcPr>
          <w:p w14:paraId="7501773B" w14:textId="77777777" w:rsidR="00F36BA2" w:rsidRDefault="00000000">
            <w:pPr>
              <w:pStyle w:val="Compact"/>
              <w:jc w:val="right"/>
            </w:pPr>
            <w:r>
              <w:t>1,045</w:t>
            </w:r>
          </w:p>
        </w:tc>
        <w:tc>
          <w:tcPr>
            <w:tcW w:w="0" w:type="auto"/>
          </w:tcPr>
          <w:p w14:paraId="54480F7D" w14:textId="77777777" w:rsidR="00F36BA2" w:rsidRDefault="00000000">
            <w:pPr>
              <w:pStyle w:val="Compact"/>
              <w:jc w:val="right"/>
            </w:pPr>
            <w:r>
              <w:t>140</w:t>
            </w:r>
          </w:p>
        </w:tc>
        <w:tc>
          <w:tcPr>
            <w:tcW w:w="0" w:type="auto"/>
          </w:tcPr>
          <w:p w14:paraId="6B870E64" w14:textId="77777777" w:rsidR="00F36BA2" w:rsidRDefault="00000000">
            <w:pPr>
              <w:pStyle w:val="Compact"/>
              <w:jc w:val="right"/>
            </w:pPr>
            <w:r>
              <w:t>17.5</w:t>
            </w:r>
          </w:p>
        </w:tc>
        <w:tc>
          <w:tcPr>
            <w:tcW w:w="0" w:type="auto"/>
          </w:tcPr>
          <w:p w14:paraId="37400651" w14:textId="77777777" w:rsidR="00F36BA2" w:rsidRDefault="00000000">
            <w:pPr>
              <w:pStyle w:val="Compact"/>
              <w:jc w:val="right"/>
            </w:pPr>
            <w:r>
              <w:t>112</w:t>
            </w:r>
          </w:p>
        </w:tc>
        <w:tc>
          <w:tcPr>
            <w:tcW w:w="0" w:type="auto"/>
          </w:tcPr>
          <w:p w14:paraId="2E3F3229" w14:textId="77777777" w:rsidR="00F36BA2" w:rsidRDefault="00000000">
            <w:pPr>
              <w:pStyle w:val="Compact"/>
              <w:jc w:val="right"/>
            </w:pPr>
            <w:r>
              <w:t>181</w:t>
            </w:r>
          </w:p>
        </w:tc>
        <w:tc>
          <w:tcPr>
            <w:tcW w:w="0" w:type="auto"/>
          </w:tcPr>
          <w:p w14:paraId="4974157A" w14:textId="77777777" w:rsidR="00F36BA2" w:rsidRDefault="00000000">
            <w:pPr>
              <w:pStyle w:val="Compact"/>
              <w:jc w:val="right"/>
            </w:pPr>
            <w:r>
              <w:t>1,101</w:t>
            </w:r>
          </w:p>
        </w:tc>
        <w:tc>
          <w:tcPr>
            <w:tcW w:w="0" w:type="auto"/>
          </w:tcPr>
          <w:p w14:paraId="0568C736" w14:textId="77777777" w:rsidR="00F36BA2" w:rsidRDefault="00000000">
            <w:pPr>
              <w:pStyle w:val="Compact"/>
              <w:jc w:val="right"/>
            </w:pPr>
            <w:r>
              <w:t>47.1</w:t>
            </w:r>
          </w:p>
        </w:tc>
        <w:tc>
          <w:tcPr>
            <w:tcW w:w="0" w:type="auto"/>
          </w:tcPr>
          <w:p w14:paraId="1FAF0696" w14:textId="77777777" w:rsidR="00F36BA2" w:rsidRDefault="00000000">
            <w:pPr>
              <w:pStyle w:val="Compact"/>
              <w:jc w:val="right"/>
            </w:pPr>
            <w:r>
              <w:t>1,012</w:t>
            </w:r>
          </w:p>
        </w:tc>
        <w:tc>
          <w:tcPr>
            <w:tcW w:w="0" w:type="auto"/>
          </w:tcPr>
          <w:p w14:paraId="189C632A" w14:textId="77777777" w:rsidR="00F36BA2" w:rsidRDefault="00000000">
            <w:pPr>
              <w:pStyle w:val="Compact"/>
              <w:jc w:val="right"/>
            </w:pPr>
            <w:r>
              <w:t>1,196</w:t>
            </w:r>
          </w:p>
        </w:tc>
      </w:tr>
      <w:tr w:rsidR="00F36BA2" w14:paraId="5790B125" w14:textId="77777777">
        <w:tc>
          <w:tcPr>
            <w:tcW w:w="0" w:type="auto"/>
          </w:tcPr>
          <w:p w14:paraId="68EE9018" w14:textId="77777777" w:rsidR="00F36BA2" w:rsidRDefault="00000000">
            <w:pPr>
              <w:pStyle w:val="Compact"/>
            </w:pPr>
            <w:r>
              <w:t>2021</w:t>
            </w:r>
          </w:p>
        </w:tc>
        <w:tc>
          <w:tcPr>
            <w:tcW w:w="0" w:type="auto"/>
          </w:tcPr>
          <w:p w14:paraId="231ADAE9" w14:textId="77777777" w:rsidR="00F36BA2" w:rsidRDefault="00000000">
            <w:pPr>
              <w:pStyle w:val="Compact"/>
              <w:jc w:val="right"/>
            </w:pPr>
            <w:r>
              <w:t>579</w:t>
            </w:r>
          </w:p>
        </w:tc>
        <w:tc>
          <w:tcPr>
            <w:tcW w:w="0" w:type="auto"/>
          </w:tcPr>
          <w:p w14:paraId="584CEF97" w14:textId="77777777" w:rsidR="00F36BA2" w:rsidRDefault="00000000">
            <w:pPr>
              <w:pStyle w:val="Compact"/>
              <w:jc w:val="right"/>
            </w:pPr>
            <w:r>
              <w:t>8.9</w:t>
            </w:r>
          </w:p>
        </w:tc>
        <w:tc>
          <w:tcPr>
            <w:tcW w:w="0" w:type="auto"/>
          </w:tcPr>
          <w:p w14:paraId="1A90509F" w14:textId="77777777" w:rsidR="00F36BA2" w:rsidRDefault="00000000">
            <w:pPr>
              <w:pStyle w:val="Compact"/>
              <w:jc w:val="right"/>
            </w:pPr>
            <w:r>
              <w:t>562</w:t>
            </w:r>
          </w:p>
        </w:tc>
        <w:tc>
          <w:tcPr>
            <w:tcW w:w="0" w:type="auto"/>
          </w:tcPr>
          <w:p w14:paraId="2D71924B" w14:textId="77777777" w:rsidR="00F36BA2" w:rsidRDefault="00000000">
            <w:pPr>
              <w:pStyle w:val="Compact"/>
              <w:jc w:val="right"/>
            </w:pPr>
            <w:r>
              <w:t>597</w:t>
            </w:r>
          </w:p>
        </w:tc>
        <w:tc>
          <w:tcPr>
            <w:tcW w:w="0" w:type="auto"/>
          </w:tcPr>
          <w:p w14:paraId="7906195D" w14:textId="77777777" w:rsidR="00F36BA2" w:rsidRDefault="00000000">
            <w:pPr>
              <w:pStyle w:val="Compact"/>
              <w:jc w:val="right"/>
            </w:pPr>
            <w:r>
              <w:t>67</w:t>
            </w:r>
          </w:p>
        </w:tc>
        <w:tc>
          <w:tcPr>
            <w:tcW w:w="0" w:type="auto"/>
          </w:tcPr>
          <w:p w14:paraId="7A0807FB" w14:textId="77777777" w:rsidR="00F36BA2" w:rsidRDefault="00000000">
            <w:pPr>
              <w:pStyle w:val="Compact"/>
              <w:jc w:val="right"/>
            </w:pPr>
            <w:r>
              <w:t>4.8</w:t>
            </w:r>
          </w:p>
        </w:tc>
        <w:tc>
          <w:tcPr>
            <w:tcW w:w="0" w:type="auto"/>
          </w:tcPr>
          <w:p w14:paraId="21272A7C" w14:textId="77777777" w:rsidR="00F36BA2" w:rsidRDefault="00000000">
            <w:pPr>
              <w:pStyle w:val="Compact"/>
              <w:jc w:val="right"/>
            </w:pPr>
            <w:r>
              <w:t>59</w:t>
            </w:r>
          </w:p>
        </w:tc>
        <w:tc>
          <w:tcPr>
            <w:tcW w:w="0" w:type="auto"/>
          </w:tcPr>
          <w:p w14:paraId="7695AC16" w14:textId="77777777" w:rsidR="00F36BA2" w:rsidRDefault="00000000">
            <w:pPr>
              <w:pStyle w:val="Compact"/>
              <w:jc w:val="right"/>
            </w:pPr>
            <w:r>
              <w:t>78</w:t>
            </w:r>
          </w:p>
        </w:tc>
        <w:tc>
          <w:tcPr>
            <w:tcW w:w="0" w:type="auto"/>
          </w:tcPr>
          <w:p w14:paraId="66F7CE69" w14:textId="77777777" w:rsidR="00F36BA2" w:rsidRDefault="00000000">
            <w:pPr>
              <w:pStyle w:val="Compact"/>
              <w:jc w:val="right"/>
            </w:pPr>
            <w:r>
              <w:t>646</w:t>
            </w:r>
          </w:p>
        </w:tc>
        <w:tc>
          <w:tcPr>
            <w:tcW w:w="0" w:type="auto"/>
          </w:tcPr>
          <w:p w14:paraId="4BB68D1A" w14:textId="77777777" w:rsidR="00F36BA2" w:rsidRDefault="00000000">
            <w:pPr>
              <w:pStyle w:val="Compact"/>
              <w:jc w:val="right"/>
            </w:pPr>
            <w:r>
              <w:t>10.8</w:t>
            </w:r>
          </w:p>
        </w:tc>
        <w:tc>
          <w:tcPr>
            <w:tcW w:w="0" w:type="auto"/>
          </w:tcPr>
          <w:p w14:paraId="354FFB0F" w14:textId="77777777" w:rsidR="00F36BA2" w:rsidRDefault="00000000">
            <w:pPr>
              <w:pStyle w:val="Compact"/>
              <w:jc w:val="right"/>
            </w:pPr>
            <w:r>
              <w:t>626</w:t>
            </w:r>
          </w:p>
        </w:tc>
        <w:tc>
          <w:tcPr>
            <w:tcW w:w="0" w:type="auto"/>
          </w:tcPr>
          <w:p w14:paraId="585F3568" w14:textId="77777777" w:rsidR="00F36BA2" w:rsidRDefault="00000000">
            <w:pPr>
              <w:pStyle w:val="Compact"/>
              <w:jc w:val="right"/>
            </w:pPr>
            <w:r>
              <w:t>668</w:t>
            </w:r>
          </w:p>
        </w:tc>
      </w:tr>
      <w:tr w:rsidR="00F36BA2" w14:paraId="4E651EE5" w14:textId="77777777">
        <w:tc>
          <w:tcPr>
            <w:tcW w:w="0" w:type="auto"/>
          </w:tcPr>
          <w:p w14:paraId="64E8B487" w14:textId="77777777" w:rsidR="00F36BA2" w:rsidRDefault="00000000">
            <w:pPr>
              <w:pStyle w:val="Compact"/>
            </w:pPr>
            <w:r>
              <w:t>2022</w:t>
            </w:r>
          </w:p>
        </w:tc>
        <w:tc>
          <w:tcPr>
            <w:tcW w:w="0" w:type="auto"/>
          </w:tcPr>
          <w:p w14:paraId="4E6281F3" w14:textId="77777777" w:rsidR="00F36BA2" w:rsidRDefault="00000000">
            <w:pPr>
              <w:pStyle w:val="Compact"/>
              <w:jc w:val="right"/>
            </w:pPr>
            <w:r>
              <w:t>610</w:t>
            </w:r>
          </w:p>
        </w:tc>
        <w:tc>
          <w:tcPr>
            <w:tcW w:w="0" w:type="auto"/>
          </w:tcPr>
          <w:p w14:paraId="34201820" w14:textId="77777777" w:rsidR="00F36BA2" w:rsidRDefault="00000000">
            <w:pPr>
              <w:pStyle w:val="Compact"/>
              <w:jc w:val="right"/>
            </w:pPr>
            <w:r>
              <w:t>11.4</w:t>
            </w:r>
          </w:p>
        </w:tc>
        <w:tc>
          <w:tcPr>
            <w:tcW w:w="0" w:type="auto"/>
          </w:tcPr>
          <w:p w14:paraId="4E4A5D17" w14:textId="77777777" w:rsidR="00F36BA2" w:rsidRDefault="00000000">
            <w:pPr>
              <w:pStyle w:val="Compact"/>
              <w:jc w:val="right"/>
            </w:pPr>
            <w:r>
              <w:t>587</w:t>
            </w:r>
          </w:p>
        </w:tc>
        <w:tc>
          <w:tcPr>
            <w:tcW w:w="0" w:type="auto"/>
          </w:tcPr>
          <w:p w14:paraId="15E2108D" w14:textId="77777777" w:rsidR="00F36BA2" w:rsidRDefault="00000000">
            <w:pPr>
              <w:pStyle w:val="Compact"/>
              <w:jc w:val="right"/>
            </w:pPr>
            <w:r>
              <w:t>629</w:t>
            </w:r>
          </w:p>
        </w:tc>
        <w:tc>
          <w:tcPr>
            <w:tcW w:w="0" w:type="auto"/>
          </w:tcPr>
          <w:p w14:paraId="1CA1B8DB" w14:textId="77777777" w:rsidR="00F36BA2" w:rsidRDefault="00000000">
            <w:pPr>
              <w:pStyle w:val="Compact"/>
              <w:jc w:val="right"/>
            </w:pPr>
            <w:r>
              <w:t>138</w:t>
            </w:r>
          </w:p>
        </w:tc>
        <w:tc>
          <w:tcPr>
            <w:tcW w:w="0" w:type="auto"/>
          </w:tcPr>
          <w:p w14:paraId="033D75EA" w14:textId="77777777" w:rsidR="00F36BA2" w:rsidRDefault="00000000">
            <w:pPr>
              <w:pStyle w:val="Compact"/>
              <w:jc w:val="right"/>
            </w:pPr>
            <w:r>
              <w:t>8.3</w:t>
            </w:r>
          </w:p>
        </w:tc>
        <w:tc>
          <w:tcPr>
            <w:tcW w:w="0" w:type="auto"/>
          </w:tcPr>
          <w:p w14:paraId="67E14901" w14:textId="77777777" w:rsidR="00F36BA2" w:rsidRDefault="00000000">
            <w:pPr>
              <w:pStyle w:val="Compact"/>
              <w:jc w:val="right"/>
            </w:pPr>
            <w:r>
              <w:t>123</w:t>
            </w:r>
          </w:p>
        </w:tc>
        <w:tc>
          <w:tcPr>
            <w:tcW w:w="0" w:type="auto"/>
          </w:tcPr>
          <w:p w14:paraId="48BA91A4" w14:textId="77777777" w:rsidR="00F36BA2" w:rsidRDefault="00000000">
            <w:pPr>
              <w:pStyle w:val="Compact"/>
              <w:jc w:val="right"/>
            </w:pPr>
            <w:r>
              <w:t>156</w:t>
            </w:r>
          </w:p>
        </w:tc>
        <w:tc>
          <w:tcPr>
            <w:tcW w:w="0" w:type="auto"/>
          </w:tcPr>
          <w:p w14:paraId="38722F19" w14:textId="77777777" w:rsidR="00F36BA2" w:rsidRDefault="00000000">
            <w:pPr>
              <w:pStyle w:val="Compact"/>
              <w:jc w:val="right"/>
            </w:pPr>
            <w:r>
              <w:t>747</w:t>
            </w:r>
          </w:p>
        </w:tc>
        <w:tc>
          <w:tcPr>
            <w:tcW w:w="0" w:type="auto"/>
          </w:tcPr>
          <w:p w14:paraId="0F85A8DA" w14:textId="77777777" w:rsidR="00F36BA2" w:rsidRDefault="00000000">
            <w:pPr>
              <w:pStyle w:val="Compact"/>
              <w:jc w:val="right"/>
            </w:pPr>
            <w:r>
              <w:t>14.8</w:t>
            </w:r>
          </w:p>
        </w:tc>
        <w:tc>
          <w:tcPr>
            <w:tcW w:w="0" w:type="auto"/>
          </w:tcPr>
          <w:p w14:paraId="15AB73B6" w14:textId="77777777" w:rsidR="00F36BA2" w:rsidRDefault="00000000">
            <w:pPr>
              <w:pStyle w:val="Compact"/>
              <w:jc w:val="right"/>
            </w:pPr>
            <w:r>
              <w:t>719</w:t>
            </w:r>
          </w:p>
        </w:tc>
        <w:tc>
          <w:tcPr>
            <w:tcW w:w="0" w:type="auto"/>
          </w:tcPr>
          <w:p w14:paraId="6D82CFA7" w14:textId="77777777" w:rsidR="00F36BA2" w:rsidRDefault="00000000">
            <w:pPr>
              <w:pStyle w:val="Compact"/>
              <w:jc w:val="right"/>
            </w:pPr>
            <w:r>
              <w:t>776</w:t>
            </w:r>
          </w:p>
        </w:tc>
      </w:tr>
    </w:tbl>
    <w:p w14:paraId="185F2052" w14:textId="77777777" w:rsidR="00F36BA2" w:rsidRDefault="00000000">
      <w:pPr>
        <w:pStyle w:val="CaptionedFigure"/>
      </w:pPr>
      <w:r>
        <w:rPr>
          <w:noProof/>
        </w:rPr>
        <w:lastRenderedPageBreak/>
        <w:drawing>
          <wp:inline distT="0" distB="0" distL="0" distR="0" wp14:anchorId="6940B1FB" wp14:editId="71F8E118">
            <wp:extent cx="5504749" cy="5504749"/>
            <wp:effectExtent l="0" t="0" r="0" b="0"/>
            <wp:docPr id="536352730"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14679733" w14:textId="77777777" w:rsidR="00F36BA2" w:rsidRDefault="00000000">
      <w:pPr>
        <w:pStyle w:val="ImageCaption"/>
      </w:pPr>
      <w:r>
        <w:t>Figure 4.5: Marginal effects for upstream-moving fish as estimated by the GAM for hour of day (A), discharge (B), and Julian day of year (C). Shaded areas indicated 95% confidence intervals.</w:t>
      </w:r>
    </w:p>
    <w:p w14:paraId="652035D9" w14:textId="77777777" w:rsidR="00F36BA2" w:rsidRDefault="00000000">
      <w:pPr>
        <w:pStyle w:val="CaptionedFigure"/>
      </w:pPr>
      <w:r>
        <w:rPr>
          <w:noProof/>
        </w:rPr>
        <w:lastRenderedPageBreak/>
        <w:drawing>
          <wp:inline distT="0" distB="0" distL="0" distR="0" wp14:anchorId="73E04522" wp14:editId="7DC92D72">
            <wp:extent cx="5504749" cy="5504749"/>
            <wp:effectExtent l="0" t="0" r="0" b="0"/>
            <wp:docPr id="600090501"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1FBEBA1F" w14:textId="77777777" w:rsidR="00F36BA2" w:rsidRDefault="00000000">
      <w:pPr>
        <w:pStyle w:val="ImageCaption"/>
      </w:pPr>
      <w:r>
        <w:t>Figure 4.6: Marginal effects for downstream-moving fish as estimated by the GAM for hour of day (A), discharge (B), and Julian day of year (C). Shaded areas indicated 95% confidence intervals.</w:t>
      </w:r>
    </w:p>
    <w:p w14:paraId="72F70D80" w14:textId="77777777" w:rsidR="00F36BA2" w:rsidRDefault="00000000">
      <w:pPr>
        <w:pStyle w:val="Heading3"/>
      </w:pPr>
      <w:bookmarkStart w:id="133" w:name="comparison-with-redd-based-estimates-1"/>
      <w:r>
        <w:rPr>
          <w:rStyle w:val="SectionNumber"/>
        </w:rPr>
        <w:t>4.4.1</w:t>
      </w:r>
      <w:r>
        <w:tab/>
        <w:t>Comparison with Redd-Based Estimates</w:t>
      </w:r>
    </w:p>
    <w:p w14:paraId="0ACDEA54" w14:textId="77777777" w:rsidR="00F36BA2" w:rsidRDefault="00000000">
      <w:pPr>
        <w:pStyle w:val="FirstParagraph"/>
      </w:pPr>
      <w:r>
        <w:t>Comparisons between redd-based estimates and SONAR-based estimates can be seen in Table 4.7 and Figure 4.7. In the three years with comparable estimates, SONAR-based estimates were significantly higher than redd-based ones each year. In fact, the redd-based estimates were much closer to the number of steelhead counted on SONAR, before accounting for periods when the SONAR was not operating or the footage was not reviewed. The redd-based estimates did not fall within the 95% confidence intervals of the SONAR-based estimates.</w:t>
      </w:r>
    </w:p>
    <w:p w14:paraId="18A3518A" w14:textId="77777777" w:rsidR="00F36BA2" w:rsidRDefault="00000000">
      <w:pPr>
        <w:pStyle w:val="TableCaption"/>
      </w:pPr>
      <w:r>
        <w:lastRenderedPageBreak/>
        <w:t>Table 4.7: Annual estimates of upstream escapement of winter steelhead to the Dungeness River between Feb 1 and June 15, including counts of observed fish (from SONAR) and redd-based estimate of spawners.</w:t>
      </w:r>
    </w:p>
    <w:tbl>
      <w:tblPr>
        <w:tblStyle w:val="Table"/>
        <w:tblW w:w="0" w:type="auto"/>
        <w:tblLook w:val="0020" w:firstRow="1" w:lastRow="0" w:firstColumn="0" w:lastColumn="0" w:noHBand="0" w:noVBand="0"/>
      </w:tblPr>
      <w:tblGrid>
        <w:gridCol w:w="663"/>
        <w:gridCol w:w="1224"/>
        <w:gridCol w:w="551"/>
        <w:gridCol w:w="884"/>
        <w:gridCol w:w="811"/>
        <w:gridCol w:w="1760"/>
        <w:gridCol w:w="1049"/>
      </w:tblGrid>
      <w:tr w:rsidR="00F36BA2" w14:paraId="6D044C34" w14:textId="77777777" w:rsidTr="00F36BA2">
        <w:trPr>
          <w:cnfStyle w:val="100000000000" w:firstRow="1" w:lastRow="0" w:firstColumn="0" w:lastColumn="0" w:oddVBand="0" w:evenVBand="0" w:oddHBand="0" w:evenHBand="0" w:firstRowFirstColumn="0" w:firstRowLastColumn="0" w:lastRowFirstColumn="0" w:lastRowLastColumn="0"/>
          <w:tblHeader/>
        </w:trPr>
        <w:tc>
          <w:tcPr>
            <w:tcW w:w="0" w:type="auto"/>
          </w:tcPr>
          <w:p w14:paraId="4C7BD760" w14:textId="77777777" w:rsidR="00F36BA2" w:rsidRDefault="00000000">
            <w:pPr>
              <w:pStyle w:val="Compact"/>
            </w:pPr>
            <w:r>
              <w:t>Year</w:t>
            </w:r>
          </w:p>
        </w:tc>
        <w:tc>
          <w:tcPr>
            <w:tcW w:w="0" w:type="auto"/>
          </w:tcPr>
          <w:p w14:paraId="46025936" w14:textId="77777777" w:rsidR="00F36BA2" w:rsidRDefault="00000000">
            <w:pPr>
              <w:pStyle w:val="Compact"/>
              <w:jc w:val="right"/>
            </w:pPr>
            <w:r>
              <w:t>SONAR Est.</w:t>
            </w:r>
          </w:p>
        </w:tc>
        <w:tc>
          <w:tcPr>
            <w:tcW w:w="0" w:type="auto"/>
          </w:tcPr>
          <w:p w14:paraId="63255690" w14:textId="77777777" w:rsidR="00F36BA2" w:rsidRDefault="00000000">
            <w:pPr>
              <w:pStyle w:val="Compact"/>
              <w:jc w:val="right"/>
            </w:pPr>
            <w:r>
              <w:t>SE</w:t>
            </w:r>
          </w:p>
        </w:tc>
        <w:tc>
          <w:tcPr>
            <w:tcW w:w="0" w:type="auto"/>
          </w:tcPr>
          <w:p w14:paraId="2A76CC5F" w14:textId="77777777" w:rsidR="00F36BA2" w:rsidRDefault="00000000">
            <w:pPr>
              <w:pStyle w:val="Compact"/>
              <w:jc w:val="right"/>
            </w:pPr>
            <w:r>
              <w:t>Low CI</w:t>
            </w:r>
          </w:p>
        </w:tc>
        <w:tc>
          <w:tcPr>
            <w:tcW w:w="0" w:type="auto"/>
          </w:tcPr>
          <w:p w14:paraId="2A8B2E3B" w14:textId="77777777" w:rsidR="00F36BA2" w:rsidRDefault="00000000">
            <w:pPr>
              <w:pStyle w:val="Compact"/>
              <w:jc w:val="right"/>
            </w:pPr>
            <w:r>
              <w:t>Upp CI</w:t>
            </w:r>
          </w:p>
        </w:tc>
        <w:tc>
          <w:tcPr>
            <w:tcW w:w="0" w:type="auto"/>
          </w:tcPr>
          <w:p w14:paraId="38795F7B" w14:textId="77777777" w:rsidR="00F36BA2" w:rsidRDefault="00000000">
            <w:pPr>
              <w:pStyle w:val="Compact"/>
              <w:jc w:val="right"/>
            </w:pPr>
            <w:r>
              <w:t>SONAR Obs Sthd.</w:t>
            </w:r>
          </w:p>
        </w:tc>
        <w:tc>
          <w:tcPr>
            <w:tcW w:w="0" w:type="auto"/>
          </w:tcPr>
          <w:p w14:paraId="2350C78E" w14:textId="77777777" w:rsidR="00F36BA2" w:rsidRDefault="00000000">
            <w:pPr>
              <w:pStyle w:val="Compact"/>
              <w:jc w:val="right"/>
            </w:pPr>
            <w:r>
              <w:t>Redd Est.</w:t>
            </w:r>
          </w:p>
        </w:tc>
      </w:tr>
      <w:tr w:rsidR="00F36BA2" w14:paraId="3229EFE9" w14:textId="77777777">
        <w:tc>
          <w:tcPr>
            <w:tcW w:w="0" w:type="auto"/>
          </w:tcPr>
          <w:p w14:paraId="58EC5AE1" w14:textId="77777777" w:rsidR="00F36BA2" w:rsidRDefault="00000000">
            <w:pPr>
              <w:pStyle w:val="Compact"/>
            </w:pPr>
            <w:r>
              <w:t>2019</w:t>
            </w:r>
          </w:p>
        </w:tc>
        <w:tc>
          <w:tcPr>
            <w:tcW w:w="0" w:type="auto"/>
          </w:tcPr>
          <w:p w14:paraId="7E674A78" w14:textId="77777777" w:rsidR="00F36BA2" w:rsidRDefault="00000000">
            <w:pPr>
              <w:pStyle w:val="Compact"/>
              <w:jc w:val="right"/>
            </w:pPr>
            <w:r>
              <w:t>913</w:t>
            </w:r>
          </w:p>
        </w:tc>
        <w:tc>
          <w:tcPr>
            <w:tcW w:w="0" w:type="auto"/>
          </w:tcPr>
          <w:p w14:paraId="5BA0CA8A" w14:textId="77777777" w:rsidR="00F36BA2" w:rsidRDefault="00000000">
            <w:pPr>
              <w:pStyle w:val="Compact"/>
              <w:jc w:val="right"/>
            </w:pPr>
            <w:r>
              <w:t>147</w:t>
            </w:r>
          </w:p>
        </w:tc>
        <w:tc>
          <w:tcPr>
            <w:tcW w:w="0" w:type="auto"/>
          </w:tcPr>
          <w:p w14:paraId="4286EE05" w14:textId="77777777" w:rsidR="00F36BA2" w:rsidRDefault="00000000">
            <w:pPr>
              <w:pStyle w:val="Compact"/>
              <w:jc w:val="right"/>
            </w:pPr>
            <w:r>
              <w:t>807.9</w:t>
            </w:r>
          </w:p>
        </w:tc>
        <w:tc>
          <w:tcPr>
            <w:tcW w:w="0" w:type="auto"/>
          </w:tcPr>
          <w:p w14:paraId="4D660025" w14:textId="77777777" w:rsidR="00F36BA2" w:rsidRDefault="00000000">
            <w:pPr>
              <w:pStyle w:val="Compact"/>
              <w:jc w:val="right"/>
            </w:pPr>
            <w:r>
              <w:t>1,317</w:t>
            </w:r>
          </w:p>
        </w:tc>
        <w:tc>
          <w:tcPr>
            <w:tcW w:w="0" w:type="auto"/>
          </w:tcPr>
          <w:p w14:paraId="5D206C79" w14:textId="77777777" w:rsidR="00F36BA2" w:rsidRDefault="00000000">
            <w:pPr>
              <w:pStyle w:val="Compact"/>
              <w:jc w:val="right"/>
            </w:pPr>
            <w:r>
              <w:t>420</w:t>
            </w:r>
          </w:p>
        </w:tc>
        <w:tc>
          <w:tcPr>
            <w:tcW w:w="0" w:type="auto"/>
          </w:tcPr>
          <w:p w14:paraId="3FEE406A" w14:textId="77777777" w:rsidR="00F36BA2" w:rsidRDefault="00000000">
            <w:pPr>
              <w:pStyle w:val="Compact"/>
              <w:jc w:val="right"/>
            </w:pPr>
            <w:r>
              <w:t>467</w:t>
            </w:r>
          </w:p>
        </w:tc>
      </w:tr>
      <w:tr w:rsidR="00F36BA2" w14:paraId="1D118DF6" w14:textId="77777777">
        <w:tc>
          <w:tcPr>
            <w:tcW w:w="0" w:type="auto"/>
          </w:tcPr>
          <w:p w14:paraId="0DE5897A" w14:textId="77777777" w:rsidR="00F36BA2" w:rsidRDefault="00000000">
            <w:pPr>
              <w:pStyle w:val="Compact"/>
            </w:pPr>
            <w:r>
              <w:t>2020</w:t>
            </w:r>
          </w:p>
        </w:tc>
        <w:tc>
          <w:tcPr>
            <w:tcW w:w="0" w:type="auto"/>
          </w:tcPr>
          <w:p w14:paraId="39D7B9E7" w14:textId="77777777" w:rsidR="00F36BA2" w:rsidRDefault="00000000">
            <w:pPr>
              <w:pStyle w:val="Compact"/>
              <w:jc w:val="right"/>
            </w:pPr>
            <w:r>
              <w:t>1,101</w:t>
            </w:r>
          </w:p>
        </w:tc>
        <w:tc>
          <w:tcPr>
            <w:tcW w:w="0" w:type="auto"/>
          </w:tcPr>
          <w:p w14:paraId="2403AFAE" w14:textId="77777777" w:rsidR="00F36BA2" w:rsidRDefault="00000000">
            <w:pPr>
              <w:pStyle w:val="Compact"/>
              <w:jc w:val="right"/>
            </w:pPr>
            <w:r>
              <w:t>47</w:t>
            </w:r>
          </w:p>
        </w:tc>
        <w:tc>
          <w:tcPr>
            <w:tcW w:w="0" w:type="auto"/>
          </w:tcPr>
          <w:p w14:paraId="3C777B1B" w14:textId="77777777" w:rsidR="00F36BA2" w:rsidRDefault="00000000">
            <w:pPr>
              <w:pStyle w:val="Compact"/>
              <w:jc w:val="right"/>
            </w:pPr>
            <w:r>
              <w:t>1,012.2</w:t>
            </w:r>
          </w:p>
        </w:tc>
        <w:tc>
          <w:tcPr>
            <w:tcW w:w="0" w:type="auto"/>
          </w:tcPr>
          <w:p w14:paraId="4EBA8CEE" w14:textId="77777777" w:rsidR="00F36BA2" w:rsidRDefault="00000000">
            <w:pPr>
              <w:pStyle w:val="Compact"/>
              <w:jc w:val="right"/>
            </w:pPr>
            <w:r>
              <w:t>1,196</w:t>
            </w:r>
          </w:p>
        </w:tc>
        <w:tc>
          <w:tcPr>
            <w:tcW w:w="0" w:type="auto"/>
          </w:tcPr>
          <w:p w14:paraId="65BD634C" w14:textId="77777777" w:rsidR="00F36BA2" w:rsidRDefault="00000000">
            <w:pPr>
              <w:pStyle w:val="Compact"/>
              <w:jc w:val="right"/>
            </w:pPr>
            <w:r>
              <w:t>453</w:t>
            </w:r>
          </w:p>
        </w:tc>
        <w:tc>
          <w:tcPr>
            <w:tcW w:w="0" w:type="auto"/>
          </w:tcPr>
          <w:p w14:paraId="2D973679" w14:textId="77777777" w:rsidR="00F36BA2" w:rsidRDefault="00000000">
            <w:pPr>
              <w:pStyle w:val="Compact"/>
              <w:jc w:val="right"/>
            </w:pPr>
            <w:r>
              <w:t>-</w:t>
            </w:r>
          </w:p>
        </w:tc>
      </w:tr>
      <w:tr w:rsidR="00F36BA2" w14:paraId="35C319DE" w14:textId="77777777">
        <w:tc>
          <w:tcPr>
            <w:tcW w:w="0" w:type="auto"/>
          </w:tcPr>
          <w:p w14:paraId="457FCD37" w14:textId="77777777" w:rsidR="00F36BA2" w:rsidRDefault="00000000">
            <w:pPr>
              <w:pStyle w:val="Compact"/>
            </w:pPr>
            <w:r>
              <w:t>2021</w:t>
            </w:r>
          </w:p>
        </w:tc>
        <w:tc>
          <w:tcPr>
            <w:tcW w:w="0" w:type="auto"/>
          </w:tcPr>
          <w:p w14:paraId="52F08F52" w14:textId="77777777" w:rsidR="00F36BA2" w:rsidRDefault="00000000">
            <w:pPr>
              <w:pStyle w:val="Compact"/>
              <w:jc w:val="right"/>
            </w:pPr>
            <w:r>
              <w:t>646</w:t>
            </w:r>
          </w:p>
        </w:tc>
        <w:tc>
          <w:tcPr>
            <w:tcW w:w="0" w:type="auto"/>
          </w:tcPr>
          <w:p w14:paraId="71B71C8B" w14:textId="77777777" w:rsidR="00F36BA2" w:rsidRDefault="00000000">
            <w:pPr>
              <w:pStyle w:val="Compact"/>
              <w:jc w:val="right"/>
            </w:pPr>
            <w:r>
              <w:t>11</w:t>
            </w:r>
          </w:p>
        </w:tc>
        <w:tc>
          <w:tcPr>
            <w:tcW w:w="0" w:type="auto"/>
          </w:tcPr>
          <w:p w14:paraId="18CF05F2" w14:textId="77777777" w:rsidR="00F36BA2" w:rsidRDefault="00000000">
            <w:pPr>
              <w:pStyle w:val="Compact"/>
              <w:jc w:val="right"/>
            </w:pPr>
            <w:r>
              <w:t>626.4</w:t>
            </w:r>
          </w:p>
        </w:tc>
        <w:tc>
          <w:tcPr>
            <w:tcW w:w="0" w:type="auto"/>
          </w:tcPr>
          <w:p w14:paraId="5923DBB8" w14:textId="77777777" w:rsidR="00F36BA2" w:rsidRDefault="00000000">
            <w:pPr>
              <w:pStyle w:val="Compact"/>
              <w:jc w:val="right"/>
            </w:pPr>
            <w:r>
              <w:t>668</w:t>
            </w:r>
          </w:p>
        </w:tc>
        <w:tc>
          <w:tcPr>
            <w:tcW w:w="0" w:type="auto"/>
          </w:tcPr>
          <w:p w14:paraId="4FB114A2" w14:textId="77777777" w:rsidR="00F36BA2" w:rsidRDefault="00000000">
            <w:pPr>
              <w:pStyle w:val="Compact"/>
              <w:jc w:val="right"/>
            </w:pPr>
            <w:r>
              <w:t>356</w:t>
            </w:r>
          </w:p>
        </w:tc>
        <w:tc>
          <w:tcPr>
            <w:tcW w:w="0" w:type="auto"/>
          </w:tcPr>
          <w:p w14:paraId="57716F2E" w14:textId="77777777" w:rsidR="00F36BA2" w:rsidRDefault="00000000">
            <w:pPr>
              <w:pStyle w:val="Compact"/>
              <w:jc w:val="right"/>
            </w:pPr>
            <w:r>
              <w:t>329</w:t>
            </w:r>
          </w:p>
        </w:tc>
      </w:tr>
      <w:tr w:rsidR="00F36BA2" w14:paraId="11D480AA" w14:textId="77777777">
        <w:tc>
          <w:tcPr>
            <w:tcW w:w="0" w:type="auto"/>
          </w:tcPr>
          <w:p w14:paraId="18C4318B" w14:textId="77777777" w:rsidR="00F36BA2" w:rsidRDefault="00000000">
            <w:pPr>
              <w:pStyle w:val="Compact"/>
            </w:pPr>
            <w:r>
              <w:t>2022</w:t>
            </w:r>
          </w:p>
        </w:tc>
        <w:tc>
          <w:tcPr>
            <w:tcW w:w="0" w:type="auto"/>
          </w:tcPr>
          <w:p w14:paraId="39AD5772" w14:textId="77777777" w:rsidR="00F36BA2" w:rsidRDefault="00000000">
            <w:pPr>
              <w:pStyle w:val="Compact"/>
              <w:jc w:val="right"/>
            </w:pPr>
            <w:r>
              <w:t>747</w:t>
            </w:r>
          </w:p>
        </w:tc>
        <w:tc>
          <w:tcPr>
            <w:tcW w:w="0" w:type="auto"/>
          </w:tcPr>
          <w:p w14:paraId="4A0081DC" w14:textId="77777777" w:rsidR="00F36BA2" w:rsidRDefault="00000000">
            <w:pPr>
              <w:pStyle w:val="Compact"/>
              <w:jc w:val="right"/>
            </w:pPr>
            <w:r>
              <w:t>15</w:t>
            </w:r>
          </w:p>
        </w:tc>
        <w:tc>
          <w:tcPr>
            <w:tcW w:w="0" w:type="auto"/>
          </w:tcPr>
          <w:p w14:paraId="1082BFC6" w14:textId="77777777" w:rsidR="00F36BA2" w:rsidRDefault="00000000">
            <w:pPr>
              <w:pStyle w:val="Compact"/>
              <w:jc w:val="right"/>
            </w:pPr>
            <w:r>
              <w:t>718.7</w:t>
            </w:r>
          </w:p>
        </w:tc>
        <w:tc>
          <w:tcPr>
            <w:tcW w:w="0" w:type="auto"/>
          </w:tcPr>
          <w:p w14:paraId="0303C329" w14:textId="77777777" w:rsidR="00F36BA2" w:rsidRDefault="00000000">
            <w:pPr>
              <w:pStyle w:val="Compact"/>
              <w:jc w:val="right"/>
            </w:pPr>
            <w:r>
              <w:t>776</w:t>
            </w:r>
          </w:p>
        </w:tc>
        <w:tc>
          <w:tcPr>
            <w:tcW w:w="0" w:type="auto"/>
          </w:tcPr>
          <w:p w14:paraId="4262A029" w14:textId="77777777" w:rsidR="00F36BA2" w:rsidRDefault="00000000">
            <w:pPr>
              <w:pStyle w:val="Compact"/>
              <w:jc w:val="right"/>
            </w:pPr>
            <w:r>
              <w:t>405</w:t>
            </w:r>
          </w:p>
        </w:tc>
        <w:tc>
          <w:tcPr>
            <w:tcW w:w="0" w:type="auto"/>
          </w:tcPr>
          <w:p w14:paraId="5CA71B70" w14:textId="77777777" w:rsidR="00F36BA2" w:rsidRDefault="00000000">
            <w:pPr>
              <w:pStyle w:val="Compact"/>
              <w:jc w:val="right"/>
            </w:pPr>
            <w:r>
              <w:t>386</w:t>
            </w:r>
          </w:p>
        </w:tc>
      </w:tr>
    </w:tbl>
    <w:p w14:paraId="2058BF98" w14:textId="77777777" w:rsidR="00F36BA2" w:rsidRDefault="00000000">
      <w:pPr>
        <w:pStyle w:val="CaptionedFigure"/>
      </w:pPr>
      <w:r>
        <w:rPr>
          <w:noProof/>
        </w:rPr>
        <w:drawing>
          <wp:inline distT="0" distB="0" distL="0" distR="0" wp14:anchorId="29E1779C" wp14:editId="49B665A0">
            <wp:extent cx="5504749" cy="3669832"/>
            <wp:effectExtent l="0" t="0" r="0" b="0"/>
            <wp:docPr id="1550565136" name="Picture" descr="Figure 4.7: Annual estimates of upstream escapement of winter steelhead to the Dungeness River between Feb 1 and June 15, including counts of observed fish (from SONAR) and redd-based estimate of spawners."/>
            <wp:cNvGraphicFramePr/>
            <a:graphic xmlns:a="http://schemas.openxmlformats.org/drawingml/2006/main">
              <a:graphicData uri="http://schemas.openxmlformats.org/drawingml/2006/picture">
                <pic:pic xmlns:pic="http://schemas.openxmlformats.org/drawingml/2006/picture">
                  <pic:nvPicPr>
                    <pic:cNvPr id="0"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07BAE8CA" w14:textId="77777777" w:rsidR="00F36BA2" w:rsidRDefault="00000000">
      <w:pPr>
        <w:pStyle w:val="ImageCaption"/>
      </w:pPr>
      <w:r>
        <w:t>Figure 4.7: Annual estimates of upstream escapement of winter steelhead to the Dungeness River between Feb 1 and June 15, including counts of observed fish (from SONAR) and redd-based estimate of spawners.</w:t>
      </w:r>
    </w:p>
    <w:p w14:paraId="28813433" w14:textId="77777777" w:rsidR="00F36BA2" w:rsidRDefault="00000000">
      <w:pPr>
        <w:pStyle w:val="Heading1"/>
      </w:pPr>
      <w:bookmarkStart w:id="134" w:name="discussion"/>
      <w:bookmarkEnd w:id="128"/>
      <w:bookmarkEnd w:id="132"/>
      <w:bookmarkEnd w:id="133"/>
      <w:r>
        <w:rPr>
          <w:rStyle w:val="SectionNumber"/>
        </w:rPr>
        <w:t>5</w:t>
      </w:r>
      <w:r>
        <w:tab/>
        <w:t>Discussion</w:t>
      </w:r>
    </w:p>
    <w:p w14:paraId="7FBC3F72" w14:textId="609B6463" w:rsidR="00F36BA2" w:rsidRDefault="00000000">
      <w:pPr>
        <w:pStyle w:val="FirstParagraph"/>
      </w:pPr>
      <w:r>
        <w:t xml:space="preserve">We used SONAR to make annual estimates of winter steelhead on the Dungeness River for spawn years 2019 - 2022.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w:t>
      </w:r>
      <w:del w:id="135" w:author="Trumbull, Robert" w:date="2024-03-16T14:47:00Z">
        <w:r w:rsidDel="008D1E91">
          <w:delText xml:space="preserve">prompted </w:delText>
        </w:r>
      </w:del>
      <w:ins w:id="136" w:author="Trumbull, Robert" w:date="2024-03-16T14:47:00Z">
        <w:r w:rsidR="008D1E91">
          <w:t xml:space="preserve">yielded </w:t>
        </w:r>
      </w:ins>
      <w:r>
        <w:t>several observations worth mentioning.</w:t>
      </w:r>
    </w:p>
    <w:p w14:paraId="73DAFE15" w14:textId="3A9540FF" w:rsidR="00F36BA2" w:rsidRDefault="00000000">
      <w:pPr>
        <w:pStyle w:val="BodyText"/>
      </w:pPr>
      <w:r>
        <w:t xml:space="preserve">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w:t>
      </w:r>
      <w:r>
        <w:lastRenderedPageBreak/>
        <w:t>behavior at the site, access and security are important considerations. After we moved the SONAR site slightly upstream in 2019, and deployed the unit from a fixed platform on the bank, it was much easier for the team to check on and make adjustments to the unit. The 2019-2022 site is also located on WDFW property, enabling a direct power source</w:t>
      </w:r>
      <w:del w:id="137" w:author="Trumbull, Robert" w:date="2024-03-16T14:49:00Z">
        <w:r w:rsidDel="008D1E91">
          <w:delText>,</w:delText>
        </w:r>
      </w:del>
      <w:r>
        <w:t xml:space="preserve"> and</w:t>
      </w:r>
      <w:ins w:id="138" w:author="Trumbull, Robert" w:date="2024-03-16T14:48:00Z">
        <w:r w:rsidR="008D1E91">
          <w:t xml:space="preserve"> the placement of</w:t>
        </w:r>
      </w:ins>
      <w:r>
        <w:t xml:space="preserve"> an on-site staff trailer for security and comfort in bad weather.</w:t>
      </w:r>
    </w:p>
    <w:p w14:paraId="33526DA1" w14:textId="6BCCFFEE" w:rsidR="00F36BA2" w:rsidRDefault="00000000">
      <w:pPr>
        <w:pStyle w:val="BodyText"/>
      </w:pPr>
      <w:r>
        <w:t>In addition to the location, several factors in 2018 led to unrealistic estimates of escapement. The amount of SONAR imagery that was not reviewed in 2018 was much higher than in other years (Figures 3.5 and 3.6 and Table 3.4). Additionally, the counts of both upstream and downstream moving fish were much higher in 2018, presumably due in part to more milling behavior at that site. The mean count of upstream moving fish in 2018 in a half-hour period was 1.02, while it ranged from 0.24 - 0.35 in 2019 - 2022. For downstream moving fish it was a mean of 0.70 in 2018, and a range of 0.1 - 0.15 in 2019 - 2022. Due to these reasons, we made the decision to treat 2018 as a pilot year and did not make a SONAR-based escapement estimate,</w:t>
      </w:r>
      <w:ins w:id="139" w:author="Trumbull, Robert" w:date="2024-03-16T14:49:00Z">
        <w:r w:rsidR="008D1E91">
          <w:t xml:space="preserve"> </w:t>
        </w:r>
      </w:ins>
      <w:del w:id="140" w:author="Trumbull, Robert" w:date="2024-03-16T14:49:00Z">
        <w:r w:rsidDel="008D1E91">
          <w:delText xml:space="preserve"> and </w:delText>
        </w:r>
      </w:del>
      <w:r>
        <w:t>instead utiliz</w:t>
      </w:r>
      <w:ins w:id="141" w:author="Trumbull, Robert" w:date="2024-03-16T14:49:00Z">
        <w:r w:rsidR="008D1E91">
          <w:t>ing</w:t>
        </w:r>
      </w:ins>
      <w:del w:id="142" w:author="Trumbull, Robert" w:date="2024-03-16T14:49:00Z">
        <w:r w:rsidDel="008D1E91">
          <w:delText>e</w:delText>
        </w:r>
      </w:del>
      <w:r>
        <w:t xml:space="preserve"> the lessons learned from that year to improve operations in subsequent years.</w:t>
      </w:r>
    </w:p>
    <w:p w14:paraId="7C449905" w14:textId="1BAAF83E" w:rsidR="00F36BA2" w:rsidRDefault="00000000">
      <w:pPr>
        <w:pStyle w:val="BodyText"/>
      </w:pPr>
      <w:r>
        <w:t>Second, the variability between observers</w:t>
      </w:r>
      <w:ins w:id="143" w:author="Trumbull, Robert" w:date="2024-03-16T14:51:00Z">
        <w:r w:rsidR="008D1E91">
          <w:t xml:space="preserve"> in image analysis </w:t>
        </w:r>
      </w:ins>
      <w:del w:id="144" w:author="Trumbull, Robert" w:date="2024-03-16T14:51:00Z">
        <w:r w:rsidDel="008D1E91">
          <w:delText xml:space="preserve"> </w:delText>
        </w:r>
      </w:del>
      <w:r>
        <w:t xml:space="preserve">was relatively small. The total counts between pairs of observers each year were very similar, especially for upstream moving fish (Table 4.1). The coefficient of variation among different observers’ length measurements </w:t>
      </w:r>
      <w:ins w:id="145" w:author="Trumbull, Robert" w:date="2024-03-16T14:52:00Z">
        <w:r w:rsidR="008D1E91">
          <w:t xml:space="preserve">meanwhile </w:t>
        </w:r>
      </w:ins>
      <w:r>
        <w:t xml:space="preserve">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w:t>
      </w:r>
      <w:ins w:id="146" w:author="Trumbull, Robert" w:date="2024-03-16T14:52:00Z">
        <w:r w:rsidR="008D1E91">
          <w:t xml:space="preserve">therefore </w:t>
        </w:r>
      </w:ins>
      <w:r>
        <w:t xml:space="preserve">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w:t>
      </w:r>
      <w:ins w:id="147" w:author="Trumbull, Robert" w:date="2024-03-16T14:54:00Z">
        <w:r w:rsidR="008D1E91">
          <w:t>appears to</w:t>
        </w:r>
      </w:ins>
      <w:del w:id="148" w:author="Trumbull, Robert" w:date="2024-03-16T14:54:00Z">
        <w:r w:rsidDel="008D1E91">
          <w:delText>should</w:delText>
        </w:r>
      </w:del>
      <w:r>
        <w:t xml:space="preserve"> be minimal.</w:t>
      </w:r>
    </w:p>
    <w:p w14:paraId="6EAF455B" w14:textId="73E4BF01" w:rsidR="00F36BA2" w:rsidRDefault="00000000">
      <w:pPr>
        <w:pStyle w:val="BodyText"/>
      </w:pPr>
      <w:r>
        <w:t xml:space="preserve">Third, how to best deal with steelhead </w:t>
      </w:r>
      <w:proofErr w:type="spellStart"/>
      <w:r>
        <w:t>kelts</w:t>
      </w:r>
      <w:proofErr w:type="spellEnd"/>
      <w:r>
        <w:t xml:space="preserve"> </w:t>
      </w:r>
      <w:ins w:id="149" w:author="Trumbull, Robert" w:date="2024-03-16T14:54:00Z">
        <w:r w:rsidR="008D1E91">
          <w:t>remains</w:t>
        </w:r>
      </w:ins>
      <w:del w:id="150" w:author="Trumbull, Robert" w:date="2024-03-16T14:54:00Z">
        <w:r w:rsidDel="008D1E91">
          <w:delText>is</w:delText>
        </w:r>
      </w:del>
      <w:r>
        <w:t xml:space="preserve">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would not like those counts to cancel each other out. Currently, we are sidestepping this issue by assuming that the number of kelts detected prior to May 15 is equal to the number of downstream milling detections after that date. However, that date is at best an educated guess</w:t>
      </w:r>
      <w:ins w:id="151" w:author="Trumbull, Robert" w:date="2024-03-16T14:55:00Z">
        <w:r w:rsidR="008D1E91">
          <w:t>,</w:t>
        </w:r>
      </w:ins>
      <w:r>
        <w:t xml:space="preserve"> </w:t>
      </w:r>
      <w:ins w:id="152" w:author="Trumbull, Robert" w:date="2024-03-16T14:55:00Z">
        <w:r w:rsidR="008D1E91">
          <w:t xml:space="preserve">inexactitude </w:t>
        </w:r>
      </w:ins>
      <w:r>
        <w:t xml:space="preserve">which could lead to bias in our estimates in one direction or the other. Continued investigation </w:t>
      </w:r>
      <w:ins w:id="153" w:author="Trumbull, Robert" w:date="2024-03-16T14:56:00Z">
        <w:r w:rsidR="00A47EF0">
          <w:t>on</w:t>
        </w:r>
      </w:ins>
      <w:del w:id="154" w:author="Trumbull, Robert" w:date="2024-03-16T14:56:00Z">
        <w:r w:rsidDel="00A47EF0">
          <w:delText>of</w:delText>
        </w:r>
      </w:del>
      <w:r>
        <w:t xml:space="preserve"> this issue is warranted, perhaps </w:t>
      </w:r>
      <w:del w:id="155" w:author="Trumbull, Robert" w:date="2024-03-16T14:56:00Z">
        <w:r w:rsidDel="00A47EF0">
          <w:delText>by more</w:delText>
        </w:r>
      </w:del>
      <w:ins w:id="156" w:author="Trumbull, Robert" w:date="2024-03-16T14:56:00Z">
        <w:r w:rsidR="00A47EF0">
          <w:t>through</w:t>
        </w:r>
      </w:ins>
      <w:r>
        <w:t xml:space="preserve"> clos</w:t>
      </w:r>
      <w:ins w:id="157" w:author="Trumbull, Robert" w:date="2024-03-16T14:56:00Z">
        <w:r w:rsidR="00A47EF0">
          <w:t xml:space="preserve">er </w:t>
        </w:r>
      </w:ins>
      <w:del w:id="158" w:author="Trumbull, Robert" w:date="2024-03-16T14:57:00Z">
        <w:r w:rsidDel="00A47EF0">
          <w:delText xml:space="preserve">ely </w:delText>
        </w:r>
      </w:del>
      <w:r>
        <w:t>examin</w:t>
      </w:r>
      <w:ins w:id="159" w:author="Trumbull, Robert" w:date="2024-03-16T14:57:00Z">
        <w:r w:rsidR="00A47EF0">
          <w:t>ation of</w:t>
        </w:r>
      </w:ins>
      <w:del w:id="160" w:author="Trumbull, Robert" w:date="2024-03-16T14:57:00Z">
        <w:r w:rsidDel="00A47EF0">
          <w:delText>ing</w:delText>
        </w:r>
      </w:del>
      <w:r>
        <w:t xml:space="preserve"> the species composition data for </w:t>
      </w:r>
      <w:proofErr w:type="spellStart"/>
      <w:r>
        <w:t>kelting</w:t>
      </w:r>
      <w:proofErr w:type="spellEnd"/>
      <w:r>
        <w:t xml:space="preserve"> behavior (or </w:t>
      </w:r>
      <w:ins w:id="161" w:author="Trumbull, Robert" w:date="2024-03-16T14:57:00Z">
        <w:r w:rsidR="00A47EF0">
          <w:t xml:space="preserve">a </w:t>
        </w:r>
      </w:ins>
      <w:r>
        <w:t>chang</w:t>
      </w:r>
      <w:ins w:id="162" w:author="Trumbull, Robert" w:date="2024-03-16T14:57:00Z">
        <w:r w:rsidR="00A47EF0">
          <w:t>e in</w:t>
        </w:r>
      </w:ins>
      <w:del w:id="163" w:author="Trumbull, Robert" w:date="2024-03-16T14:57:00Z">
        <w:r w:rsidDel="00A47EF0">
          <w:delText>ing</w:delText>
        </w:r>
      </w:del>
      <w:r>
        <w:t xml:space="preserve"> the species composition sampling to better target </w:t>
      </w:r>
      <w:proofErr w:type="spellStart"/>
      <w:r>
        <w:t>kelts</w:t>
      </w:r>
      <w:proofErr w:type="spellEnd"/>
      <w:r>
        <w:t xml:space="preserve">) or </w:t>
      </w:r>
      <w:ins w:id="164" w:author="Trumbull, Robert" w:date="2024-03-16T14:57:00Z">
        <w:r w:rsidR="00A47EF0">
          <w:t xml:space="preserve">through an analysis of </w:t>
        </w:r>
      </w:ins>
      <w:del w:id="165" w:author="Trumbull, Robert" w:date="2024-03-16T14:57:00Z">
        <w:r w:rsidDel="00A47EF0">
          <w:delText xml:space="preserve">by analyzing </w:delText>
        </w:r>
      </w:del>
      <w:r>
        <w:t>metrics such as the upstream:downstream count ratios through the season,</w:t>
      </w:r>
      <w:ins w:id="166" w:author="Trumbull, Robert" w:date="2024-03-16T14:57:00Z">
        <w:r w:rsidR="00A47EF0">
          <w:t xml:space="preserve"> </w:t>
        </w:r>
      </w:ins>
      <w:ins w:id="167" w:author="Trumbull, Robert" w:date="2024-03-16T14:58:00Z">
        <w:r w:rsidR="00A47EF0">
          <w:t xml:space="preserve">in </w:t>
        </w:r>
        <w:proofErr w:type="spellStart"/>
        <w:r w:rsidR="00A47EF0">
          <w:t>order</w:t>
        </w:r>
      </w:ins>
      <w:r>
        <w:t xml:space="preserve"> </w:t>
      </w:r>
      <w:proofErr w:type="spellEnd"/>
      <w:r>
        <w:t xml:space="preserve">to determine if </w:t>
      </w:r>
      <w:del w:id="168" w:author="Trumbull, Robert" w:date="2024-03-16T14:59:00Z">
        <w:r w:rsidDel="00A47EF0">
          <w:delText xml:space="preserve">there is </w:delText>
        </w:r>
      </w:del>
      <w:r>
        <w:t xml:space="preserve">a pattern </w:t>
      </w:r>
      <w:ins w:id="169" w:author="Trumbull, Robert" w:date="2024-03-16T14:59:00Z">
        <w:r w:rsidR="00A47EF0">
          <w:t xml:space="preserve">exists </w:t>
        </w:r>
      </w:ins>
      <w:r>
        <w:t xml:space="preserve">that could guide </w:t>
      </w:r>
      <w:ins w:id="170" w:author="Trumbull, Robert" w:date="2024-03-16T15:00:00Z">
        <w:r w:rsidR="00A47EF0">
          <w:t xml:space="preserve">calculations of </w:t>
        </w:r>
      </w:ins>
      <w:r>
        <w:t>what that equilibrium date should be.</w:t>
      </w:r>
    </w:p>
    <w:p w14:paraId="5504AD84" w14:textId="5F1843C0" w:rsidR="00F36BA2" w:rsidRDefault="00000000">
      <w:pPr>
        <w:pStyle w:val="BodyText"/>
      </w:pPr>
      <w:r>
        <w:t xml:space="preserve">Finally, the species composition data </w:t>
      </w:r>
      <w:proofErr w:type="gramStart"/>
      <w:ins w:id="171" w:author="Trumbull, Robert" w:date="2024-03-16T15:00:00Z">
        <w:r w:rsidR="00A47EF0">
          <w:t xml:space="preserve">in particular </w:t>
        </w:r>
      </w:ins>
      <w:r>
        <w:t>raised</w:t>
      </w:r>
      <w:proofErr w:type="gramEnd"/>
      <w:r>
        <w:t xml:space="preserve">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In addition, the current methods cannot account for potential differences in </w:t>
      </w:r>
      <w:del w:id="172" w:author="Trumbull, Robert" w:date="2024-03-16T15:01:00Z">
        <w:r w:rsidDel="00A47EF0">
          <w:delText>what hour</w:delText>
        </w:r>
      </w:del>
      <w:ins w:id="173" w:author="Trumbull, Robert" w:date="2024-03-16T15:01:00Z">
        <w:r w:rsidR="00A47EF0">
          <w:t>the hour</w:t>
        </w:r>
      </w:ins>
      <w:r>
        <w:t xml:space="preserve"> of</w:t>
      </w:r>
      <w:del w:id="174" w:author="Trumbull, Robert" w:date="2024-03-16T15:01:00Z">
        <w:r w:rsidDel="00A47EF0">
          <w:delText xml:space="preserve"> the</w:delText>
        </w:r>
      </w:del>
      <w:r>
        <w:t xml:space="preserve"> day certain species are more or less likely to move. If steelhead are more likely to move at night</w:t>
      </w:r>
      <w:ins w:id="175" w:author="Trumbull, Robert" w:date="2024-03-16T15:01:00Z">
        <w:r w:rsidR="00A47EF0">
          <w:t xml:space="preserve"> compared to other species</w:t>
        </w:r>
      </w:ins>
      <w:r>
        <w:t xml:space="preserve">, as </w:t>
      </w:r>
      <w:ins w:id="176" w:author="Trumbull, Robert" w:date="2024-03-16T15:02:00Z">
        <w:r w:rsidR="00A47EF0">
          <w:t xml:space="preserve">is </w:t>
        </w:r>
      </w:ins>
      <w:r>
        <w:t xml:space="preserve">suggested by the hour of day co-variate in our model, </w:t>
      </w:r>
      <w:del w:id="177" w:author="Trumbull, Robert" w:date="2024-03-16T15:02:00Z">
        <w:r w:rsidDel="00A47EF0">
          <w:delText xml:space="preserve">compared to other species, </w:delText>
        </w:r>
      </w:del>
      <w:r>
        <w:t>we would want to incorporate hour of day into our species prediction. Without a different study design for species composition, we are unable to address this question</w:t>
      </w:r>
      <w:ins w:id="178" w:author="Trumbull, Robert" w:date="2024-03-16T15:02:00Z">
        <w:r w:rsidR="00A47EF0">
          <w:t xml:space="preserve"> </w:t>
        </w:r>
      </w:ins>
      <w:ins w:id="179" w:author="Trumbull, Robert" w:date="2024-03-16T15:04:00Z">
        <w:r w:rsidR="00A47EF0">
          <w:t>at</w:t>
        </w:r>
      </w:ins>
      <w:ins w:id="180" w:author="Trumbull, Robert" w:date="2024-03-16T15:02:00Z">
        <w:r w:rsidR="00A47EF0">
          <w:t xml:space="preserve"> </w:t>
        </w:r>
      </w:ins>
      <w:ins w:id="181" w:author="Trumbull, Robert" w:date="2024-03-16T15:03:00Z">
        <w:r w:rsidR="00A47EF0">
          <w:t>present</w:t>
        </w:r>
      </w:ins>
      <w:r>
        <w:t xml:space="preserve">. However, it seems </w:t>
      </w:r>
      <w:r>
        <w:lastRenderedPageBreak/>
        <w:t>reasonable to assume that steelhead and bull trout have similar behavior with regards to movement and time of day</w:t>
      </w:r>
      <w:ins w:id="182" w:author="Trumbull, Robert" w:date="2024-03-16T15:05:00Z">
        <w:r w:rsidR="00A47EF0">
          <w:t xml:space="preserve"> generally</w:t>
        </w:r>
      </w:ins>
      <w:r>
        <w:t>.</w:t>
      </w:r>
    </w:p>
    <w:p w14:paraId="2F818BBA" w14:textId="54F14B7C" w:rsidR="00F36BA2" w:rsidRDefault="00726365">
      <w:pPr>
        <w:pStyle w:val="BodyText"/>
      </w:pPr>
      <w:ins w:id="183" w:author="Trumbull, Robert" w:date="2024-03-16T15:06:00Z">
        <w:r>
          <w:t>Notably, t</w:t>
        </w:r>
      </w:ins>
      <w:del w:id="184" w:author="Trumbull, Robert" w:date="2024-03-16T15:06:00Z">
        <w:r w:rsidR="00000000" w:rsidDel="00726365">
          <w:delText>T</w:delText>
        </w:r>
      </w:del>
      <w:r w:rsidR="00000000">
        <w:t>he SONAR-based estimates of steelhead escapement were significantly greater than redd-based estimates for the three years we could makes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w:t>
      </w:r>
      <w:del w:id="185" w:author="Trumbull, Robert" w:date="2024-03-16T15:08:00Z">
        <w:r w:rsidR="00000000" w:rsidDel="00726365">
          <w:delText>,</w:delText>
        </w:r>
      </w:del>
      <w:r w:rsidR="00000000">
        <w:t xml:space="preserve"> and </w:t>
      </w:r>
      <w:ins w:id="186" w:author="Trumbull, Robert" w:date="2024-03-16T15:08:00Z">
        <w:r>
          <w:t xml:space="preserve">thus </w:t>
        </w:r>
      </w:ins>
      <w:r w:rsidR="00000000">
        <w:t xml:space="preserve">often observed imperfectly (Murdoch et al. 2018), leading to an </w:t>
      </w:r>
      <w:ins w:id="187" w:author="Trumbull, Robert" w:date="2024-03-16T15:08:00Z">
        <w:r>
          <w:t xml:space="preserve">overall </w:t>
        </w:r>
      </w:ins>
      <w:r w:rsidR="00000000">
        <w:t xml:space="preserve">under-count of </w:t>
      </w:r>
      <w:proofErr w:type="spellStart"/>
      <w:r w:rsidR="00000000">
        <w:t>redds</w:t>
      </w:r>
      <w:proofErr w:type="spellEnd"/>
      <w:r w:rsidR="00000000">
        <w:t xml:space="preserve">. In addition, </w:t>
      </w:r>
      <w:ins w:id="188" w:author="Trumbull, Robert" w:date="2024-03-16T15:09:00Z">
        <w:r>
          <w:t xml:space="preserve">it is possible that </w:t>
        </w:r>
      </w:ins>
      <w:del w:id="189" w:author="Trumbull, Robert" w:date="2024-03-16T15:09:00Z">
        <w:r w:rsidR="00000000" w:rsidDel="00726365">
          <w:delText xml:space="preserve">perhaps </w:delText>
        </w:r>
      </w:del>
      <w:r w:rsidR="00000000">
        <w:t xml:space="preserve">not all of steelhead spawning habitat was surveyed for redds. In fact, </w:t>
      </w:r>
      <w:ins w:id="190" w:author="Trumbull, Robert" w:date="2024-03-16T15:12:00Z">
        <w:r>
          <w:t>for the reasons discuss</w:t>
        </w:r>
      </w:ins>
      <w:ins w:id="191" w:author="Trumbull, Robert" w:date="2024-03-16T15:13:00Z">
        <w:r>
          <w:t xml:space="preserve">ed above, </w:t>
        </w:r>
      </w:ins>
      <w:r w:rsidR="00000000">
        <w:t>the Grey Wolf River and upper Dungeness are difficult to access, and due to their high gradients</w:t>
      </w:r>
      <w:del w:id="192" w:author="Trumbull, Robert" w:date="2024-03-16T15:13:00Z">
        <w:r w:rsidR="00000000" w:rsidDel="00726365">
          <w:delText>,</w:delText>
        </w:r>
      </w:del>
      <w:r w:rsidR="00000000">
        <w:t xml:space="preserve"> must be surveyed at lower flows than </w:t>
      </w:r>
      <w:ins w:id="193" w:author="Trumbull, Robert" w:date="2024-03-16T15:13:00Z">
        <w:r>
          <w:t xml:space="preserve">habitats in </w:t>
        </w:r>
      </w:ins>
      <w:r w:rsidR="00000000">
        <w:t>the lower basin, resulting in few surveys per season</w:t>
      </w:r>
      <w:del w:id="194" w:author="Trumbull, Robert" w:date="2024-03-16T15:13:00Z">
        <w:r w:rsidR="00000000" w:rsidDel="00726365">
          <w:delText>,</w:delText>
        </w:r>
      </w:del>
      <w:r w:rsidR="00000000">
        <w:t xml:space="preserve"> and </w:t>
      </w:r>
      <w:del w:id="195" w:author="Trumbull, Robert" w:date="2024-03-16T15:14:00Z">
        <w:r w:rsidR="00000000" w:rsidDel="00726365">
          <w:delText xml:space="preserve">the </w:delText>
        </w:r>
      </w:del>
      <w:ins w:id="196" w:author="Trumbull, Robert" w:date="2024-03-16T15:14:00Z">
        <w:r>
          <w:t>a greater</w:t>
        </w:r>
        <w:r>
          <w:t xml:space="preserve"> </w:t>
        </w:r>
      </w:ins>
      <w:r w:rsidR="00000000">
        <w:t>potential to miss redds. Another reason for th</w:t>
      </w:r>
      <w:ins w:id="197" w:author="Trumbull, Robert" w:date="2024-03-16T15:14:00Z">
        <w:r>
          <w:t>e disparity</w:t>
        </w:r>
      </w:ins>
      <w:del w:id="198" w:author="Trumbull, Robert" w:date="2024-03-16T15:14:00Z">
        <w:r w:rsidR="00000000" w:rsidDel="00726365">
          <w:delText>is</w:delText>
        </w:r>
      </w:del>
      <w:r w:rsidR="00000000">
        <w:t xml:space="preserve"> could be </w:t>
      </w:r>
      <w:del w:id="199" w:author="Trumbull, Robert" w:date="2024-03-16T15:14:00Z">
        <w:r w:rsidR="00000000" w:rsidDel="00726365">
          <w:delText xml:space="preserve">because </w:delText>
        </w:r>
      </w:del>
      <w:ins w:id="200" w:author="Trumbull, Robert" w:date="2024-03-16T15:14:00Z">
        <w:r>
          <w:t xml:space="preserve">that </w:t>
        </w:r>
      </w:ins>
      <w:r w:rsidR="00000000">
        <w:t xml:space="preserve">the fish / </w:t>
      </w:r>
      <w:proofErr w:type="spellStart"/>
      <w:r w:rsidR="00000000">
        <w:t>redd</w:t>
      </w:r>
      <w:proofErr w:type="spellEnd"/>
      <w:r w:rsidR="00000000">
        <w:t xml:space="preserve"> number used, 1.62, is too low. Finally, the year that redd expansions are based on, 2015, was an abnormally low water year, and may not reflect spawn timing in average water years. Alternatively, the SONAR-based estimate</w:t>
      </w:r>
      <w:ins w:id="201" w:author="Trumbull, Robert" w:date="2024-03-16T15:15:00Z">
        <w:r>
          <w:t xml:space="preserve">, for its part, </w:t>
        </w:r>
      </w:ins>
      <w:del w:id="202" w:author="Trumbull, Robert" w:date="2024-03-16T15:14:00Z">
        <w:r w:rsidR="00000000" w:rsidDel="00726365">
          <w:delText xml:space="preserve"> </w:delText>
        </w:r>
      </w:del>
      <w:r w:rsidR="00000000">
        <w:t>could be biased high if the date we chose to stop subtracting downstream moving fish was too early, or if our species composition model identified too many non-steelhead fish as steelhead. I</w:t>
      </w:r>
      <w:ins w:id="203" w:author="Trumbull, Robert" w:date="2024-03-16T15:16:00Z">
        <w:r w:rsidR="009425BC">
          <w:t>n connection with this, i</w:t>
        </w:r>
      </w:ins>
      <w:r w:rsidR="00000000">
        <w:t>t should be noted that the SONAR-based estimates consistently tracked the redd-based estimates (redd-based estimates were on average 51.2 % of the SONAR-based estimates), suggesting a consistent bias between the two.</w:t>
      </w:r>
    </w:p>
    <w:p w14:paraId="17DA3231" w14:textId="77777777" w:rsidR="00F36BA2" w:rsidRDefault="00000000">
      <w:pPr>
        <w:pStyle w:val="Heading2"/>
      </w:pPr>
      <w:bookmarkStart w:id="204" w:name="recommendations"/>
      <w:r>
        <w:rPr>
          <w:rStyle w:val="SectionNumber"/>
        </w:rPr>
        <w:t>5.1</w:t>
      </w:r>
      <w:r>
        <w:tab/>
        <w:t>Recommendations</w:t>
      </w:r>
    </w:p>
    <w:p w14:paraId="28C4508D" w14:textId="278D135A" w:rsidR="00F36BA2" w:rsidRDefault="00000000">
      <w:pPr>
        <w:pStyle w:val="FirstParagraph"/>
      </w:pPr>
      <w:r>
        <w:t xml:space="preserve">In the future, we recommend setting the SONAR unit up earlier in the year, before the steelhead start moving into the Dungeness. Even in 2021, when the SONAR was deployed starting February 1, </w:t>
      </w:r>
      <w:del w:id="205" w:author="Trumbull, Robert" w:date="2024-03-16T15:17:00Z">
        <w:r w:rsidDel="009425BC">
          <w:delText xml:space="preserve">there was </w:delText>
        </w:r>
      </w:del>
      <w:r>
        <w:t xml:space="preserve">still one steelhead </w:t>
      </w:r>
      <w:ins w:id="206" w:author="Trumbull, Robert" w:date="2024-03-16T15:17:00Z">
        <w:r w:rsidR="009425BC">
          <w:t xml:space="preserve">was </w:t>
        </w:r>
      </w:ins>
      <w:r>
        <w:t xml:space="preserve">detected on that date, suggesting the run may begin </w:t>
      </w:r>
      <w:ins w:id="207" w:author="Trumbull, Robert" w:date="2024-03-16T15:17:00Z">
        <w:r w:rsidR="009425BC">
          <w:t xml:space="preserve">even </w:t>
        </w:r>
      </w:ins>
      <w:del w:id="208" w:author="Trumbull, Robert" w:date="2024-03-16T15:17:00Z">
        <w:r w:rsidDel="009425BC">
          <w:delText xml:space="preserve">sooner </w:delText>
        </w:r>
      </w:del>
      <w:ins w:id="209" w:author="Trumbull, Robert" w:date="2024-03-16T15:17:00Z">
        <w:r w:rsidR="009425BC">
          <w:t>earlier</w:t>
        </w:r>
        <w:r w:rsidR="009425BC">
          <w:t xml:space="preserve"> </w:t>
        </w:r>
      </w:ins>
      <w:r>
        <w:t>than that. If the SONAR is deployed earlier</w:t>
      </w:r>
      <w:ins w:id="210" w:author="Trumbull, Robert" w:date="2024-03-16T15:18:00Z">
        <w:r w:rsidR="009425BC">
          <w:t xml:space="preserve"> in this way</w:t>
        </w:r>
      </w:ins>
      <w:r>
        <w:t xml:space="preserve">, then we would also recommend that the species composition sampling begin at the same point in the year </w:t>
      </w:r>
      <w:del w:id="211" w:author="Trumbull, Robert" w:date="2024-03-16T15:18:00Z">
        <w:r w:rsidDel="009425BC">
          <w:delText>that the SONAR is deployed,</w:delText>
        </w:r>
      </w:del>
      <w:ins w:id="212" w:author="Trumbull, Robert" w:date="2024-03-16T15:18:00Z">
        <w:r w:rsidR="009425BC">
          <w:t>alongside it,</w:t>
        </w:r>
      </w:ins>
      <w:r>
        <w:t xml:space="preserve"> to ensure that we can identify when steelhead (as opposed to other species) are moving in the Dungeness. After a few years of deploying quite early, we may </w:t>
      </w:r>
      <w:ins w:id="213" w:author="Trumbull, Robert" w:date="2024-03-16T15:19:00Z">
        <w:r w:rsidR="009425BC">
          <w:t xml:space="preserve">then </w:t>
        </w:r>
      </w:ins>
      <w:r>
        <w:t>begin to move that deployment date later with a firmer understanding of when the run starts</w:t>
      </w:r>
      <w:ins w:id="214" w:author="Trumbull, Robert" w:date="2024-03-16T15:19:00Z">
        <w:r w:rsidR="009425BC">
          <w:t xml:space="preserve"> in hand</w:t>
        </w:r>
      </w:ins>
      <w:r>
        <w:t>.</w:t>
      </w:r>
    </w:p>
    <w:p w14:paraId="0E530765" w14:textId="04786C0B" w:rsidR="00F36BA2" w:rsidRDefault="00000000">
      <w:pPr>
        <w:pStyle w:val="BodyText"/>
      </w:pPr>
      <w:r>
        <w:t xml:space="preserve">We also recommend investigating the use of image recognition software and machine learning processing to help automate the review of SONAR images. </w:t>
      </w:r>
      <w:ins w:id="215" w:author="Trumbull, Robert" w:date="2024-03-16T15:22:00Z">
        <w:r w:rsidR="009425BC">
          <w:t>Using</w:t>
        </w:r>
      </w:ins>
      <w:ins w:id="216" w:author="Trumbull, Robert" w:date="2024-03-16T15:21:00Z">
        <w:r w:rsidR="009425BC">
          <w:t xml:space="preserve"> current </w:t>
        </w:r>
      </w:ins>
      <w:ins w:id="217" w:author="Trumbull, Robert" w:date="2024-03-16T15:22:00Z">
        <w:r w:rsidR="009425BC">
          <w:t>methods</w:t>
        </w:r>
      </w:ins>
      <w:ins w:id="218" w:author="Trumbull, Robert" w:date="2024-03-16T15:20:00Z">
        <w:r w:rsidR="009425BC">
          <w:t>, t</w:t>
        </w:r>
      </w:ins>
      <w:del w:id="219" w:author="Trumbull, Robert" w:date="2024-03-16T15:20:00Z">
        <w:r w:rsidDel="009425BC">
          <w:delText>T</w:delText>
        </w:r>
      </w:del>
      <w:r>
        <w:t xml:space="preserve">echnicians </w:t>
      </w:r>
      <w:ins w:id="220" w:author="Trumbull, Robert" w:date="2024-03-16T15:21:00Z">
        <w:r w:rsidR="009425BC">
          <w:t xml:space="preserve">must </w:t>
        </w:r>
      </w:ins>
      <w:del w:id="221" w:author="Trumbull, Robert" w:date="2024-03-16T15:21:00Z">
        <w:r w:rsidDel="009425BC">
          <w:delText xml:space="preserve">are required to </w:delText>
        </w:r>
      </w:del>
      <w:r>
        <w:t xml:space="preserve">spend a substantial amount of time reviewing SONAR video, and </w:t>
      </w:r>
      <w:ins w:id="222" w:author="Trumbull, Robert" w:date="2024-03-16T15:23:00Z">
        <w:r w:rsidR="009425BC">
          <w:t xml:space="preserve">multiple benefits would result from </w:t>
        </w:r>
      </w:ins>
      <w:del w:id="223" w:author="Trumbull, Robert" w:date="2024-03-16T15:23:00Z">
        <w:r w:rsidDel="009425BC">
          <w:delText xml:space="preserve">if </w:delText>
        </w:r>
      </w:del>
      <w:r>
        <w:t xml:space="preserve">that </w:t>
      </w:r>
      <w:ins w:id="224" w:author="Trumbull, Robert" w:date="2024-03-16T15:23:00Z">
        <w:r w:rsidR="009425BC">
          <w:t xml:space="preserve">number </w:t>
        </w:r>
      </w:ins>
      <w:del w:id="225" w:author="Trumbull, Robert" w:date="2024-03-16T15:23:00Z">
        <w:r w:rsidDel="009425BC">
          <w:delText>could be</w:delText>
        </w:r>
      </w:del>
      <w:ins w:id="226" w:author="Trumbull, Robert" w:date="2024-03-16T15:23:00Z">
        <w:r w:rsidR="009425BC">
          <w:t>being</w:t>
        </w:r>
      </w:ins>
      <w:r>
        <w:t xml:space="preserve"> reduced</w:t>
      </w:r>
      <w:del w:id="227" w:author="Trumbull, Robert" w:date="2024-03-16T15:23:00Z">
        <w:r w:rsidDel="009425BC">
          <w:delText xml:space="preserve"> it would have multiple benefits</w:delText>
        </w:r>
      </w:del>
      <w:r>
        <w:t xml:space="preserve">. First, cutting hours of tedious review time could potentially </w:t>
      </w:r>
      <w:ins w:id="228" w:author="Trumbull, Robert" w:date="2024-03-16T15:24:00Z">
        <w:r w:rsidR="009425BC">
          <w:t xml:space="preserve">prove </w:t>
        </w:r>
      </w:ins>
      <w:del w:id="229" w:author="Trumbull, Robert" w:date="2024-03-16T15:24:00Z">
        <w:r w:rsidDel="009425BC">
          <w:delText xml:space="preserve">be </w:delText>
        </w:r>
      </w:del>
      <w:ins w:id="230" w:author="Trumbull, Robert" w:date="2024-03-16T15:24:00Z">
        <w:r w:rsidR="009425BC">
          <w:t xml:space="preserve">more </w:t>
        </w:r>
      </w:ins>
      <w:r>
        <w:t>cost-effective</w:t>
      </w:r>
      <w:del w:id="231" w:author="Trumbull, Robert" w:date="2024-03-16T15:24:00Z">
        <w:r w:rsidDel="009425BC">
          <w:delText>,</w:delText>
        </w:r>
      </w:del>
      <w:r>
        <w:t xml:space="preserve"> and make the data available for analysis </w:t>
      </w:r>
      <w:ins w:id="232" w:author="Trumbull, Robert" w:date="2024-03-16T15:24:00Z">
        <w:r w:rsidR="009425BC">
          <w:t xml:space="preserve">more </w:t>
        </w:r>
      </w:ins>
      <w:ins w:id="233" w:author="Trumbull, Robert" w:date="2024-03-16T15:32:00Z">
        <w:r w:rsidR="003F6CD8">
          <w:t>readily</w:t>
        </w:r>
      </w:ins>
      <w:del w:id="234" w:author="Trumbull, Robert" w:date="2024-03-16T15:24:00Z">
        <w:r w:rsidDel="009425BC">
          <w:delText>sooner</w:delText>
        </w:r>
      </w:del>
      <w:r>
        <w:t>. Second, it would</w:t>
      </w:r>
      <w:ins w:id="235" w:author="Trumbull, Robert" w:date="2024-03-16T15:25:00Z">
        <w:r w:rsidR="009425BC">
          <w:t xml:space="preserve"> render</w:t>
        </w:r>
      </w:ins>
      <w:del w:id="236" w:author="Trumbull, Robert" w:date="2024-03-16T15:25:00Z">
        <w:r w:rsidDel="009425BC">
          <w:delText xml:space="preserve"> make</w:delText>
        </w:r>
      </w:del>
      <w:r>
        <w:t xml:space="preserve"> the counts more reproducible and less subject to an individual observer’s skill and experience. Finally, by automating the review process</w:t>
      </w:r>
      <w:ins w:id="237" w:author="Trumbull, Robert" w:date="2024-03-16T15:25:00Z">
        <w:r w:rsidR="009425BC">
          <w:t>,</w:t>
        </w:r>
      </w:ins>
      <w:r>
        <w:t xml:space="preserve"> </w:t>
      </w:r>
      <w:ins w:id="238" w:author="Trumbull, Robert" w:date="2024-03-16T15:25:00Z">
        <w:r w:rsidR="009425BC">
          <w:t xml:space="preserve">it would </w:t>
        </w:r>
      </w:ins>
      <w:del w:id="239" w:author="Trumbull, Robert" w:date="2024-03-16T15:25:00Z">
        <w:r w:rsidDel="009425BC">
          <w:delText xml:space="preserve">there would </w:delText>
        </w:r>
      </w:del>
      <w:r>
        <w:t xml:space="preserve">no longer be </w:t>
      </w:r>
      <w:del w:id="240" w:author="Trumbull, Robert" w:date="2024-03-16T15:25:00Z">
        <w:r w:rsidDel="009425BC">
          <w:delText>a need</w:delText>
        </w:r>
      </w:del>
      <w:ins w:id="241" w:author="Trumbull, Robert" w:date="2024-03-16T15:25:00Z">
        <w:r w:rsidR="009425BC">
          <w:t>necessary</w:t>
        </w:r>
      </w:ins>
      <w:r>
        <w:t xml:space="preserve"> to selectively choose which periods to review (e.g. first 30 minutes of every hour). Instead, counts could be obtained for the entire period the SONAR is deployed, reducing </w:t>
      </w:r>
      <w:ins w:id="242" w:author="Trumbull, Robert" w:date="2024-03-16T15:26:00Z">
        <w:r w:rsidR="003F6CD8">
          <w:t xml:space="preserve">the </w:t>
        </w:r>
      </w:ins>
      <w:del w:id="243" w:author="Trumbull, Robert" w:date="2024-03-16T15:26:00Z">
        <w:r w:rsidDel="003F6CD8">
          <w:delText xml:space="preserve">the </w:delText>
        </w:r>
      </w:del>
      <w:r>
        <w:t xml:space="preserve">reliance on estimates </w:t>
      </w:r>
      <w:ins w:id="244" w:author="Trumbull, Robert" w:date="2024-03-16T15:27:00Z">
        <w:r w:rsidR="003F6CD8">
          <w:t xml:space="preserve">to fill in </w:t>
        </w:r>
      </w:ins>
      <w:del w:id="245" w:author="Trumbull, Robert" w:date="2024-03-16T15:27:00Z">
        <w:r w:rsidDel="003F6CD8">
          <w:delText xml:space="preserve">for </w:delText>
        </w:r>
      </w:del>
      <w:r>
        <w:t>periods with missing data.</w:t>
      </w:r>
    </w:p>
    <w:p w14:paraId="224F5CD3" w14:textId="19EFE805" w:rsidR="00F36BA2" w:rsidRDefault="00000000">
      <w:pPr>
        <w:pStyle w:val="BodyText"/>
      </w:pPr>
      <w:r>
        <w:t xml:space="preserve">Additionally, we recommend considering </w:t>
      </w:r>
      <w:del w:id="246" w:author="Trumbull, Robert" w:date="2024-03-16T15:29:00Z">
        <w:r w:rsidDel="003F6CD8">
          <w:delText xml:space="preserve">study design </w:delText>
        </w:r>
      </w:del>
      <w:r>
        <w:t xml:space="preserve">changes to the species composition sampling </w:t>
      </w:r>
      <w:ins w:id="247" w:author="Trumbull, Robert" w:date="2024-03-16T15:29:00Z">
        <w:r w:rsidR="003F6CD8">
          <w:t xml:space="preserve">portion of the </w:t>
        </w:r>
        <w:r w:rsidR="003F6CD8">
          <w:t xml:space="preserve">study design </w:t>
        </w:r>
      </w:ins>
      <w:r>
        <w:t xml:space="preserve">to answer the questions we have </w:t>
      </w:r>
      <w:ins w:id="248" w:author="Trumbull, Robert" w:date="2024-03-16T15:29:00Z">
        <w:r w:rsidR="003F6CD8">
          <w:t>regarding</w:t>
        </w:r>
      </w:ins>
      <w:del w:id="249" w:author="Trumbull, Robert" w:date="2024-03-16T15:29:00Z">
        <w:r w:rsidDel="003F6CD8">
          <w:delText>with</w:delText>
        </w:r>
      </w:del>
      <w:r>
        <w:t xml:space="preserve"> these data. </w:t>
      </w:r>
      <w:ins w:id="250" w:author="Trumbull, Robert" w:date="2024-03-16T15:31:00Z">
        <w:r w:rsidR="003F6CD8">
          <w:t>More concretely, w</w:t>
        </w:r>
      </w:ins>
      <w:del w:id="251" w:author="Trumbull, Robert" w:date="2024-03-16T15:31:00Z">
        <w:r w:rsidDel="003F6CD8">
          <w:delText>W</w:delText>
        </w:r>
      </w:del>
      <w:r>
        <w:t xml:space="preserve">e could consider constraining the species composition sampling closer to the SONAR site to attempt to capture only fish actively migrating, and not fish that are holding. We also recommend testing whether time of day affects the species composition by </w:t>
      </w:r>
      <w:ins w:id="252" w:author="Trumbull, Robert" w:date="2024-03-16T15:32:00Z">
        <w:r w:rsidR="003F6CD8">
          <w:t>conducting</w:t>
        </w:r>
      </w:ins>
      <w:del w:id="253" w:author="Trumbull, Robert" w:date="2024-03-16T15:32:00Z">
        <w:r w:rsidDel="003F6CD8">
          <w:delText>doing</w:delText>
        </w:r>
      </w:del>
      <w:r>
        <w:t xml:space="preserve"> some sampling sets in the late afternoon and evening.</w:t>
      </w:r>
    </w:p>
    <w:p w14:paraId="59A8C7CB" w14:textId="77777777" w:rsidR="00F36BA2" w:rsidRDefault="00000000">
      <w:pPr>
        <w:pStyle w:val="Heading1"/>
      </w:pPr>
      <w:bookmarkStart w:id="254" w:name="acknowledgements"/>
      <w:bookmarkEnd w:id="134"/>
      <w:bookmarkEnd w:id="204"/>
      <w:r>
        <w:rPr>
          <w:rStyle w:val="SectionNumber"/>
        </w:rPr>
        <w:lastRenderedPageBreak/>
        <w:t>6</w:t>
      </w:r>
      <w:r>
        <w:tab/>
        <w:t>Acknowledgements</w:t>
      </w:r>
    </w:p>
    <w:p w14:paraId="3B0598FA" w14:textId="77777777" w:rsidR="00F36BA2" w:rsidRDefault="00000000">
      <w:pPr>
        <w:pStyle w:val="FirstParagraph"/>
      </w:pPr>
      <w:r>
        <w:t>Andrew Simmons, Dan Gorze, Jayson Gallatin, Brent Trim, and Greg Boecker of WDFW operated, maintained, and reviewed SONAR imagery data. Calvin Stokes also reviewed SONAR imagery. Peter Topping provided project support and advice. Kathryn Sutton led weekly species composition sampling with the help of many volunteers including Calvin Stokes,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60CA8DAE" w14:textId="77777777" w:rsidR="00F36BA2" w:rsidRDefault="00000000">
      <w:pPr>
        <w:pStyle w:val="Heading1"/>
      </w:pPr>
      <w:bookmarkStart w:id="255" w:name="literature-cited"/>
      <w:bookmarkEnd w:id="254"/>
      <w:r>
        <w:rPr>
          <w:rStyle w:val="SectionNumber"/>
        </w:rPr>
        <w:t>7</w:t>
      </w:r>
      <w:r>
        <w:tab/>
        <w:t>Literature Cited</w:t>
      </w:r>
    </w:p>
    <w:p w14:paraId="55AA2467" w14:textId="77777777" w:rsidR="00F36BA2" w:rsidRDefault="00000000">
      <w:pPr>
        <w:pStyle w:val="Bibliography"/>
      </w:pPr>
      <w:bookmarkStart w:id="256" w:name="ref-Ford2011"/>
      <w:bookmarkStart w:id="257"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7B43553D" w14:textId="77777777" w:rsidR="00F36BA2" w:rsidRDefault="00000000">
      <w:pPr>
        <w:pStyle w:val="Bibliography"/>
      </w:pPr>
      <w:bookmarkStart w:id="258" w:name="ref-Metheny2012"/>
      <w:bookmarkEnd w:id="256"/>
      <w:r>
        <w:t>Metheny, M. 2012. Use of Dual Frequency Identification SONAR to Estimate Salmonid Escapement to Redwood Creek, Humboldt County California. Master’s thesis, Humboldt State University.</w:t>
      </w:r>
    </w:p>
    <w:p w14:paraId="6129EC7C" w14:textId="77777777" w:rsidR="00F36BA2" w:rsidRDefault="00000000">
      <w:pPr>
        <w:pStyle w:val="Bibliography"/>
      </w:pPr>
      <w:bookmarkStart w:id="259" w:name="ref-Metheny2014"/>
      <w:bookmarkEnd w:id="258"/>
      <w:r>
        <w:t>Metheny, M., and W. Duffy. 2014. Sonar estimation of adult salmonid abundance in Redwood Creek, Humboldt County 2012-2013. California Department of Fish and Wildlife.</w:t>
      </w:r>
    </w:p>
    <w:p w14:paraId="20623D78" w14:textId="77777777" w:rsidR="00F36BA2" w:rsidRDefault="00000000">
      <w:pPr>
        <w:pStyle w:val="Bibliography"/>
      </w:pPr>
      <w:bookmarkStart w:id="260" w:name="ref-Murdoch2018"/>
      <w:bookmarkEnd w:id="259"/>
      <w:r>
        <w:t>Murdoch, A. R., C. J. Herring, C. H. Frady, K. See, and C. E. Jordan. 2018. Estimating observer error and steelhead redd abundance using a modified Gaussian area-under-the-curve framework. Canadian Journal of Fisheries and Aquatic Sciences 75(12):2149–2158.</w:t>
      </w:r>
    </w:p>
    <w:p w14:paraId="73DCF810" w14:textId="77777777" w:rsidR="00F36BA2" w:rsidRDefault="00000000">
      <w:pPr>
        <w:pStyle w:val="Bibliography"/>
      </w:pPr>
      <w:bookmarkStart w:id="261" w:name="ref-Myers2015"/>
      <w:bookmarkEnd w:id="260"/>
      <w:r>
        <w:t>Myers, J. M., J. J. Hard, E. J. Connor, R. A. Hayman, R. G. Kope, G. Lucchetti, A. R. Marshall, G. R. Pess, and B. E. Thomson. 2015. Identifying historical populations of steelhead within the Puget Sound distinct population segment. U.S. Department of Commerce, NMFS- NWFSC-128.</w:t>
      </w:r>
    </w:p>
    <w:p w14:paraId="7F2564FC" w14:textId="77777777" w:rsidR="00F36BA2" w:rsidRDefault="00000000">
      <w:pPr>
        <w:pStyle w:val="Bibliography"/>
      </w:pPr>
      <w:bookmarkStart w:id="262" w:name="ref-NWFSC2015"/>
      <w:bookmarkEnd w:id="261"/>
      <w:r>
        <w:t>Northwest Fisheries Science Center. 2015. Status review update for Pacific salmon and steelhead listed under the Endangered Species Act: Pacific Northwest. NOAA Fisheries, Northwest Fisheries Science Center Seattle.</w:t>
      </w:r>
      <w:bookmarkEnd w:id="255"/>
      <w:bookmarkEnd w:id="257"/>
      <w:bookmarkEnd w:id="262"/>
    </w:p>
    <w:sectPr w:rsidR="00F36BA2">
      <w:head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4617D" w14:textId="77777777" w:rsidR="00F643F2" w:rsidRDefault="00F643F2">
      <w:pPr>
        <w:spacing w:after="0"/>
      </w:pPr>
      <w:r>
        <w:separator/>
      </w:r>
    </w:p>
  </w:endnote>
  <w:endnote w:type="continuationSeparator" w:id="0">
    <w:p w14:paraId="4B7BABAE" w14:textId="77777777" w:rsidR="00F643F2" w:rsidRDefault="00F643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D9261" w14:textId="77777777" w:rsidR="00F643F2" w:rsidRDefault="00F643F2">
      <w:r>
        <w:separator/>
      </w:r>
    </w:p>
  </w:footnote>
  <w:footnote w:type="continuationSeparator" w:id="0">
    <w:p w14:paraId="42BBD2A9" w14:textId="77777777" w:rsidR="00F643F2" w:rsidRDefault="00F643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7A58F" w14:textId="77777777" w:rsidR="00000000" w:rsidRDefault="00000000" w:rsidP="00F84AD8">
    <w:pPr>
      <w:pStyle w:val="Header"/>
      <w:jc w:val="right"/>
    </w:pPr>
    <w:r>
      <w:rPr>
        <w:noProof/>
      </w:rPr>
      <w:drawing>
        <wp:inline distT="0" distB="0" distL="0" distR="0" wp14:anchorId="26EA2174" wp14:editId="7F122EC9">
          <wp:extent cx="597535" cy="377825"/>
          <wp:effectExtent l="0" t="0" r="0" b="0"/>
          <wp:docPr id="518810425" name="Picture 5188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E92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1EC02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725174513">
    <w:abstractNumId w:val="0"/>
  </w:num>
  <w:num w:numId="2" w16cid:durableId="761993805">
    <w:abstractNumId w:val="1"/>
  </w:num>
  <w:num w:numId="3" w16cid:durableId="1679624085">
    <w:abstractNumId w:val="0"/>
  </w:num>
  <w:num w:numId="4" w16cid:durableId="12956753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umbull, Robert">
    <w15:presenceInfo w15:providerId="AD" w15:userId="S::trumbulr@seattleu.edu::530a8805-42ff-4c14-8573-eb46a70d7b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BA2"/>
    <w:rsid w:val="000D08EA"/>
    <w:rsid w:val="001D5C7D"/>
    <w:rsid w:val="001E155A"/>
    <w:rsid w:val="003F6CD8"/>
    <w:rsid w:val="00504E22"/>
    <w:rsid w:val="00726365"/>
    <w:rsid w:val="008B6548"/>
    <w:rsid w:val="008D1E91"/>
    <w:rsid w:val="009425BC"/>
    <w:rsid w:val="00A47EF0"/>
    <w:rsid w:val="00AB26A7"/>
    <w:rsid w:val="00CD4012"/>
    <w:rsid w:val="00F36BA2"/>
    <w:rsid w:val="00F643F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1157D1"/>
  <w15:docId w15:val="{BCC2C107-4358-4A4C-A350-5EA5EFC6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377E"/>
    <w:rPr>
      <w:rFonts w:ascii="Calibri" w:hAnsi="Calibri"/>
      <w:sz w:val="22"/>
    </w:rPr>
  </w:style>
  <w:style w:type="paragraph" w:styleId="Heading1">
    <w:name w:val="heading 1"/>
    <w:basedOn w:val="Normal"/>
    <w:next w:val="BodyText"/>
    <w:uiPriority w:val="9"/>
    <w:qFormat/>
    <w:rsid w:val="00F835FD"/>
    <w:pPr>
      <w:keepNext/>
      <w:keepLines/>
      <w:spacing w:before="480" w:after="0"/>
      <w:outlineLvl w:val="0"/>
    </w:pPr>
    <w:rPr>
      <w:rFonts w:ascii="Calibri Light" w:eastAsiaTheme="majorEastAsia" w:hAnsi="Calibri Light" w:cstheme="majorBidi"/>
      <w:b/>
      <w:bCs/>
      <w:color w:val="4F81BD" w:themeColor="accent1"/>
      <w:sz w:val="32"/>
      <w:szCs w:val="32"/>
    </w:rPr>
  </w:style>
  <w:style w:type="paragraph" w:styleId="Heading2">
    <w:name w:val="heading 2"/>
    <w:basedOn w:val="Normal"/>
    <w:next w:val="BodyText"/>
    <w:uiPriority w:val="9"/>
    <w:unhideWhenUsed/>
    <w:qFormat/>
    <w:rsid w:val="00F835FD"/>
    <w:pPr>
      <w:keepNext/>
      <w:keepLines/>
      <w:spacing w:before="200" w:after="0"/>
      <w:outlineLvl w:val="1"/>
    </w:pPr>
    <w:rPr>
      <w:rFonts w:ascii="Calibri Light" w:eastAsiaTheme="majorEastAsia" w:hAnsi="Calibri Light" w:cstheme="majorBidi"/>
      <w:b/>
      <w:bCs/>
      <w:color w:val="4F81BD" w:themeColor="accent1"/>
      <w:sz w:val="28"/>
      <w:szCs w:val="28"/>
    </w:rPr>
  </w:style>
  <w:style w:type="paragraph" w:styleId="Heading3">
    <w:name w:val="heading 3"/>
    <w:basedOn w:val="Normal"/>
    <w:next w:val="BodyText"/>
    <w:uiPriority w:val="9"/>
    <w:unhideWhenUsed/>
    <w:qFormat/>
    <w:rsid w:val="00F835FD"/>
    <w:pPr>
      <w:keepNext/>
      <w:keepLines/>
      <w:spacing w:before="200" w:after="0"/>
      <w:outlineLvl w:val="2"/>
    </w:pPr>
    <w:rPr>
      <w:rFonts w:ascii="Calibri Light" w:eastAsiaTheme="majorEastAsia" w:hAnsi="Calibri Light" w:cstheme="majorBidi"/>
      <w:b/>
      <w:bCs/>
      <w:color w:val="4F81BD" w:themeColor="accent1"/>
    </w:rPr>
  </w:style>
  <w:style w:type="paragraph" w:styleId="Heading4">
    <w:name w:val="heading 4"/>
    <w:basedOn w:val="Normal"/>
    <w:next w:val="BodyText"/>
    <w:uiPriority w:val="9"/>
    <w:unhideWhenUsed/>
    <w:qFormat/>
    <w:rsid w:val="00F835FD"/>
    <w:pPr>
      <w:keepNext/>
      <w:keepLines/>
      <w:spacing w:before="200" w:after="0"/>
      <w:outlineLvl w:val="3"/>
    </w:pPr>
    <w:rPr>
      <w:rFonts w:ascii="Calibri Light" w:eastAsiaTheme="majorEastAsia" w:hAnsi="Calibri Light" w:cstheme="majorBidi"/>
      <w:bCs/>
      <w:i/>
      <w:color w:val="4F81BD" w:themeColor="accent1"/>
    </w:rPr>
  </w:style>
  <w:style w:type="paragraph" w:styleId="Heading5">
    <w:name w:val="heading 5"/>
    <w:basedOn w:val="Normal"/>
    <w:next w:val="BodyText"/>
    <w:uiPriority w:val="9"/>
    <w:unhideWhenUsed/>
    <w:qFormat/>
    <w:rsid w:val="00F84AD8"/>
    <w:pPr>
      <w:keepNext/>
      <w:keepLines/>
      <w:pageBreakBefore/>
      <w:spacing w:before="200" w:after="0" w:line="20" w:lineRule="exact"/>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84AD8"/>
    <w:pPr>
      <w:tabs>
        <w:tab w:val="center" w:pos="4680"/>
        <w:tab w:val="right" w:pos="9360"/>
      </w:tabs>
      <w:spacing w:after="0"/>
    </w:pPr>
  </w:style>
  <w:style w:type="character" w:customStyle="1" w:styleId="HeaderChar">
    <w:name w:val="Header Char"/>
    <w:basedOn w:val="DefaultParagraphFont"/>
    <w:link w:val="Header"/>
    <w:rsid w:val="00F84AD8"/>
  </w:style>
  <w:style w:type="paragraph" w:styleId="Footer">
    <w:name w:val="footer"/>
    <w:basedOn w:val="Normal"/>
    <w:link w:val="FooterChar"/>
    <w:unhideWhenUsed/>
    <w:rsid w:val="00F84AD8"/>
    <w:pPr>
      <w:tabs>
        <w:tab w:val="center" w:pos="4680"/>
        <w:tab w:val="right" w:pos="9360"/>
      </w:tabs>
      <w:spacing w:after="0"/>
    </w:pPr>
  </w:style>
  <w:style w:type="character" w:customStyle="1" w:styleId="FooterChar">
    <w:name w:val="Footer Char"/>
    <w:basedOn w:val="DefaultParagraphFont"/>
    <w:link w:val="Footer"/>
    <w:rsid w:val="00F84AD8"/>
  </w:style>
  <w:style w:type="character" w:styleId="CommentReference">
    <w:name w:val="annotation reference"/>
    <w:basedOn w:val="DefaultParagraphFont"/>
    <w:semiHidden/>
    <w:unhideWhenUsed/>
    <w:rsid w:val="008E377E"/>
    <w:rPr>
      <w:sz w:val="16"/>
      <w:szCs w:val="16"/>
    </w:rPr>
  </w:style>
  <w:style w:type="paragraph" w:styleId="CommentText">
    <w:name w:val="annotation text"/>
    <w:basedOn w:val="Normal"/>
    <w:link w:val="CommentTextChar"/>
    <w:semiHidden/>
    <w:unhideWhenUsed/>
    <w:rsid w:val="008E377E"/>
    <w:rPr>
      <w:sz w:val="20"/>
      <w:szCs w:val="20"/>
    </w:rPr>
  </w:style>
  <w:style w:type="character" w:customStyle="1" w:styleId="CommentTextChar">
    <w:name w:val="Comment Text Char"/>
    <w:basedOn w:val="DefaultParagraphFont"/>
    <w:link w:val="CommentText"/>
    <w:semiHidden/>
    <w:rsid w:val="008E377E"/>
    <w:rPr>
      <w:rFonts w:ascii="Calibri" w:hAnsi="Calibri"/>
      <w:sz w:val="20"/>
      <w:szCs w:val="20"/>
    </w:rPr>
  </w:style>
  <w:style w:type="paragraph" w:styleId="CommentSubject">
    <w:name w:val="annotation subject"/>
    <w:basedOn w:val="CommentText"/>
    <w:next w:val="CommentText"/>
    <w:link w:val="CommentSubjectChar"/>
    <w:semiHidden/>
    <w:unhideWhenUsed/>
    <w:rsid w:val="008E377E"/>
    <w:rPr>
      <w:b/>
      <w:bCs/>
    </w:rPr>
  </w:style>
  <w:style w:type="character" w:customStyle="1" w:styleId="CommentSubjectChar">
    <w:name w:val="Comment Subject Char"/>
    <w:basedOn w:val="CommentTextChar"/>
    <w:link w:val="CommentSubject"/>
    <w:semiHidden/>
    <w:rsid w:val="008E377E"/>
    <w:rPr>
      <w:rFonts w:ascii="Calibri" w:hAnsi="Calibri"/>
      <w:b/>
      <w:bCs/>
      <w:sz w:val="20"/>
      <w:szCs w:val="20"/>
    </w:rPr>
  </w:style>
  <w:style w:type="table" w:styleId="TableGrid">
    <w:name w:val="Table Grid"/>
    <w:basedOn w:val="TableNormal"/>
    <w:rsid w:val="00876C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1A310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semiHidden/>
    <w:rsid w:val="00AB26A7"/>
    <w:pPr>
      <w:spacing w:after="0"/>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6767</Words>
  <Characters>38574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Dungeness River Winter Steelhead SONAR-based Escapement Estimates</vt:lpstr>
    </vt:vector>
  </TitlesOfParts>
  <Company/>
  <LinksUpToDate>false</LinksUpToDate>
  <CharactersWithSpaces>45251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Trumbull, Robert</cp:lastModifiedBy>
  <cp:revision>2</cp:revision>
  <dcterms:created xsi:type="dcterms:W3CDTF">2024-03-16T22:37:00Z</dcterms:created>
  <dcterms:modified xsi:type="dcterms:W3CDTF">2024-03-16T22:37:00Z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October 11, 2023</vt:lpwstr>
  </property>
  <property fmtid="{D5CDD505-2E9C-101B-9397-08002B2CF9AE}" pid="5" name="output">
    <vt:lpwstr/>
  </property>
  <property fmtid="{D5CDD505-2E9C-101B-9397-08002B2CF9AE}" pid="6" name="subtitle">
    <vt:lpwstr>2019 - 2022</vt:lpwstr>
  </property>
</Properties>
</file>