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EB5AFA" w14:textId="77777777" w:rsidR="00651E0A" w:rsidRDefault="00F21562">
      <w:pPr>
        <w:pStyle w:val="Title"/>
      </w:pPr>
      <w:r>
        <w:t>Dungeness River Winter Steelhead SONAR-based Escapement Estimates</w:t>
      </w:r>
    </w:p>
    <w:p w14:paraId="31EB5AFB" w14:textId="77777777" w:rsidR="00651E0A" w:rsidRDefault="00F21562">
      <w:pPr>
        <w:pStyle w:val="Subtitle"/>
      </w:pPr>
      <w:r>
        <w:t>2019 - 2023</w:t>
      </w:r>
    </w:p>
    <w:p w14:paraId="31EB5AFC" w14:textId="77777777" w:rsidR="00651E0A" w:rsidRDefault="00F21562">
      <w:r>
        <w:t>Bethany Craig</w:t>
      </w:r>
      <w:r>
        <w:rPr>
          <w:vertAlign w:val="superscript"/>
        </w:rPr>
        <w:t>1,✉</w:t>
      </w:r>
      <w:r>
        <w:t>, Kevin See</w:t>
      </w:r>
      <w:r>
        <w:rPr>
          <w:vertAlign w:val="superscript"/>
        </w:rPr>
        <w:t>1</w:t>
      </w:r>
      <w:r>
        <w:t>, and Joseph Anderson</w:t>
      </w:r>
      <w:r>
        <w:rPr>
          <w:vertAlign w:val="superscript"/>
        </w:rPr>
        <w:t>1</w:t>
      </w:r>
    </w:p>
    <w:p w14:paraId="31EB5AFD" w14:textId="77777777" w:rsidR="00651E0A" w:rsidRDefault="00F21562">
      <w:r>
        <w:t>June 04, 2024</w:t>
      </w:r>
    </w:p>
    <w:sdt>
      <w:sdtPr>
        <w:rPr>
          <w:rFonts w:asciiTheme="minorHAnsi" w:hAnsiTheme="minorHAnsi" w:cstheme="minorHAnsi"/>
          <w:b w:val="0"/>
          <w:bCs w:val="0"/>
          <w:color w:val="auto"/>
          <w:sz w:val="22"/>
          <w:szCs w:val="22"/>
        </w:rPr>
        <w:id w:val="-2013058965"/>
        <w:docPartObj>
          <w:docPartGallery w:val="Table of Contents"/>
          <w:docPartUnique/>
        </w:docPartObj>
      </w:sdtPr>
      <w:sdtContent>
        <w:p w14:paraId="31EB5AFE" w14:textId="77777777" w:rsidR="00651E0A" w:rsidRDefault="00F21562">
          <w:pPr>
            <w:pStyle w:val="TOCHeading"/>
          </w:pPr>
          <w:r>
            <w:t>Table of Contents</w:t>
          </w:r>
        </w:p>
        <w:p w14:paraId="6CE9D8E4" w14:textId="2141F1D0" w:rsidR="00A86729" w:rsidRDefault="00F21562">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68413019" w:history="1">
            <w:r w:rsidR="00A86729" w:rsidRPr="00547697">
              <w:rPr>
                <w:rStyle w:val="Hyperlink"/>
                <w:noProof/>
              </w:rPr>
              <w:t>1</w:t>
            </w:r>
            <w:r w:rsidR="00A86729">
              <w:rPr>
                <w:rFonts w:cstheme="minorBidi"/>
                <w:b w:val="0"/>
                <w:noProof/>
                <w:kern w:val="2"/>
                <w:sz w:val="24"/>
                <w:szCs w:val="24"/>
                <w14:ligatures w14:val="standardContextual"/>
              </w:rPr>
              <w:tab/>
            </w:r>
            <w:r w:rsidR="00A86729" w:rsidRPr="00547697">
              <w:rPr>
                <w:rStyle w:val="Hyperlink"/>
                <w:noProof/>
              </w:rPr>
              <w:t>Executive Summary</w:t>
            </w:r>
            <w:r w:rsidR="00A86729">
              <w:rPr>
                <w:noProof/>
                <w:webHidden/>
              </w:rPr>
              <w:tab/>
            </w:r>
            <w:r w:rsidR="00A86729">
              <w:rPr>
                <w:noProof/>
                <w:webHidden/>
              </w:rPr>
              <w:fldChar w:fldCharType="begin"/>
            </w:r>
            <w:r w:rsidR="00A86729">
              <w:rPr>
                <w:noProof/>
                <w:webHidden/>
              </w:rPr>
              <w:instrText xml:space="preserve"> PAGEREF _Toc168413019 \h </w:instrText>
            </w:r>
            <w:r w:rsidR="00A86729">
              <w:rPr>
                <w:noProof/>
                <w:webHidden/>
              </w:rPr>
            </w:r>
            <w:r w:rsidR="00A86729">
              <w:rPr>
                <w:noProof/>
                <w:webHidden/>
              </w:rPr>
              <w:fldChar w:fldCharType="separate"/>
            </w:r>
            <w:r w:rsidR="00A86729">
              <w:rPr>
                <w:noProof/>
                <w:webHidden/>
              </w:rPr>
              <w:t>2</w:t>
            </w:r>
            <w:r w:rsidR="00A86729">
              <w:rPr>
                <w:noProof/>
                <w:webHidden/>
              </w:rPr>
              <w:fldChar w:fldCharType="end"/>
            </w:r>
          </w:hyperlink>
        </w:p>
        <w:p w14:paraId="62328488" w14:textId="0E09ADB6" w:rsidR="00A86729" w:rsidRDefault="00000000">
          <w:pPr>
            <w:pStyle w:val="TOC1"/>
            <w:tabs>
              <w:tab w:val="left" w:pos="440"/>
              <w:tab w:val="right" w:leader="dot" w:pos="9350"/>
            </w:tabs>
            <w:rPr>
              <w:rFonts w:cstheme="minorBidi"/>
              <w:b w:val="0"/>
              <w:noProof/>
              <w:kern w:val="2"/>
              <w:sz w:val="24"/>
              <w:szCs w:val="24"/>
              <w14:ligatures w14:val="standardContextual"/>
            </w:rPr>
          </w:pPr>
          <w:hyperlink w:anchor="_Toc168413020" w:history="1">
            <w:r w:rsidR="00A86729" w:rsidRPr="00547697">
              <w:rPr>
                <w:rStyle w:val="Hyperlink"/>
                <w:noProof/>
              </w:rPr>
              <w:t>2</w:t>
            </w:r>
            <w:r w:rsidR="00A86729">
              <w:rPr>
                <w:rFonts w:cstheme="minorBidi"/>
                <w:b w:val="0"/>
                <w:noProof/>
                <w:kern w:val="2"/>
                <w:sz w:val="24"/>
                <w:szCs w:val="24"/>
                <w14:ligatures w14:val="standardContextual"/>
              </w:rPr>
              <w:tab/>
            </w:r>
            <w:r w:rsidR="00A86729" w:rsidRPr="00547697">
              <w:rPr>
                <w:rStyle w:val="Hyperlink"/>
                <w:noProof/>
              </w:rPr>
              <w:t>Introduction</w:t>
            </w:r>
            <w:r w:rsidR="00A86729">
              <w:rPr>
                <w:noProof/>
                <w:webHidden/>
              </w:rPr>
              <w:tab/>
            </w:r>
            <w:r w:rsidR="00A86729">
              <w:rPr>
                <w:noProof/>
                <w:webHidden/>
              </w:rPr>
              <w:fldChar w:fldCharType="begin"/>
            </w:r>
            <w:r w:rsidR="00A86729">
              <w:rPr>
                <w:noProof/>
                <w:webHidden/>
              </w:rPr>
              <w:instrText xml:space="preserve"> PAGEREF _Toc168413020 \h </w:instrText>
            </w:r>
            <w:r w:rsidR="00A86729">
              <w:rPr>
                <w:noProof/>
                <w:webHidden/>
              </w:rPr>
            </w:r>
            <w:r w:rsidR="00A86729">
              <w:rPr>
                <w:noProof/>
                <w:webHidden/>
              </w:rPr>
              <w:fldChar w:fldCharType="separate"/>
            </w:r>
            <w:r w:rsidR="00A86729">
              <w:rPr>
                <w:noProof/>
                <w:webHidden/>
              </w:rPr>
              <w:t>3</w:t>
            </w:r>
            <w:r w:rsidR="00A86729">
              <w:rPr>
                <w:noProof/>
                <w:webHidden/>
              </w:rPr>
              <w:fldChar w:fldCharType="end"/>
            </w:r>
          </w:hyperlink>
        </w:p>
        <w:p w14:paraId="47135037" w14:textId="50744002" w:rsidR="00A86729" w:rsidRDefault="00000000">
          <w:pPr>
            <w:pStyle w:val="TOC1"/>
            <w:tabs>
              <w:tab w:val="left" w:pos="440"/>
              <w:tab w:val="right" w:leader="dot" w:pos="9350"/>
            </w:tabs>
            <w:rPr>
              <w:rFonts w:cstheme="minorBidi"/>
              <w:b w:val="0"/>
              <w:noProof/>
              <w:kern w:val="2"/>
              <w:sz w:val="24"/>
              <w:szCs w:val="24"/>
              <w14:ligatures w14:val="standardContextual"/>
            </w:rPr>
          </w:pPr>
          <w:hyperlink w:anchor="_Toc168413021" w:history="1">
            <w:r w:rsidR="00A86729" w:rsidRPr="00547697">
              <w:rPr>
                <w:rStyle w:val="Hyperlink"/>
                <w:noProof/>
              </w:rPr>
              <w:t>3</w:t>
            </w:r>
            <w:r w:rsidR="00A86729">
              <w:rPr>
                <w:rFonts w:cstheme="minorBidi"/>
                <w:b w:val="0"/>
                <w:noProof/>
                <w:kern w:val="2"/>
                <w:sz w:val="24"/>
                <w:szCs w:val="24"/>
                <w14:ligatures w14:val="standardContextual"/>
              </w:rPr>
              <w:tab/>
            </w:r>
            <w:r w:rsidR="00A86729" w:rsidRPr="00547697">
              <w:rPr>
                <w:rStyle w:val="Hyperlink"/>
                <w:noProof/>
              </w:rPr>
              <w:t>Methods</w:t>
            </w:r>
            <w:r w:rsidR="00A86729">
              <w:rPr>
                <w:noProof/>
                <w:webHidden/>
              </w:rPr>
              <w:tab/>
            </w:r>
            <w:r w:rsidR="00A86729">
              <w:rPr>
                <w:noProof/>
                <w:webHidden/>
              </w:rPr>
              <w:fldChar w:fldCharType="begin"/>
            </w:r>
            <w:r w:rsidR="00A86729">
              <w:rPr>
                <w:noProof/>
                <w:webHidden/>
              </w:rPr>
              <w:instrText xml:space="preserve"> PAGEREF _Toc168413021 \h </w:instrText>
            </w:r>
            <w:r w:rsidR="00A86729">
              <w:rPr>
                <w:noProof/>
                <w:webHidden/>
              </w:rPr>
            </w:r>
            <w:r w:rsidR="00A86729">
              <w:rPr>
                <w:noProof/>
                <w:webHidden/>
              </w:rPr>
              <w:fldChar w:fldCharType="separate"/>
            </w:r>
            <w:r w:rsidR="00A86729">
              <w:rPr>
                <w:noProof/>
                <w:webHidden/>
              </w:rPr>
              <w:t>3</w:t>
            </w:r>
            <w:r w:rsidR="00A86729">
              <w:rPr>
                <w:noProof/>
                <w:webHidden/>
              </w:rPr>
              <w:fldChar w:fldCharType="end"/>
            </w:r>
          </w:hyperlink>
        </w:p>
        <w:p w14:paraId="4AF91CA8" w14:textId="062E3DA9"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22" w:history="1">
            <w:r w:rsidR="00A86729" w:rsidRPr="00547697">
              <w:rPr>
                <w:rStyle w:val="Hyperlink"/>
                <w:noProof/>
              </w:rPr>
              <w:t>3.1</w:t>
            </w:r>
            <w:r w:rsidR="00A86729">
              <w:rPr>
                <w:rFonts w:cstheme="minorBidi"/>
                <w:noProof/>
                <w:kern w:val="2"/>
                <w:sz w:val="24"/>
                <w:szCs w:val="24"/>
                <w14:ligatures w14:val="standardContextual"/>
              </w:rPr>
              <w:tab/>
            </w:r>
            <w:r w:rsidR="00A86729" w:rsidRPr="00547697">
              <w:rPr>
                <w:rStyle w:val="Hyperlink"/>
                <w:noProof/>
              </w:rPr>
              <w:t>SONAR operation</w:t>
            </w:r>
            <w:r w:rsidR="00A86729">
              <w:rPr>
                <w:noProof/>
                <w:webHidden/>
              </w:rPr>
              <w:tab/>
            </w:r>
            <w:r w:rsidR="00A86729">
              <w:rPr>
                <w:noProof/>
                <w:webHidden/>
              </w:rPr>
              <w:fldChar w:fldCharType="begin"/>
            </w:r>
            <w:r w:rsidR="00A86729">
              <w:rPr>
                <w:noProof/>
                <w:webHidden/>
              </w:rPr>
              <w:instrText xml:space="preserve"> PAGEREF _Toc168413022 \h </w:instrText>
            </w:r>
            <w:r w:rsidR="00A86729">
              <w:rPr>
                <w:noProof/>
                <w:webHidden/>
              </w:rPr>
            </w:r>
            <w:r w:rsidR="00A86729">
              <w:rPr>
                <w:noProof/>
                <w:webHidden/>
              </w:rPr>
              <w:fldChar w:fldCharType="separate"/>
            </w:r>
            <w:r w:rsidR="00A86729">
              <w:rPr>
                <w:noProof/>
                <w:webHidden/>
              </w:rPr>
              <w:t>3</w:t>
            </w:r>
            <w:r w:rsidR="00A86729">
              <w:rPr>
                <w:noProof/>
                <w:webHidden/>
              </w:rPr>
              <w:fldChar w:fldCharType="end"/>
            </w:r>
          </w:hyperlink>
        </w:p>
        <w:p w14:paraId="51CD283B" w14:textId="7961FC9C"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23" w:history="1">
            <w:r w:rsidR="00A86729" w:rsidRPr="00547697">
              <w:rPr>
                <w:rStyle w:val="Hyperlink"/>
                <w:noProof/>
              </w:rPr>
              <w:t>3.2</w:t>
            </w:r>
            <w:r w:rsidR="00A86729">
              <w:rPr>
                <w:rFonts w:cstheme="minorBidi"/>
                <w:noProof/>
                <w:kern w:val="2"/>
                <w:sz w:val="24"/>
                <w:szCs w:val="24"/>
                <w14:ligatures w14:val="standardContextual"/>
              </w:rPr>
              <w:tab/>
            </w:r>
            <w:r w:rsidR="00A86729" w:rsidRPr="00547697">
              <w:rPr>
                <w:rStyle w:val="Hyperlink"/>
                <w:noProof/>
              </w:rPr>
              <w:t>Data Processing</w:t>
            </w:r>
            <w:r w:rsidR="00A86729">
              <w:rPr>
                <w:noProof/>
                <w:webHidden/>
              </w:rPr>
              <w:tab/>
            </w:r>
            <w:r w:rsidR="00A86729">
              <w:rPr>
                <w:noProof/>
                <w:webHidden/>
              </w:rPr>
              <w:fldChar w:fldCharType="begin"/>
            </w:r>
            <w:r w:rsidR="00A86729">
              <w:rPr>
                <w:noProof/>
                <w:webHidden/>
              </w:rPr>
              <w:instrText xml:space="preserve"> PAGEREF _Toc168413023 \h </w:instrText>
            </w:r>
            <w:r w:rsidR="00A86729">
              <w:rPr>
                <w:noProof/>
                <w:webHidden/>
              </w:rPr>
            </w:r>
            <w:r w:rsidR="00A86729">
              <w:rPr>
                <w:noProof/>
                <w:webHidden/>
              </w:rPr>
              <w:fldChar w:fldCharType="separate"/>
            </w:r>
            <w:r w:rsidR="00A86729">
              <w:rPr>
                <w:noProof/>
                <w:webHidden/>
              </w:rPr>
              <w:t>8</w:t>
            </w:r>
            <w:r w:rsidR="00A86729">
              <w:rPr>
                <w:noProof/>
                <w:webHidden/>
              </w:rPr>
              <w:fldChar w:fldCharType="end"/>
            </w:r>
          </w:hyperlink>
        </w:p>
        <w:p w14:paraId="468D390C" w14:textId="22F92CC4"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24" w:history="1">
            <w:r w:rsidR="00A86729" w:rsidRPr="00547697">
              <w:rPr>
                <w:rStyle w:val="Hyperlink"/>
                <w:noProof/>
              </w:rPr>
              <w:t>3.3</w:t>
            </w:r>
            <w:r w:rsidR="00A86729">
              <w:rPr>
                <w:rFonts w:cstheme="minorBidi"/>
                <w:noProof/>
                <w:kern w:val="2"/>
                <w:sz w:val="24"/>
                <w:szCs w:val="24"/>
                <w14:ligatures w14:val="standardContextual"/>
              </w:rPr>
              <w:tab/>
            </w:r>
            <w:r w:rsidR="00A86729" w:rsidRPr="00547697">
              <w:rPr>
                <w:rStyle w:val="Hyperlink"/>
                <w:noProof/>
              </w:rPr>
              <w:t>Data Reviewer Comparison</w:t>
            </w:r>
            <w:r w:rsidR="00A86729">
              <w:rPr>
                <w:noProof/>
                <w:webHidden/>
              </w:rPr>
              <w:tab/>
            </w:r>
            <w:r w:rsidR="00A86729">
              <w:rPr>
                <w:noProof/>
                <w:webHidden/>
              </w:rPr>
              <w:fldChar w:fldCharType="begin"/>
            </w:r>
            <w:r w:rsidR="00A86729">
              <w:rPr>
                <w:noProof/>
                <w:webHidden/>
              </w:rPr>
              <w:instrText xml:space="preserve"> PAGEREF _Toc168413024 \h </w:instrText>
            </w:r>
            <w:r w:rsidR="00A86729">
              <w:rPr>
                <w:noProof/>
                <w:webHidden/>
              </w:rPr>
            </w:r>
            <w:r w:rsidR="00A86729">
              <w:rPr>
                <w:noProof/>
                <w:webHidden/>
              </w:rPr>
              <w:fldChar w:fldCharType="separate"/>
            </w:r>
            <w:r w:rsidR="00A86729">
              <w:rPr>
                <w:noProof/>
                <w:webHidden/>
              </w:rPr>
              <w:t>9</w:t>
            </w:r>
            <w:r w:rsidR="00A86729">
              <w:rPr>
                <w:noProof/>
                <w:webHidden/>
              </w:rPr>
              <w:fldChar w:fldCharType="end"/>
            </w:r>
          </w:hyperlink>
        </w:p>
        <w:p w14:paraId="32D2647E" w14:textId="3562398E"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25" w:history="1">
            <w:r w:rsidR="00A86729" w:rsidRPr="00547697">
              <w:rPr>
                <w:rStyle w:val="Hyperlink"/>
                <w:noProof/>
              </w:rPr>
              <w:t>3.4</w:t>
            </w:r>
            <w:r w:rsidR="00A86729">
              <w:rPr>
                <w:rFonts w:cstheme="minorBidi"/>
                <w:noProof/>
                <w:kern w:val="2"/>
                <w:sz w:val="24"/>
                <w:szCs w:val="24"/>
                <w14:ligatures w14:val="standardContextual"/>
              </w:rPr>
              <w:tab/>
            </w:r>
            <w:r w:rsidR="00A86729" w:rsidRPr="00547697">
              <w:rPr>
                <w:rStyle w:val="Hyperlink"/>
                <w:noProof/>
              </w:rPr>
              <w:t>Species Composition Sampling</w:t>
            </w:r>
            <w:r w:rsidR="00A86729">
              <w:rPr>
                <w:noProof/>
                <w:webHidden/>
              </w:rPr>
              <w:tab/>
            </w:r>
            <w:r w:rsidR="00A86729">
              <w:rPr>
                <w:noProof/>
                <w:webHidden/>
              </w:rPr>
              <w:fldChar w:fldCharType="begin"/>
            </w:r>
            <w:r w:rsidR="00A86729">
              <w:rPr>
                <w:noProof/>
                <w:webHidden/>
              </w:rPr>
              <w:instrText xml:space="preserve"> PAGEREF _Toc168413025 \h </w:instrText>
            </w:r>
            <w:r w:rsidR="00A86729">
              <w:rPr>
                <w:noProof/>
                <w:webHidden/>
              </w:rPr>
            </w:r>
            <w:r w:rsidR="00A86729">
              <w:rPr>
                <w:noProof/>
                <w:webHidden/>
              </w:rPr>
              <w:fldChar w:fldCharType="separate"/>
            </w:r>
            <w:r w:rsidR="00A86729">
              <w:rPr>
                <w:noProof/>
                <w:webHidden/>
              </w:rPr>
              <w:t>10</w:t>
            </w:r>
            <w:r w:rsidR="00A86729">
              <w:rPr>
                <w:noProof/>
                <w:webHidden/>
              </w:rPr>
              <w:fldChar w:fldCharType="end"/>
            </w:r>
          </w:hyperlink>
        </w:p>
        <w:p w14:paraId="4C65F52A" w14:textId="0942C7F2"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26" w:history="1">
            <w:r w:rsidR="00A86729" w:rsidRPr="00547697">
              <w:rPr>
                <w:rStyle w:val="Hyperlink"/>
                <w:noProof/>
              </w:rPr>
              <w:t>3.5</w:t>
            </w:r>
            <w:r w:rsidR="00A86729">
              <w:rPr>
                <w:rFonts w:cstheme="minorBidi"/>
                <w:noProof/>
                <w:kern w:val="2"/>
                <w:sz w:val="24"/>
                <w:szCs w:val="24"/>
                <w14:ligatures w14:val="standardContextual"/>
              </w:rPr>
              <w:tab/>
            </w:r>
            <w:r w:rsidR="00A86729" w:rsidRPr="00547697">
              <w:rPr>
                <w:rStyle w:val="Hyperlink"/>
                <w:noProof/>
              </w:rPr>
              <w:t>Determining Species</w:t>
            </w:r>
            <w:r w:rsidR="00A86729">
              <w:rPr>
                <w:noProof/>
                <w:webHidden/>
              </w:rPr>
              <w:tab/>
            </w:r>
            <w:r w:rsidR="00A86729">
              <w:rPr>
                <w:noProof/>
                <w:webHidden/>
              </w:rPr>
              <w:fldChar w:fldCharType="begin"/>
            </w:r>
            <w:r w:rsidR="00A86729">
              <w:rPr>
                <w:noProof/>
                <w:webHidden/>
              </w:rPr>
              <w:instrText xml:space="preserve"> PAGEREF _Toc168413026 \h </w:instrText>
            </w:r>
            <w:r w:rsidR="00A86729">
              <w:rPr>
                <w:noProof/>
                <w:webHidden/>
              </w:rPr>
            </w:r>
            <w:r w:rsidR="00A86729">
              <w:rPr>
                <w:noProof/>
                <w:webHidden/>
              </w:rPr>
              <w:fldChar w:fldCharType="separate"/>
            </w:r>
            <w:r w:rsidR="00A86729">
              <w:rPr>
                <w:noProof/>
                <w:webHidden/>
              </w:rPr>
              <w:t>10</w:t>
            </w:r>
            <w:r w:rsidR="00A86729">
              <w:rPr>
                <w:noProof/>
                <w:webHidden/>
              </w:rPr>
              <w:fldChar w:fldCharType="end"/>
            </w:r>
          </w:hyperlink>
        </w:p>
        <w:p w14:paraId="7E7B195B" w14:textId="7528EEBC"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27" w:history="1">
            <w:r w:rsidR="00A86729" w:rsidRPr="00547697">
              <w:rPr>
                <w:rStyle w:val="Hyperlink"/>
                <w:noProof/>
              </w:rPr>
              <w:t>3.6</w:t>
            </w:r>
            <w:r w:rsidR="00A86729">
              <w:rPr>
                <w:rFonts w:cstheme="minorBidi"/>
                <w:noProof/>
                <w:kern w:val="2"/>
                <w:sz w:val="24"/>
                <w:szCs w:val="24"/>
                <w14:ligatures w14:val="standardContextual"/>
              </w:rPr>
              <w:tab/>
            </w:r>
            <w:r w:rsidR="00A86729" w:rsidRPr="00547697">
              <w:rPr>
                <w:rStyle w:val="Hyperlink"/>
                <w:noProof/>
              </w:rPr>
              <w:t>Abundance Estimation</w:t>
            </w:r>
            <w:r w:rsidR="00A86729">
              <w:rPr>
                <w:noProof/>
                <w:webHidden/>
              </w:rPr>
              <w:tab/>
            </w:r>
            <w:r w:rsidR="00A86729">
              <w:rPr>
                <w:noProof/>
                <w:webHidden/>
              </w:rPr>
              <w:fldChar w:fldCharType="begin"/>
            </w:r>
            <w:r w:rsidR="00A86729">
              <w:rPr>
                <w:noProof/>
                <w:webHidden/>
              </w:rPr>
              <w:instrText xml:space="preserve"> PAGEREF _Toc168413027 \h </w:instrText>
            </w:r>
            <w:r w:rsidR="00A86729">
              <w:rPr>
                <w:noProof/>
                <w:webHidden/>
              </w:rPr>
            </w:r>
            <w:r w:rsidR="00A86729">
              <w:rPr>
                <w:noProof/>
                <w:webHidden/>
              </w:rPr>
              <w:fldChar w:fldCharType="separate"/>
            </w:r>
            <w:r w:rsidR="00A86729">
              <w:rPr>
                <w:noProof/>
                <w:webHidden/>
              </w:rPr>
              <w:t>10</w:t>
            </w:r>
            <w:r w:rsidR="00A86729">
              <w:rPr>
                <w:noProof/>
                <w:webHidden/>
              </w:rPr>
              <w:fldChar w:fldCharType="end"/>
            </w:r>
          </w:hyperlink>
        </w:p>
        <w:p w14:paraId="5388B4BD" w14:textId="7B18A0C9" w:rsidR="00A86729" w:rsidRDefault="00000000">
          <w:pPr>
            <w:pStyle w:val="TOC3"/>
            <w:tabs>
              <w:tab w:val="left" w:pos="1200"/>
              <w:tab w:val="right" w:leader="dot" w:pos="9350"/>
            </w:tabs>
            <w:rPr>
              <w:rFonts w:cstheme="minorBidi"/>
              <w:noProof/>
              <w:kern w:val="2"/>
              <w:sz w:val="24"/>
              <w:szCs w:val="24"/>
              <w14:ligatures w14:val="standardContextual"/>
            </w:rPr>
          </w:pPr>
          <w:hyperlink w:anchor="_Toc168413028" w:history="1">
            <w:r w:rsidR="00A86729" w:rsidRPr="00547697">
              <w:rPr>
                <w:rStyle w:val="Hyperlink"/>
                <w:noProof/>
              </w:rPr>
              <w:t>3.6.1</w:t>
            </w:r>
            <w:r w:rsidR="00A86729">
              <w:rPr>
                <w:rFonts w:cstheme="minorBidi"/>
                <w:noProof/>
                <w:kern w:val="2"/>
                <w:sz w:val="24"/>
                <w:szCs w:val="24"/>
                <w14:ligatures w14:val="standardContextual"/>
              </w:rPr>
              <w:tab/>
            </w:r>
            <w:r w:rsidR="00A86729" w:rsidRPr="00547697">
              <w:rPr>
                <w:rStyle w:val="Hyperlink"/>
                <w:noProof/>
              </w:rPr>
              <w:t>Comparison with Redd-Based Estimates</w:t>
            </w:r>
            <w:r w:rsidR="00A86729">
              <w:rPr>
                <w:noProof/>
                <w:webHidden/>
              </w:rPr>
              <w:tab/>
            </w:r>
            <w:r w:rsidR="00A86729">
              <w:rPr>
                <w:noProof/>
                <w:webHidden/>
              </w:rPr>
              <w:fldChar w:fldCharType="begin"/>
            </w:r>
            <w:r w:rsidR="00A86729">
              <w:rPr>
                <w:noProof/>
                <w:webHidden/>
              </w:rPr>
              <w:instrText xml:space="preserve"> PAGEREF _Toc168413028 \h </w:instrText>
            </w:r>
            <w:r w:rsidR="00A86729">
              <w:rPr>
                <w:noProof/>
                <w:webHidden/>
              </w:rPr>
            </w:r>
            <w:r w:rsidR="00A86729">
              <w:rPr>
                <w:noProof/>
                <w:webHidden/>
              </w:rPr>
              <w:fldChar w:fldCharType="separate"/>
            </w:r>
            <w:r w:rsidR="00A86729">
              <w:rPr>
                <w:noProof/>
                <w:webHidden/>
              </w:rPr>
              <w:t>11</w:t>
            </w:r>
            <w:r w:rsidR="00A86729">
              <w:rPr>
                <w:noProof/>
                <w:webHidden/>
              </w:rPr>
              <w:fldChar w:fldCharType="end"/>
            </w:r>
          </w:hyperlink>
        </w:p>
        <w:p w14:paraId="3E8A9A17" w14:textId="3CFEBCE8" w:rsidR="00A86729" w:rsidRDefault="00000000">
          <w:pPr>
            <w:pStyle w:val="TOC1"/>
            <w:tabs>
              <w:tab w:val="left" w:pos="440"/>
              <w:tab w:val="right" w:leader="dot" w:pos="9350"/>
            </w:tabs>
            <w:rPr>
              <w:rFonts w:cstheme="minorBidi"/>
              <w:b w:val="0"/>
              <w:noProof/>
              <w:kern w:val="2"/>
              <w:sz w:val="24"/>
              <w:szCs w:val="24"/>
              <w14:ligatures w14:val="standardContextual"/>
            </w:rPr>
          </w:pPr>
          <w:hyperlink w:anchor="_Toc168413029" w:history="1">
            <w:r w:rsidR="00A86729" w:rsidRPr="00547697">
              <w:rPr>
                <w:rStyle w:val="Hyperlink"/>
                <w:noProof/>
              </w:rPr>
              <w:t>4</w:t>
            </w:r>
            <w:r w:rsidR="00A86729">
              <w:rPr>
                <w:rFonts w:cstheme="minorBidi"/>
                <w:b w:val="0"/>
                <w:noProof/>
                <w:kern w:val="2"/>
                <w:sz w:val="24"/>
                <w:szCs w:val="24"/>
                <w14:ligatures w14:val="standardContextual"/>
              </w:rPr>
              <w:tab/>
            </w:r>
            <w:r w:rsidR="00A86729" w:rsidRPr="00547697">
              <w:rPr>
                <w:rStyle w:val="Hyperlink"/>
                <w:noProof/>
              </w:rPr>
              <w:t>Results</w:t>
            </w:r>
            <w:r w:rsidR="00A86729">
              <w:rPr>
                <w:noProof/>
                <w:webHidden/>
              </w:rPr>
              <w:tab/>
            </w:r>
            <w:r w:rsidR="00A86729">
              <w:rPr>
                <w:noProof/>
                <w:webHidden/>
              </w:rPr>
              <w:fldChar w:fldCharType="begin"/>
            </w:r>
            <w:r w:rsidR="00A86729">
              <w:rPr>
                <w:noProof/>
                <w:webHidden/>
              </w:rPr>
              <w:instrText xml:space="preserve"> PAGEREF _Toc168413029 \h </w:instrText>
            </w:r>
            <w:r w:rsidR="00A86729">
              <w:rPr>
                <w:noProof/>
                <w:webHidden/>
              </w:rPr>
            </w:r>
            <w:r w:rsidR="00A86729">
              <w:rPr>
                <w:noProof/>
                <w:webHidden/>
              </w:rPr>
              <w:fldChar w:fldCharType="separate"/>
            </w:r>
            <w:r w:rsidR="00A86729">
              <w:rPr>
                <w:noProof/>
                <w:webHidden/>
              </w:rPr>
              <w:t>12</w:t>
            </w:r>
            <w:r w:rsidR="00A86729">
              <w:rPr>
                <w:noProof/>
                <w:webHidden/>
              </w:rPr>
              <w:fldChar w:fldCharType="end"/>
            </w:r>
          </w:hyperlink>
        </w:p>
        <w:p w14:paraId="66463F9E" w14:textId="5E6B29BC"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30" w:history="1">
            <w:r w:rsidR="00A86729" w:rsidRPr="00547697">
              <w:rPr>
                <w:rStyle w:val="Hyperlink"/>
                <w:noProof/>
              </w:rPr>
              <w:t>4.1</w:t>
            </w:r>
            <w:r w:rsidR="00A86729">
              <w:rPr>
                <w:rFonts w:cstheme="minorBidi"/>
                <w:noProof/>
                <w:kern w:val="2"/>
                <w:sz w:val="24"/>
                <w:szCs w:val="24"/>
                <w14:ligatures w14:val="standardContextual"/>
              </w:rPr>
              <w:tab/>
            </w:r>
            <w:r w:rsidR="00A86729" w:rsidRPr="00547697">
              <w:rPr>
                <w:rStyle w:val="Hyperlink"/>
                <w:noProof/>
              </w:rPr>
              <w:t>Data Reviewer Comparison</w:t>
            </w:r>
            <w:r w:rsidR="00A86729">
              <w:rPr>
                <w:noProof/>
                <w:webHidden/>
              </w:rPr>
              <w:tab/>
            </w:r>
            <w:r w:rsidR="00A86729">
              <w:rPr>
                <w:noProof/>
                <w:webHidden/>
              </w:rPr>
              <w:fldChar w:fldCharType="begin"/>
            </w:r>
            <w:r w:rsidR="00A86729">
              <w:rPr>
                <w:noProof/>
                <w:webHidden/>
              </w:rPr>
              <w:instrText xml:space="preserve"> PAGEREF _Toc168413030 \h </w:instrText>
            </w:r>
            <w:r w:rsidR="00A86729">
              <w:rPr>
                <w:noProof/>
                <w:webHidden/>
              </w:rPr>
            </w:r>
            <w:r w:rsidR="00A86729">
              <w:rPr>
                <w:noProof/>
                <w:webHidden/>
              </w:rPr>
              <w:fldChar w:fldCharType="separate"/>
            </w:r>
            <w:r w:rsidR="00A86729">
              <w:rPr>
                <w:noProof/>
                <w:webHidden/>
              </w:rPr>
              <w:t>12</w:t>
            </w:r>
            <w:r w:rsidR="00A86729">
              <w:rPr>
                <w:noProof/>
                <w:webHidden/>
              </w:rPr>
              <w:fldChar w:fldCharType="end"/>
            </w:r>
          </w:hyperlink>
        </w:p>
        <w:p w14:paraId="30037361" w14:textId="3DC4A2E5"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31" w:history="1">
            <w:r w:rsidR="00A86729" w:rsidRPr="00547697">
              <w:rPr>
                <w:rStyle w:val="Hyperlink"/>
                <w:noProof/>
              </w:rPr>
              <w:t>4.2</w:t>
            </w:r>
            <w:r w:rsidR="00A86729">
              <w:rPr>
                <w:rFonts w:cstheme="minorBidi"/>
                <w:noProof/>
                <w:kern w:val="2"/>
                <w:sz w:val="24"/>
                <w:szCs w:val="24"/>
                <w14:ligatures w14:val="standardContextual"/>
              </w:rPr>
              <w:tab/>
            </w:r>
            <w:r w:rsidR="00A86729" w:rsidRPr="00547697">
              <w:rPr>
                <w:rStyle w:val="Hyperlink"/>
                <w:noProof/>
              </w:rPr>
              <w:t>Species Composition</w:t>
            </w:r>
            <w:r w:rsidR="00A86729">
              <w:rPr>
                <w:noProof/>
                <w:webHidden/>
              </w:rPr>
              <w:tab/>
            </w:r>
            <w:r w:rsidR="00A86729">
              <w:rPr>
                <w:noProof/>
                <w:webHidden/>
              </w:rPr>
              <w:fldChar w:fldCharType="begin"/>
            </w:r>
            <w:r w:rsidR="00A86729">
              <w:rPr>
                <w:noProof/>
                <w:webHidden/>
              </w:rPr>
              <w:instrText xml:space="preserve"> PAGEREF _Toc168413031 \h </w:instrText>
            </w:r>
            <w:r w:rsidR="00A86729">
              <w:rPr>
                <w:noProof/>
                <w:webHidden/>
              </w:rPr>
            </w:r>
            <w:r w:rsidR="00A86729">
              <w:rPr>
                <w:noProof/>
                <w:webHidden/>
              </w:rPr>
              <w:fldChar w:fldCharType="separate"/>
            </w:r>
            <w:r w:rsidR="00A86729">
              <w:rPr>
                <w:noProof/>
                <w:webHidden/>
              </w:rPr>
              <w:t>17</w:t>
            </w:r>
            <w:r w:rsidR="00A86729">
              <w:rPr>
                <w:noProof/>
                <w:webHidden/>
              </w:rPr>
              <w:fldChar w:fldCharType="end"/>
            </w:r>
          </w:hyperlink>
        </w:p>
        <w:p w14:paraId="0F6E280F" w14:textId="1F83DDC1"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32" w:history="1">
            <w:r w:rsidR="00A86729" w:rsidRPr="00547697">
              <w:rPr>
                <w:rStyle w:val="Hyperlink"/>
                <w:noProof/>
              </w:rPr>
              <w:t>4.3</w:t>
            </w:r>
            <w:r w:rsidR="00A86729">
              <w:rPr>
                <w:rFonts w:cstheme="minorBidi"/>
                <w:noProof/>
                <w:kern w:val="2"/>
                <w:sz w:val="24"/>
                <w:szCs w:val="24"/>
                <w14:ligatures w14:val="standardContextual"/>
              </w:rPr>
              <w:tab/>
            </w:r>
            <w:r w:rsidR="00A86729" w:rsidRPr="00547697">
              <w:rPr>
                <w:rStyle w:val="Hyperlink"/>
                <w:noProof/>
              </w:rPr>
              <w:t>Determining Species</w:t>
            </w:r>
            <w:r w:rsidR="00A86729">
              <w:rPr>
                <w:noProof/>
                <w:webHidden/>
              </w:rPr>
              <w:tab/>
            </w:r>
            <w:r w:rsidR="00A86729">
              <w:rPr>
                <w:noProof/>
                <w:webHidden/>
              </w:rPr>
              <w:fldChar w:fldCharType="begin"/>
            </w:r>
            <w:r w:rsidR="00A86729">
              <w:rPr>
                <w:noProof/>
                <w:webHidden/>
              </w:rPr>
              <w:instrText xml:space="preserve"> PAGEREF _Toc168413032 \h </w:instrText>
            </w:r>
            <w:r w:rsidR="00A86729">
              <w:rPr>
                <w:noProof/>
                <w:webHidden/>
              </w:rPr>
            </w:r>
            <w:r w:rsidR="00A86729">
              <w:rPr>
                <w:noProof/>
                <w:webHidden/>
              </w:rPr>
              <w:fldChar w:fldCharType="separate"/>
            </w:r>
            <w:r w:rsidR="00A86729">
              <w:rPr>
                <w:noProof/>
                <w:webHidden/>
              </w:rPr>
              <w:t>21</w:t>
            </w:r>
            <w:r w:rsidR="00A86729">
              <w:rPr>
                <w:noProof/>
                <w:webHidden/>
              </w:rPr>
              <w:fldChar w:fldCharType="end"/>
            </w:r>
          </w:hyperlink>
        </w:p>
        <w:p w14:paraId="1003766F" w14:textId="2F2C3199"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33" w:history="1">
            <w:r w:rsidR="00A86729" w:rsidRPr="00547697">
              <w:rPr>
                <w:rStyle w:val="Hyperlink"/>
                <w:noProof/>
              </w:rPr>
              <w:t>4.4</w:t>
            </w:r>
            <w:r w:rsidR="00A86729">
              <w:rPr>
                <w:rFonts w:cstheme="minorBidi"/>
                <w:noProof/>
                <w:kern w:val="2"/>
                <w:sz w:val="24"/>
                <w:szCs w:val="24"/>
                <w14:ligatures w14:val="standardContextual"/>
              </w:rPr>
              <w:tab/>
            </w:r>
            <w:r w:rsidR="00A86729" w:rsidRPr="00547697">
              <w:rPr>
                <w:rStyle w:val="Hyperlink"/>
                <w:noProof/>
              </w:rPr>
              <w:t>Abundance Estimation</w:t>
            </w:r>
            <w:r w:rsidR="00A86729">
              <w:rPr>
                <w:noProof/>
                <w:webHidden/>
              </w:rPr>
              <w:tab/>
            </w:r>
            <w:r w:rsidR="00A86729">
              <w:rPr>
                <w:noProof/>
                <w:webHidden/>
              </w:rPr>
              <w:fldChar w:fldCharType="begin"/>
            </w:r>
            <w:r w:rsidR="00A86729">
              <w:rPr>
                <w:noProof/>
                <w:webHidden/>
              </w:rPr>
              <w:instrText xml:space="preserve"> PAGEREF _Toc168413033 \h </w:instrText>
            </w:r>
            <w:r w:rsidR="00A86729">
              <w:rPr>
                <w:noProof/>
                <w:webHidden/>
              </w:rPr>
            </w:r>
            <w:r w:rsidR="00A86729">
              <w:rPr>
                <w:noProof/>
                <w:webHidden/>
              </w:rPr>
              <w:fldChar w:fldCharType="separate"/>
            </w:r>
            <w:r w:rsidR="00A86729">
              <w:rPr>
                <w:noProof/>
                <w:webHidden/>
              </w:rPr>
              <w:t>23</w:t>
            </w:r>
            <w:r w:rsidR="00A86729">
              <w:rPr>
                <w:noProof/>
                <w:webHidden/>
              </w:rPr>
              <w:fldChar w:fldCharType="end"/>
            </w:r>
          </w:hyperlink>
        </w:p>
        <w:p w14:paraId="6FE32F87" w14:textId="18906610" w:rsidR="00A86729" w:rsidRDefault="00000000">
          <w:pPr>
            <w:pStyle w:val="TOC3"/>
            <w:tabs>
              <w:tab w:val="left" w:pos="1200"/>
              <w:tab w:val="right" w:leader="dot" w:pos="9350"/>
            </w:tabs>
            <w:rPr>
              <w:rFonts w:cstheme="minorBidi"/>
              <w:noProof/>
              <w:kern w:val="2"/>
              <w:sz w:val="24"/>
              <w:szCs w:val="24"/>
              <w14:ligatures w14:val="standardContextual"/>
            </w:rPr>
          </w:pPr>
          <w:hyperlink w:anchor="_Toc168413034" w:history="1">
            <w:r w:rsidR="00A86729" w:rsidRPr="00547697">
              <w:rPr>
                <w:rStyle w:val="Hyperlink"/>
                <w:noProof/>
              </w:rPr>
              <w:t>4.4.1</w:t>
            </w:r>
            <w:r w:rsidR="00A86729">
              <w:rPr>
                <w:rFonts w:cstheme="minorBidi"/>
                <w:noProof/>
                <w:kern w:val="2"/>
                <w:sz w:val="24"/>
                <w:szCs w:val="24"/>
                <w14:ligatures w14:val="standardContextual"/>
              </w:rPr>
              <w:tab/>
            </w:r>
            <w:r w:rsidR="00A86729" w:rsidRPr="00547697">
              <w:rPr>
                <w:rStyle w:val="Hyperlink"/>
                <w:noProof/>
              </w:rPr>
              <w:t>Comparison with Redd-Based Estimates</w:t>
            </w:r>
            <w:r w:rsidR="00A86729">
              <w:rPr>
                <w:noProof/>
                <w:webHidden/>
              </w:rPr>
              <w:tab/>
            </w:r>
            <w:r w:rsidR="00A86729">
              <w:rPr>
                <w:noProof/>
                <w:webHidden/>
              </w:rPr>
              <w:fldChar w:fldCharType="begin"/>
            </w:r>
            <w:r w:rsidR="00A86729">
              <w:rPr>
                <w:noProof/>
                <w:webHidden/>
              </w:rPr>
              <w:instrText xml:space="preserve"> PAGEREF _Toc168413034 \h </w:instrText>
            </w:r>
            <w:r w:rsidR="00A86729">
              <w:rPr>
                <w:noProof/>
                <w:webHidden/>
              </w:rPr>
            </w:r>
            <w:r w:rsidR="00A86729">
              <w:rPr>
                <w:noProof/>
                <w:webHidden/>
              </w:rPr>
              <w:fldChar w:fldCharType="separate"/>
            </w:r>
            <w:r w:rsidR="00A86729">
              <w:rPr>
                <w:noProof/>
                <w:webHidden/>
              </w:rPr>
              <w:t>25</w:t>
            </w:r>
            <w:r w:rsidR="00A86729">
              <w:rPr>
                <w:noProof/>
                <w:webHidden/>
              </w:rPr>
              <w:fldChar w:fldCharType="end"/>
            </w:r>
          </w:hyperlink>
        </w:p>
        <w:p w14:paraId="79A33883" w14:textId="7A17F0C3" w:rsidR="00A86729" w:rsidRDefault="00000000">
          <w:pPr>
            <w:pStyle w:val="TOC1"/>
            <w:tabs>
              <w:tab w:val="left" w:pos="440"/>
              <w:tab w:val="right" w:leader="dot" w:pos="9350"/>
            </w:tabs>
            <w:rPr>
              <w:rFonts w:cstheme="minorBidi"/>
              <w:b w:val="0"/>
              <w:noProof/>
              <w:kern w:val="2"/>
              <w:sz w:val="24"/>
              <w:szCs w:val="24"/>
              <w14:ligatures w14:val="standardContextual"/>
            </w:rPr>
          </w:pPr>
          <w:hyperlink w:anchor="_Toc168413035" w:history="1">
            <w:r w:rsidR="00A86729" w:rsidRPr="00547697">
              <w:rPr>
                <w:rStyle w:val="Hyperlink"/>
                <w:noProof/>
              </w:rPr>
              <w:t>5</w:t>
            </w:r>
            <w:r w:rsidR="00A86729">
              <w:rPr>
                <w:rFonts w:cstheme="minorBidi"/>
                <w:b w:val="0"/>
                <w:noProof/>
                <w:kern w:val="2"/>
                <w:sz w:val="24"/>
                <w:szCs w:val="24"/>
                <w14:ligatures w14:val="standardContextual"/>
              </w:rPr>
              <w:tab/>
            </w:r>
            <w:r w:rsidR="00A86729" w:rsidRPr="00547697">
              <w:rPr>
                <w:rStyle w:val="Hyperlink"/>
                <w:noProof/>
              </w:rPr>
              <w:t>Discussion</w:t>
            </w:r>
            <w:r w:rsidR="00A86729">
              <w:rPr>
                <w:noProof/>
                <w:webHidden/>
              </w:rPr>
              <w:tab/>
            </w:r>
            <w:r w:rsidR="00A86729">
              <w:rPr>
                <w:noProof/>
                <w:webHidden/>
              </w:rPr>
              <w:fldChar w:fldCharType="begin"/>
            </w:r>
            <w:r w:rsidR="00A86729">
              <w:rPr>
                <w:noProof/>
                <w:webHidden/>
              </w:rPr>
              <w:instrText xml:space="preserve"> PAGEREF _Toc168413035 \h </w:instrText>
            </w:r>
            <w:r w:rsidR="00A86729">
              <w:rPr>
                <w:noProof/>
                <w:webHidden/>
              </w:rPr>
            </w:r>
            <w:r w:rsidR="00A86729">
              <w:rPr>
                <w:noProof/>
                <w:webHidden/>
              </w:rPr>
              <w:fldChar w:fldCharType="separate"/>
            </w:r>
            <w:r w:rsidR="00A86729">
              <w:rPr>
                <w:noProof/>
                <w:webHidden/>
              </w:rPr>
              <w:t>26</w:t>
            </w:r>
            <w:r w:rsidR="00A86729">
              <w:rPr>
                <w:noProof/>
                <w:webHidden/>
              </w:rPr>
              <w:fldChar w:fldCharType="end"/>
            </w:r>
          </w:hyperlink>
        </w:p>
        <w:p w14:paraId="05BBFE24" w14:textId="089B22FB" w:rsidR="00A86729" w:rsidRDefault="00000000">
          <w:pPr>
            <w:pStyle w:val="TOC2"/>
            <w:tabs>
              <w:tab w:val="left" w:pos="960"/>
              <w:tab w:val="right" w:leader="dot" w:pos="9350"/>
            </w:tabs>
            <w:rPr>
              <w:rFonts w:cstheme="minorBidi"/>
              <w:noProof/>
              <w:kern w:val="2"/>
              <w:sz w:val="24"/>
              <w:szCs w:val="24"/>
              <w14:ligatures w14:val="standardContextual"/>
            </w:rPr>
          </w:pPr>
          <w:hyperlink w:anchor="_Toc168413036" w:history="1">
            <w:r w:rsidR="00A86729" w:rsidRPr="00547697">
              <w:rPr>
                <w:rStyle w:val="Hyperlink"/>
                <w:noProof/>
              </w:rPr>
              <w:t>5.1</w:t>
            </w:r>
            <w:r w:rsidR="00A86729">
              <w:rPr>
                <w:rFonts w:cstheme="minorBidi"/>
                <w:noProof/>
                <w:kern w:val="2"/>
                <w:sz w:val="24"/>
                <w:szCs w:val="24"/>
                <w14:ligatures w14:val="standardContextual"/>
              </w:rPr>
              <w:tab/>
            </w:r>
            <w:r w:rsidR="00A86729" w:rsidRPr="00547697">
              <w:rPr>
                <w:rStyle w:val="Hyperlink"/>
                <w:noProof/>
              </w:rPr>
              <w:t>Recommendations</w:t>
            </w:r>
            <w:r w:rsidR="00A86729">
              <w:rPr>
                <w:noProof/>
                <w:webHidden/>
              </w:rPr>
              <w:tab/>
            </w:r>
            <w:r w:rsidR="00A86729">
              <w:rPr>
                <w:noProof/>
                <w:webHidden/>
              </w:rPr>
              <w:fldChar w:fldCharType="begin"/>
            </w:r>
            <w:r w:rsidR="00A86729">
              <w:rPr>
                <w:noProof/>
                <w:webHidden/>
              </w:rPr>
              <w:instrText xml:space="preserve"> PAGEREF _Toc168413036 \h </w:instrText>
            </w:r>
            <w:r w:rsidR="00A86729">
              <w:rPr>
                <w:noProof/>
                <w:webHidden/>
              </w:rPr>
            </w:r>
            <w:r w:rsidR="00A86729">
              <w:rPr>
                <w:noProof/>
                <w:webHidden/>
              </w:rPr>
              <w:fldChar w:fldCharType="separate"/>
            </w:r>
            <w:r w:rsidR="00A86729">
              <w:rPr>
                <w:noProof/>
                <w:webHidden/>
              </w:rPr>
              <w:t>29</w:t>
            </w:r>
            <w:r w:rsidR="00A86729">
              <w:rPr>
                <w:noProof/>
                <w:webHidden/>
              </w:rPr>
              <w:fldChar w:fldCharType="end"/>
            </w:r>
          </w:hyperlink>
        </w:p>
        <w:p w14:paraId="18116AFF" w14:textId="53BA403A" w:rsidR="00A86729" w:rsidRDefault="00000000">
          <w:pPr>
            <w:pStyle w:val="TOC1"/>
            <w:tabs>
              <w:tab w:val="left" w:pos="440"/>
              <w:tab w:val="right" w:leader="dot" w:pos="9350"/>
            </w:tabs>
            <w:rPr>
              <w:rFonts w:cstheme="minorBidi"/>
              <w:b w:val="0"/>
              <w:noProof/>
              <w:kern w:val="2"/>
              <w:sz w:val="24"/>
              <w:szCs w:val="24"/>
              <w14:ligatures w14:val="standardContextual"/>
            </w:rPr>
          </w:pPr>
          <w:hyperlink w:anchor="_Toc168413037" w:history="1">
            <w:r w:rsidR="00A86729" w:rsidRPr="00547697">
              <w:rPr>
                <w:rStyle w:val="Hyperlink"/>
                <w:noProof/>
              </w:rPr>
              <w:t>6</w:t>
            </w:r>
            <w:r w:rsidR="00A86729">
              <w:rPr>
                <w:rFonts w:cstheme="minorBidi"/>
                <w:b w:val="0"/>
                <w:noProof/>
                <w:kern w:val="2"/>
                <w:sz w:val="24"/>
                <w:szCs w:val="24"/>
                <w14:ligatures w14:val="standardContextual"/>
              </w:rPr>
              <w:tab/>
            </w:r>
            <w:r w:rsidR="00A86729" w:rsidRPr="00547697">
              <w:rPr>
                <w:rStyle w:val="Hyperlink"/>
                <w:noProof/>
              </w:rPr>
              <w:t>Acknowledgements</w:t>
            </w:r>
            <w:r w:rsidR="00A86729">
              <w:rPr>
                <w:noProof/>
                <w:webHidden/>
              </w:rPr>
              <w:tab/>
            </w:r>
            <w:r w:rsidR="00A86729">
              <w:rPr>
                <w:noProof/>
                <w:webHidden/>
              </w:rPr>
              <w:fldChar w:fldCharType="begin"/>
            </w:r>
            <w:r w:rsidR="00A86729">
              <w:rPr>
                <w:noProof/>
                <w:webHidden/>
              </w:rPr>
              <w:instrText xml:space="preserve"> PAGEREF _Toc168413037 \h </w:instrText>
            </w:r>
            <w:r w:rsidR="00A86729">
              <w:rPr>
                <w:noProof/>
                <w:webHidden/>
              </w:rPr>
            </w:r>
            <w:r w:rsidR="00A86729">
              <w:rPr>
                <w:noProof/>
                <w:webHidden/>
              </w:rPr>
              <w:fldChar w:fldCharType="separate"/>
            </w:r>
            <w:r w:rsidR="00A86729">
              <w:rPr>
                <w:noProof/>
                <w:webHidden/>
              </w:rPr>
              <w:t>29</w:t>
            </w:r>
            <w:r w:rsidR="00A86729">
              <w:rPr>
                <w:noProof/>
                <w:webHidden/>
              </w:rPr>
              <w:fldChar w:fldCharType="end"/>
            </w:r>
          </w:hyperlink>
        </w:p>
        <w:p w14:paraId="6F4269CA" w14:textId="611DAC0F" w:rsidR="00A86729" w:rsidRDefault="00000000">
          <w:pPr>
            <w:pStyle w:val="TOC1"/>
            <w:tabs>
              <w:tab w:val="left" w:pos="440"/>
              <w:tab w:val="right" w:leader="dot" w:pos="9350"/>
            </w:tabs>
            <w:rPr>
              <w:rFonts w:cstheme="minorBidi"/>
              <w:b w:val="0"/>
              <w:noProof/>
              <w:kern w:val="2"/>
              <w:sz w:val="24"/>
              <w:szCs w:val="24"/>
              <w14:ligatures w14:val="standardContextual"/>
            </w:rPr>
          </w:pPr>
          <w:hyperlink w:anchor="_Toc168413038" w:history="1">
            <w:r w:rsidR="00A86729" w:rsidRPr="00547697">
              <w:rPr>
                <w:rStyle w:val="Hyperlink"/>
                <w:noProof/>
              </w:rPr>
              <w:t>7</w:t>
            </w:r>
            <w:r w:rsidR="00A86729">
              <w:rPr>
                <w:rFonts w:cstheme="minorBidi"/>
                <w:b w:val="0"/>
                <w:noProof/>
                <w:kern w:val="2"/>
                <w:sz w:val="24"/>
                <w:szCs w:val="24"/>
                <w14:ligatures w14:val="standardContextual"/>
              </w:rPr>
              <w:tab/>
            </w:r>
            <w:r w:rsidR="00A86729" w:rsidRPr="00547697">
              <w:rPr>
                <w:rStyle w:val="Hyperlink"/>
                <w:noProof/>
              </w:rPr>
              <w:t>Literature Cited</w:t>
            </w:r>
            <w:r w:rsidR="00A86729">
              <w:rPr>
                <w:noProof/>
                <w:webHidden/>
              </w:rPr>
              <w:tab/>
            </w:r>
            <w:r w:rsidR="00A86729">
              <w:rPr>
                <w:noProof/>
                <w:webHidden/>
              </w:rPr>
              <w:fldChar w:fldCharType="begin"/>
            </w:r>
            <w:r w:rsidR="00A86729">
              <w:rPr>
                <w:noProof/>
                <w:webHidden/>
              </w:rPr>
              <w:instrText xml:space="preserve"> PAGEREF _Toc168413038 \h </w:instrText>
            </w:r>
            <w:r w:rsidR="00A86729">
              <w:rPr>
                <w:noProof/>
                <w:webHidden/>
              </w:rPr>
            </w:r>
            <w:r w:rsidR="00A86729">
              <w:rPr>
                <w:noProof/>
                <w:webHidden/>
              </w:rPr>
              <w:fldChar w:fldCharType="separate"/>
            </w:r>
            <w:r w:rsidR="00A86729">
              <w:rPr>
                <w:noProof/>
                <w:webHidden/>
              </w:rPr>
              <w:t>29</w:t>
            </w:r>
            <w:r w:rsidR="00A86729">
              <w:rPr>
                <w:noProof/>
                <w:webHidden/>
              </w:rPr>
              <w:fldChar w:fldCharType="end"/>
            </w:r>
          </w:hyperlink>
        </w:p>
        <w:p w14:paraId="31EB5AFF" w14:textId="61E14A37" w:rsidR="00651E0A" w:rsidRDefault="00F21562">
          <w:r>
            <w:fldChar w:fldCharType="end"/>
          </w:r>
        </w:p>
      </w:sdtContent>
    </w:sdt>
    <w:p w14:paraId="31EB5B00" w14:textId="77777777" w:rsidR="00651E0A" w:rsidRDefault="00F21562">
      <w:r>
        <w:rPr>
          <w:vertAlign w:val="superscript"/>
        </w:rPr>
        <w:t>1</w:t>
      </w:r>
      <w:r>
        <w:t xml:space="preserve"> Washington Department of Fish &amp; Wildlife</w:t>
      </w:r>
    </w:p>
    <w:p w14:paraId="31EB5B01" w14:textId="7330919E" w:rsidR="00651E0A" w:rsidRDefault="00F21562">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31EB5B02" w14:textId="77777777" w:rsidR="00651E0A" w:rsidRDefault="00F21562">
      <w:r>
        <w:br w:type="page"/>
      </w:r>
    </w:p>
    <w:p w14:paraId="31EB5B03" w14:textId="77777777" w:rsidR="00651E0A" w:rsidRDefault="00F21562">
      <w:pPr>
        <w:pStyle w:val="Heading1"/>
      </w:pPr>
      <w:bookmarkStart w:id="0" w:name="_Toc168413019"/>
      <w:bookmarkStart w:id="1" w:name="executive-summary"/>
      <w:r>
        <w:lastRenderedPageBreak/>
        <w:t>1</w:t>
      </w:r>
      <w:r>
        <w:tab/>
        <w:t>Executive Summary</w:t>
      </w:r>
      <w:bookmarkEnd w:id="0"/>
    </w:p>
    <w:p w14:paraId="31EB5B04" w14:textId="77777777" w:rsidR="00651E0A" w:rsidRDefault="00F21562">
      <w:r>
        <w:t>This report contains methods and results of SONAR-based escapement estimates for winter steelhead on the Dungeness River from 2019-2023. WDFW deployed a multibeam SONAR unit in the lower Dungeness River during the majority of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31EB5B05" w14:textId="77777777" w:rsidR="00651E0A" w:rsidRDefault="00F21562">
      <w:r>
        <w:t>To exclude similarly sized fish that were not steelhead from our SONAR counts, WDFW conducted weekly species composition sampling in 2021, 2022 and 2023 throughout the periods of SONAR operation. The majority of fish encountered were steelhead and bull trout and these species overlapped in length. To exclude potential bull trout from the SONAR fish counts we fit a binomial GAM with a logit link, using splines of fork length and Julian day to predict the probability of a fish being a steelhead. The probability of being a steelhead was greatest during March and April, and least in February and June when fewer steelhead were present.</w:t>
      </w:r>
    </w:p>
    <w:p w14:paraId="31EB5B06" w14:textId="77777777" w:rsidR="00651E0A" w:rsidRDefault="00F21562">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14:paraId="31EB5B07" w14:textId="77777777" w:rsidR="00651E0A" w:rsidRDefault="00F21562">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568 (CI 552 - 587) in 2021 to 1,075 (CI 982 - 1,193) in 2020. The SONAR-based estimates were consistently roughly twice the redd-based estimates.</w:t>
      </w:r>
    </w:p>
    <w:p w14:paraId="31EB5B08" w14:textId="4D50C762" w:rsidR="00651E0A" w:rsidRDefault="00F21562">
      <w:r>
        <w:t xml:space="preserve">We learned some important lessons over the first </w:t>
      </w:r>
      <w:ins w:id="2" w:author="Craig, Bethany E (DFW)" w:date="2024-06-05T09:25:00Z" w16du:dateUtc="2024-06-05T16:25:00Z">
        <w:r w:rsidR="008569D0">
          <w:t>6</w:t>
        </w:r>
      </w:ins>
      <w:del w:id="3" w:author="Craig, Bethany E (DFW)" w:date="2024-06-05T09:25:00Z" w16du:dateUtc="2024-06-05T16:25:00Z">
        <w:r w:rsidDel="008569D0">
          <w:delText>5</w:delText>
        </w:r>
      </w:del>
      <w:r>
        <w:t xml:space="preserve">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p w14:paraId="31EB5B09" w14:textId="77777777" w:rsidR="00651E0A" w:rsidRDefault="00F21562">
      <w:pPr>
        <w:pStyle w:val="Heading1"/>
      </w:pPr>
      <w:bookmarkStart w:id="4" w:name="_Toc168413020"/>
      <w:bookmarkStart w:id="5" w:name="introduction"/>
      <w:bookmarkEnd w:id="1"/>
      <w:r>
        <w:lastRenderedPageBreak/>
        <w:t>2</w:t>
      </w:r>
      <w:r>
        <w:tab/>
        <w:t>Introduction</w:t>
      </w:r>
      <w:bookmarkEnd w:id="4"/>
    </w:p>
    <w:p w14:paraId="31EB5B0A" w14:textId="77777777" w:rsidR="00651E0A" w:rsidRDefault="00F21562">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and in Canyon Creek up to RKM 2.7; there is also limited spawning in other small tributaries (e.g. Hurd Creek, Hatchery Creek).</w:t>
      </w:r>
    </w:p>
    <w:p w14:paraId="31EB5B0B" w14:textId="77777777" w:rsidR="00651E0A" w:rsidRDefault="00F21562">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31EB5B0C" w14:textId="427BCA9F" w:rsidR="00651E0A" w:rsidRDefault="00F21562">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2018-2023 seasons.</w:t>
      </w:r>
    </w:p>
    <w:p w14:paraId="31EB5B0D" w14:textId="77777777" w:rsidR="00651E0A" w:rsidRDefault="00F21562">
      <w:pPr>
        <w:pStyle w:val="Heading1"/>
      </w:pPr>
      <w:bookmarkStart w:id="6" w:name="_Toc168413021"/>
      <w:bookmarkStart w:id="7" w:name="methods"/>
      <w:bookmarkEnd w:id="5"/>
      <w:r>
        <w:t>3</w:t>
      </w:r>
      <w:r>
        <w:tab/>
        <w:t>Methods</w:t>
      </w:r>
      <w:bookmarkEnd w:id="6"/>
    </w:p>
    <w:p w14:paraId="31EB5B0E" w14:textId="77777777" w:rsidR="00651E0A" w:rsidRDefault="00F21562">
      <w:pPr>
        <w:pStyle w:val="Heading2"/>
      </w:pPr>
      <w:bookmarkStart w:id="8" w:name="_Toc168413022"/>
      <w:bookmarkStart w:id="9" w:name="sonar-operation"/>
      <w:r>
        <w:t>3.1</w:t>
      </w:r>
      <w:r>
        <w:tab/>
        <w:t>SONAR operation</w:t>
      </w:r>
      <w:bookmarkEnd w:id="8"/>
    </w:p>
    <w:p w14:paraId="31EB5B0F" w14:textId="77777777" w:rsidR="00651E0A" w:rsidRDefault="00F21562">
      <w:r>
        <w:t xml:space="preserve">We deployed the ARIS 1800 Explorer, manufactured by Sound Metrics, of Bellevue, Washington in the lower Dungeness River during the majority of the steelhead run from 2018 through 2023 (Figure 3.1). The ARIS 1800 uses 96 beams at 1.1/1.8 megahertz (Mhz) to 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31EB5B10" w14:textId="77777777" w:rsidR="00651E0A" w:rsidRDefault="00F21562" w:rsidP="00E10985">
      <w:pPr>
        <w:jc w:val="center"/>
      </w:pPr>
      <w:r>
        <w:rPr>
          <w:noProof/>
        </w:rPr>
        <w:drawing>
          <wp:inline distT="0" distB="0" distL="0" distR="0" wp14:anchorId="31EB6085" wp14:editId="31EB6086">
            <wp:extent cx="5349240" cy="5349240"/>
            <wp:effectExtent l="0" t="0" r="0" b="0"/>
            <wp:docPr id="24"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31EB5B11" w14:textId="77777777" w:rsidR="00651E0A" w:rsidRDefault="00F21562">
      <w:bookmarkStart w:id="10" w:name="fig:wtsd-map"/>
      <w:bookmarkEnd w:id="10"/>
      <w:r>
        <w:t>Figure 3.1: Location of SONAR in Dungeness River basin. Steelhead distribution shown in dark gray.</w:t>
      </w:r>
    </w:p>
    <w:p w14:paraId="31EB5B12" w14:textId="77777777" w:rsidR="00651E0A" w:rsidRDefault="00F21562">
      <w:r>
        <w:t>In 2018 the SONAR unit was deployed at approximately at river kilometer (RKM) 0.3, below the majority of steelhead spawning habitat, and ensonified an approximately 20 meter (m) wide run in the river (Figure 3.2). The SONAR unit was mounted to a pole mount and attached to a reinforced ladder, secured to the river bottom by rebar (Figure 3.3).</w:t>
      </w:r>
    </w:p>
    <w:p w14:paraId="31EB5B13" w14:textId="77777777" w:rsidR="00651E0A" w:rsidRDefault="00F21562">
      <w:r>
        <w:t xml:space="preserve">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w:t>
      </w:r>
      <w:r>
        <w:lastRenderedPageBreak/>
        <w:t>trailer site, which enabled the unit to be directly connected and powered by trailer power, and any adjustments to the SONAR settings to be accomplished in the dry, safe comfort of the trailer.</w:t>
      </w:r>
    </w:p>
    <w:p w14:paraId="31EB5B14" w14:textId="77777777" w:rsidR="00651E0A" w:rsidRDefault="00F21562" w:rsidP="00E10985">
      <w:pPr>
        <w:jc w:val="center"/>
      </w:pPr>
      <w:r>
        <w:rPr>
          <w:noProof/>
        </w:rPr>
        <w:drawing>
          <wp:inline distT="0" distB="0" distL="0" distR="0" wp14:anchorId="31EB6087" wp14:editId="31EB6088">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31EB5B15" w14:textId="77777777" w:rsidR="00651E0A" w:rsidRDefault="00F21562">
      <w:bookmarkStart w:id="11" w:name="fig:site-map"/>
      <w:bookmarkEnd w:id="11"/>
      <w:r>
        <w:t>Figure 3.2: Location of the SONAR site in the lower Dungeness River in 2018 (white) and 2019-2023 (striped).</w:t>
      </w:r>
    </w:p>
    <w:p w14:paraId="31EB5B16" w14:textId="77777777" w:rsidR="00651E0A" w:rsidRDefault="00F21562" w:rsidP="00E10985">
      <w:pPr>
        <w:jc w:val="center"/>
      </w:pPr>
      <w:r>
        <w:rPr>
          <w:noProof/>
        </w:rPr>
        <w:drawing>
          <wp:inline distT="0" distB="0" distL="0" distR="0" wp14:anchorId="31EB6089" wp14:editId="31EB608A">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31EB5B17" w14:textId="77777777" w:rsidR="00651E0A" w:rsidRDefault="00F21562">
      <w:bookmarkStart w:id="12" w:name="fig:setup-2018"/>
      <w:bookmarkEnd w:id="12"/>
      <w:r>
        <w:t>Figure 3.3: SONAR unit deployment via a pole mount and ladder system in the Dungeness River in 2018.</w:t>
      </w:r>
    </w:p>
    <w:p w14:paraId="31EB5B18" w14:textId="77777777" w:rsidR="00651E0A" w:rsidRDefault="00F21562">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31EB5B19" w14:textId="77777777" w:rsidR="00651E0A" w:rsidRDefault="00F21562">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31EB5B1A" w14:textId="77777777" w:rsidR="00651E0A" w:rsidRDefault="00F21562" w:rsidP="00E10985">
      <w:pPr>
        <w:jc w:val="center"/>
      </w:pPr>
      <w:r>
        <w:rPr>
          <w:noProof/>
        </w:rPr>
        <w:drawing>
          <wp:inline distT="0" distB="0" distL="0" distR="0" wp14:anchorId="31EB608B" wp14:editId="31EB608C">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31EB5B1B" w14:textId="77777777" w:rsidR="00651E0A" w:rsidRDefault="00F21562">
      <w:bookmarkStart w:id="13" w:name="fig:setup-2019"/>
      <w:bookmarkEnd w:id="13"/>
      <w:r>
        <w:t>Figure 3.4: SONAR unit deployment via a pole mount and platform in the Dungeness River in 2020. Picket weir is the upstream picket weir.</w:t>
      </w:r>
    </w:p>
    <w:p w14:paraId="31EB5B1C" w14:textId="77777777" w:rsidR="00651E0A" w:rsidRDefault="00F21562">
      <w:r>
        <w:t>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22nd in each year.</w:t>
      </w:r>
    </w:p>
    <w:p w14:paraId="31EB5B1D" w14:textId="77777777" w:rsidR="00651E0A" w:rsidRDefault="00F21562">
      <w:bookmarkStart w:id="14" w:name="tab:op-dates"/>
      <w:bookmarkEnd w:id="14"/>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651E0A" w14:paraId="31EB5B21"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B1E" w14:textId="77777777" w:rsidR="00651E0A" w:rsidRDefault="00F21562">
            <w:pPr>
              <w:jc w:val="right"/>
            </w:pPr>
            <w:r>
              <w:t>Year</w:t>
            </w:r>
          </w:p>
        </w:tc>
        <w:tc>
          <w:tcPr>
            <w:tcW w:w="0" w:type="auto"/>
          </w:tcPr>
          <w:p w14:paraId="31EB5B1F" w14:textId="77777777" w:rsidR="00651E0A" w:rsidRDefault="00F21562">
            <w:r>
              <w:t>First Date</w:t>
            </w:r>
          </w:p>
        </w:tc>
        <w:tc>
          <w:tcPr>
            <w:tcW w:w="0" w:type="auto"/>
          </w:tcPr>
          <w:p w14:paraId="31EB5B20" w14:textId="77777777" w:rsidR="00651E0A" w:rsidRDefault="00F21562">
            <w:r>
              <w:t>Last Date</w:t>
            </w:r>
          </w:p>
        </w:tc>
      </w:tr>
      <w:tr w:rsidR="00651E0A" w14:paraId="31EB5B25"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22" w14:textId="77777777" w:rsidR="00651E0A" w:rsidRDefault="00F21562">
            <w:pPr>
              <w:jc w:val="right"/>
            </w:pPr>
            <w:r>
              <w:t>2018</w:t>
            </w:r>
          </w:p>
        </w:tc>
        <w:tc>
          <w:tcPr>
            <w:tcW w:w="0" w:type="auto"/>
          </w:tcPr>
          <w:p w14:paraId="31EB5B23" w14:textId="77777777" w:rsidR="00651E0A" w:rsidRDefault="00F21562">
            <w:r>
              <w:t>Feb 28</w:t>
            </w:r>
          </w:p>
        </w:tc>
        <w:tc>
          <w:tcPr>
            <w:tcW w:w="0" w:type="auto"/>
          </w:tcPr>
          <w:p w14:paraId="31EB5B24" w14:textId="77777777" w:rsidR="00651E0A" w:rsidRDefault="00F21562">
            <w:r>
              <w:t>Jul 03</w:t>
            </w:r>
          </w:p>
        </w:tc>
      </w:tr>
      <w:tr w:rsidR="00651E0A" w14:paraId="31EB5B29"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26" w14:textId="77777777" w:rsidR="00651E0A" w:rsidRDefault="00F21562">
            <w:pPr>
              <w:jc w:val="right"/>
            </w:pPr>
            <w:r>
              <w:t>2019</w:t>
            </w:r>
          </w:p>
        </w:tc>
        <w:tc>
          <w:tcPr>
            <w:tcW w:w="0" w:type="auto"/>
          </w:tcPr>
          <w:p w14:paraId="31EB5B27" w14:textId="77777777" w:rsidR="00651E0A" w:rsidRDefault="00F21562">
            <w:r>
              <w:t>Mar 05</w:t>
            </w:r>
          </w:p>
        </w:tc>
        <w:tc>
          <w:tcPr>
            <w:tcW w:w="0" w:type="auto"/>
          </w:tcPr>
          <w:p w14:paraId="31EB5B28" w14:textId="77777777" w:rsidR="00651E0A" w:rsidRDefault="00F21562">
            <w:r>
              <w:t>Jul 17</w:t>
            </w:r>
          </w:p>
        </w:tc>
      </w:tr>
      <w:tr w:rsidR="00651E0A" w14:paraId="31EB5B2D"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2A" w14:textId="77777777" w:rsidR="00651E0A" w:rsidRDefault="00F21562">
            <w:pPr>
              <w:jc w:val="right"/>
            </w:pPr>
            <w:r>
              <w:t>2020</w:t>
            </w:r>
          </w:p>
        </w:tc>
        <w:tc>
          <w:tcPr>
            <w:tcW w:w="0" w:type="auto"/>
          </w:tcPr>
          <w:p w14:paraId="31EB5B2B" w14:textId="77777777" w:rsidR="00651E0A" w:rsidRDefault="00F21562">
            <w:r>
              <w:t>Feb 13</w:t>
            </w:r>
          </w:p>
        </w:tc>
        <w:tc>
          <w:tcPr>
            <w:tcW w:w="0" w:type="auto"/>
          </w:tcPr>
          <w:p w14:paraId="31EB5B2C" w14:textId="77777777" w:rsidR="00651E0A" w:rsidRDefault="00F21562">
            <w:r>
              <w:t>Jul 26</w:t>
            </w:r>
          </w:p>
        </w:tc>
      </w:tr>
      <w:tr w:rsidR="00651E0A" w14:paraId="31EB5B31"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2E" w14:textId="77777777" w:rsidR="00651E0A" w:rsidRDefault="00F21562">
            <w:pPr>
              <w:jc w:val="right"/>
            </w:pPr>
            <w:r>
              <w:t>2021</w:t>
            </w:r>
          </w:p>
        </w:tc>
        <w:tc>
          <w:tcPr>
            <w:tcW w:w="0" w:type="auto"/>
          </w:tcPr>
          <w:p w14:paraId="31EB5B2F" w14:textId="77777777" w:rsidR="00651E0A" w:rsidRDefault="00F21562">
            <w:r>
              <w:t>Feb 01</w:t>
            </w:r>
          </w:p>
        </w:tc>
        <w:tc>
          <w:tcPr>
            <w:tcW w:w="0" w:type="auto"/>
          </w:tcPr>
          <w:p w14:paraId="31EB5B30" w14:textId="77777777" w:rsidR="00651E0A" w:rsidRDefault="00F21562">
            <w:r>
              <w:t>Jun 22</w:t>
            </w:r>
          </w:p>
        </w:tc>
      </w:tr>
      <w:tr w:rsidR="00651E0A" w14:paraId="31EB5B35"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32" w14:textId="77777777" w:rsidR="00651E0A" w:rsidRDefault="00F21562">
            <w:pPr>
              <w:jc w:val="right"/>
            </w:pPr>
            <w:r>
              <w:t>2022</w:t>
            </w:r>
          </w:p>
        </w:tc>
        <w:tc>
          <w:tcPr>
            <w:tcW w:w="0" w:type="auto"/>
          </w:tcPr>
          <w:p w14:paraId="31EB5B33" w14:textId="77777777" w:rsidR="00651E0A" w:rsidRDefault="00F21562">
            <w:r>
              <w:t>Feb 09</w:t>
            </w:r>
          </w:p>
        </w:tc>
        <w:tc>
          <w:tcPr>
            <w:tcW w:w="0" w:type="auto"/>
          </w:tcPr>
          <w:p w14:paraId="31EB5B34" w14:textId="77777777" w:rsidR="00651E0A" w:rsidRDefault="00F21562">
            <w:r>
              <w:t>Jun 25</w:t>
            </w:r>
          </w:p>
        </w:tc>
      </w:tr>
      <w:tr w:rsidR="00651E0A" w14:paraId="31EB5B39"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36" w14:textId="77777777" w:rsidR="00651E0A" w:rsidRDefault="00F21562">
            <w:pPr>
              <w:jc w:val="right"/>
            </w:pPr>
            <w:r>
              <w:lastRenderedPageBreak/>
              <w:t>2023</w:t>
            </w:r>
          </w:p>
        </w:tc>
        <w:tc>
          <w:tcPr>
            <w:tcW w:w="0" w:type="auto"/>
          </w:tcPr>
          <w:p w14:paraId="31EB5B37" w14:textId="77777777" w:rsidR="00651E0A" w:rsidRDefault="00F21562">
            <w:r>
              <w:t>Feb 07</w:t>
            </w:r>
          </w:p>
        </w:tc>
        <w:tc>
          <w:tcPr>
            <w:tcW w:w="0" w:type="auto"/>
          </w:tcPr>
          <w:p w14:paraId="31EB5B38" w14:textId="77777777" w:rsidR="00651E0A" w:rsidRDefault="00F21562">
            <w:r>
              <w:t>Jun 20</w:t>
            </w:r>
          </w:p>
        </w:tc>
      </w:tr>
    </w:tbl>
    <w:p w14:paraId="31EB5B3A" w14:textId="77777777" w:rsidR="00651E0A" w:rsidRDefault="00F21562" w:rsidP="00E10985">
      <w:pPr>
        <w:jc w:val="center"/>
      </w:pPr>
      <w:r>
        <w:rPr>
          <w:noProof/>
        </w:rPr>
        <w:drawing>
          <wp:inline distT="0" distB="0" distL="0" distR="0" wp14:anchorId="31EB608D" wp14:editId="31EB608E">
            <wp:extent cx="5943600" cy="3226525"/>
            <wp:effectExtent l="0" t="0" r="0" b="0"/>
            <wp:docPr id="41" name="Picture" descr="Figure 3.5: Plot of when SONAR was operational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31EB5B3B" w14:textId="77777777" w:rsidR="00651E0A" w:rsidRDefault="00F21562">
      <w:bookmarkStart w:id="15" w:name="fig:op-fig"/>
      <w:bookmarkEnd w:id="15"/>
      <w:r>
        <w:t>Figure 3.5: Plot of when SONAR was operational (purple) and not (yellow), from February 1 through July 31 each year.</w:t>
      </w:r>
    </w:p>
    <w:p w14:paraId="31EB5B3C" w14:textId="77777777" w:rsidR="00651E0A" w:rsidRDefault="00F21562" w:rsidP="00E10985">
      <w:pPr>
        <w:jc w:val="center"/>
      </w:pPr>
      <w:r>
        <w:rPr>
          <w:noProof/>
        </w:rPr>
        <w:drawing>
          <wp:inline distT="0" distB="0" distL="0" distR="0" wp14:anchorId="31EB608F" wp14:editId="31EB6090">
            <wp:extent cx="5943600" cy="3226525"/>
            <wp:effectExtent l="0" t="0" r="0" b="0"/>
            <wp:docPr id="45" name="Picture" descr="Figure 3.6: Plot of when SONAR was reviewed (purple) and not (yellow), from February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31EB5B3D" w14:textId="77777777" w:rsidR="00651E0A" w:rsidRDefault="00F21562">
      <w:bookmarkStart w:id="16" w:name="fig:review-fig"/>
      <w:bookmarkEnd w:id="16"/>
      <w:r>
        <w:t>Figure 3.6: Plot of when SONAR was reviewed (purple) and not (yellow), from February 1 through July 31 each year.</w:t>
      </w:r>
    </w:p>
    <w:p w14:paraId="31EB5B3E" w14:textId="77777777" w:rsidR="00651E0A" w:rsidRDefault="00F21562">
      <w:pPr>
        <w:pStyle w:val="Heading2"/>
      </w:pPr>
      <w:bookmarkStart w:id="17" w:name="_Toc168413023"/>
      <w:bookmarkStart w:id="18" w:name="data-processing"/>
      <w:bookmarkEnd w:id="9"/>
      <w:r>
        <w:lastRenderedPageBreak/>
        <w:t>3.2</w:t>
      </w:r>
      <w:r>
        <w:tab/>
        <w:t>Data Processing</w:t>
      </w:r>
      <w:bookmarkEnd w:id="17"/>
    </w:p>
    <w:p w14:paraId="31EB5B3F" w14:textId="77777777" w:rsidR="00651E0A" w:rsidRDefault="00F21562">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February 1 - June 15), and what percentage of that period the SONAR was operating and collecting data.</w:t>
      </w:r>
    </w:p>
    <w:p w14:paraId="31EB5B40" w14:textId="77777777" w:rsidR="00651E0A" w:rsidRDefault="00F21562">
      <w:bookmarkStart w:id="19" w:name="tab:pct-ops"/>
      <w:bookmarkEnd w:id="19"/>
      <w:r>
        <w:t>Table 3.2: The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The percentage of time between February and mid-June that the SONAR was operational, and how much of the total time was reviewed, 2018 - 2023."/>
      </w:tblPr>
      <w:tblGrid>
        <w:gridCol w:w="714"/>
        <w:gridCol w:w="1101"/>
        <w:gridCol w:w="1069"/>
        <w:gridCol w:w="1731"/>
        <w:gridCol w:w="1534"/>
      </w:tblGrid>
      <w:tr w:rsidR="00651E0A" w14:paraId="31EB5B46"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B41" w14:textId="77777777" w:rsidR="00651E0A" w:rsidRDefault="00F21562">
            <w:r>
              <w:t>Year</w:t>
            </w:r>
          </w:p>
        </w:tc>
        <w:tc>
          <w:tcPr>
            <w:tcW w:w="0" w:type="auto"/>
          </w:tcPr>
          <w:p w14:paraId="31EB5B42" w14:textId="77777777" w:rsidR="00651E0A" w:rsidRDefault="00F21562">
            <w:r>
              <w:t>First Day</w:t>
            </w:r>
          </w:p>
        </w:tc>
        <w:tc>
          <w:tcPr>
            <w:tcW w:w="0" w:type="auto"/>
          </w:tcPr>
          <w:p w14:paraId="31EB5B43" w14:textId="77777777" w:rsidR="00651E0A" w:rsidRDefault="00F21562">
            <w:r>
              <w:t>Last Day</w:t>
            </w:r>
          </w:p>
        </w:tc>
        <w:tc>
          <w:tcPr>
            <w:tcW w:w="0" w:type="auto"/>
          </w:tcPr>
          <w:p w14:paraId="31EB5B44" w14:textId="77777777" w:rsidR="00651E0A" w:rsidRDefault="00F21562">
            <w:r>
              <w:t>Pct Operational</w:t>
            </w:r>
          </w:p>
        </w:tc>
        <w:tc>
          <w:tcPr>
            <w:tcW w:w="0" w:type="auto"/>
          </w:tcPr>
          <w:p w14:paraId="31EB5B45" w14:textId="77777777" w:rsidR="00651E0A" w:rsidRDefault="00F21562">
            <w:r>
              <w:t>Pct Reviewed</w:t>
            </w:r>
          </w:p>
        </w:tc>
      </w:tr>
      <w:tr w:rsidR="00651E0A" w14:paraId="31EB5B4C"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47" w14:textId="77777777" w:rsidR="00651E0A" w:rsidRDefault="00F21562">
            <w:r>
              <w:t>2018</w:t>
            </w:r>
          </w:p>
        </w:tc>
        <w:tc>
          <w:tcPr>
            <w:tcW w:w="0" w:type="auto"/>
          </w:tcPr>
          <w:p w14:paraId="31EB5B48" w14:textId="77777777" w:rsidR="00651E0A" w:rsidRDefault="00F21562">
            <w:r>
              <w:t>Feb 01</w:t>
            </w:r>
          </w:p>
        </w:tc>
        <w:tc>
          <w:tcPr>
            <w:tcW w:w="0" w:type="auto"/>
          </w:tcPr>
          <w:p w14:paraId="31EB5B49" w14:textId="77777777" w:rsidR="00651E0A" w:rsidRDefault="00F21562">
            <w:r>
              <w:t>Jun 15</w:t>
            </w:r>
          </w:p>
        </w:tc>
        <w:tc>
          <w:tcPr>
            <w:tcW w:w="0" w:type="auto"/>
          </w:tcPr>
          <w:p w14:paraId="31EB5B4A" w14:textId="77777777" w:rsidR="00651E0A" w:rsidRDefault="00F21562">
            <w:r>
              <w:t>72.7%</w:t>
            </w:r>
          </w:p>
        </w:tc>
        <w:tc>
          <w:tcPr>
            <w:tcW w:w="0" w:type="auto"/>
          </w:tcPr>
          <w:p w14:paraId="31EB5B4B" w14:textId="77777777" w:rsidR="00651E0A" w:rsidRDefault="00F21562">
            <w:r>
              <w:t>28.8%</w:t>
            </w:r>
          </w:p>
        </w:tc>
      </w:tr>
      <w:tr w:rsidR="00651E0A" w14:paraId="31EB5B52"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4D" w14:textId="77777777" w:rsidR="00651E0A" w:rsidRDefault="00F21562">
            <w:r>
              <w:t>2019</w:t>
            </w:r>
          </w:p>
        </w:tc>
        <w:tc>
          <w:tcPr>
            <w:tcW w:w="0" w:type="auto"/>
          </w:tcPr>
          <w:p w14:paraId="31EB5B4E" w14:textId="77777777" w:rsidR="00651E0A" w:rsidRDefault="00F21562">
            <w:r>
              <w:t>Feb 01</w:t>
            </w:r>
          </w:p>
        </w:tc>
        <w:tc>
          <w:tcPr>
            <w:tcW w:w="0" w:type="auto"/>
          </w:tcPr>
          <w:p w14:paraId="31EB5B4F" w14:textId="77777777" w:rsidR="00651E0A" w:rsidRDefault="00F21562">
            <w:r>
              <w:t>Jun 15</w:t>
            </w:r>
          </w:p>
        </w:tc>
        <w:tc>
          <w:tcPr>
            <w:tcW w:w="0" w:type="auto"/>
          </w:tcPr>
          <w:p w14:paraId="31EB5B50" w14:textId="77777777" w:rsidR="00651E0A" w:rsidRDefault="00F21562">
            <w:r>
              <w:t>74.8%</w:t>
            </w:r>
          </w:p>
        </w:tc>
        <w:tc>
          <w:tcPr>
            <w:tcW w:w="0" w:type="auto"/>
          </w:tcPr>
          <w:p w14:paraId="31EB5B51" w14:textId="77777777" w:rsidR="00651E0A" w:rsidRDefault="00F21562">
            <w:r>
              <w:t>42.0%</w:t>
            </w:r>
          </w:p>
        </w:tc>
      </w:tr>
      <w:tr w:rsidR="00651E0A" w14:paraId="31EB5B58"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53" w14:textId="77777777" w:rsidR="00651E0A" w:rsidRDefault="00F21562">
            <w:r>
              <w:t>2020</w:t>
            </w:r>
          </w:p>
        </w:tc>
        <w:tc>
          <w:tcPr>
            <w:tcW w:w="0" w:type="auto"/>
          </w:tcPr>
          <w:p w14:paraId="31EB5B54" w14:textId="77777777" w:rsidR="00651E0A" w:rsidRDefault="00F21562">
            <w:r>
              <w:t>Feb 01</w:t>
            </w:r>
          </w:p>
        </w:tc>
        <w:tc>
          <w:tcPr>
            <w:tcW w:w="0" w:type="auto"/>
          </w:tcPr>
          <w:p w14:paraId="31EB5B55" w14:textId="77777777" w:rsidR="00651E0A" w:rsidRDefault="00F21562">
            <w:r>
              <w:t>Jun 15</w:t>
            </w:r>
          </w:p>
        </w:tc>
        <w:tc>
          <w:tcPr>
            <w:tcW w:w="0" w:type="auto"/>
          </w:tcPr>
          <w:p w14:paraId="31EB5B56" w14:textId="77777777" w:rsidR="00651E0A" w:rsidRDefault="00F21562">
            <w:r>
              <w:t>62.6%</w:t>
            </w:r>
          </w:p>
        </w:tc>
        <w:tc>
          <w:tcPr>
            <w:tcW w:w="0" w:type="auto"/>
          </w:tcPr>
          <w:p w14:paraId="31EB5B57" w14:textId="77777777" w:rsidR="00651E0A" w:rsidRDefault="00F21562">
            <w:r>
              <w:t>38.4%</w:t>
            </w:r>
          </w:p>
        </w:tc>
      </w:tr>
      <w:tr w:rsidR="00651E0A" w14:paraId="31EB5B5E"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59" w14:textId="77777777" w:rsidR="00651E0A" w:rsidRDefault="00F21562">
            <w:r>
              <w:t>2021</w:t>
            </w:r>
          </w:p>
        </w:tc>
        <w:tc>
          <w:tcPr>
            <w:tcW w:w="0" w:type="auto"/>
          </w:tcPr>
          <w:p w14:paraId="31EB5B5A" w14:textId="77777777" w:rsidR="00651E0A" w:rsidRDefault="00F21562">
            <w:r>
              <w:t>Feb 01</w:t>
            </w:r>
          </w:p>
        </w:tc>
        <w:tc>
          <w:tcPr>
            <w:tcW w:w="0" w:type="auto"/>
          </w:tcPr>
          <w:p w14:paraId="31EB5B5B" w14:textId="77777777" w:rsidR="00651E0A" w:rsidRDefault="00F21562">
            <w:r>
              <w:t>Jun 15</w:t>
            </w:r>
          </w:p>
        </w:tc>
        <w:tc>
          <w:tcPr>
            <w:tcW w:w="0" w:type="auto"/>
          </w:tcPr>
          <w:p w14:paraId="31EB5B5C" w14:textId="77777777" w:rsidR="00651E0A" w:rsidRDefault="00F21562">
            <w:r>
              <w:t>93.9%</w:t>
            </w:r>
          </w:p>
        </w:tc>
        <w:tc>
          <w:tcPr>
            <w:tcW w:w="0" w:type="auto"/>
          </w:tcPr>
          <w:p w14:paraId="31EB5B5D" w14:textId="77777777" w:rsidR="00651E0A" w:rsidRDefault="00F21562">
            <w:r>
              <w:t>53.7%</w:t>
            </w:r>
          </w:p>
        </w:tc>
      </w:tr>
      <w:tr w:rsidR="00651E0A" w14:paraId="31EB5B64"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5F" w14:textId="77777777" w:rsidR="00651E0A" w:rsidRDefault="00F21562">
            <w:r>
              <w:t>2022</w:t>
            </w:r>
          </w:p>
        </w:tc>
        <w:tc>
          <w:tcPr>
            <w:tcW w:w="0" w:type="auto"/>
          </w:tcPr>
          <w:p w14:paraId="31EB5B60" w14:textId="77777777" w:rsidR="00651E0A" w:rsidRDefault="00F21562">
            <w:r>
              <w:t>Feb 01</w:t>
            </w:r>
          </w:p>
        </w:tc>
        <w:tc>
          <w:tcPr>
            <w:tcW w:w="0" w:type="auto"/>
          </w:tcPr>
          <w:p w14:paraId="31EB5B61" w14:textId="77777777" w:rsidR="00651E0A" w:rsidRDefault="00F21562">
            <w:r>
              <w:t>Jun 15</w:t>
            </w:r>
          </w:p>
        </w:tc>
        <w:tc>
          <w:tcPr>
            <w:tcW w:w="0" w:type="auto"/>
          </w:tcPr>
          <w:p w14:paraId="31EB5B62" w14:textId="77777777" w:rsidR="00651E0A" w:rsidRDefault="00F21562">
            <w:r>
              <w:t>88.4%</w:t>
            </w:r>
          </w:p>
        </w:tc>
        <w:tc>
          <w:tcPr>
            <w:tcW w:w="0" w:type="auto"/>
          </w:tcPr>
          <w:p w14:paraId="31EB5B63" w14:textId="77777777" w:rsidR="00651E0A" w:rsidRDefault="00F21562">
            <w:r>
              <w:t>50.5%</w:t>
            </w:r>
          </w:p>
        </w:tc>
      </w:tr>
      <w:tr w:rsidR="00651E0A" w14:paraId="31EB5B6A"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65" w14:textId="77777777" w:rsidR="00651E0A" w:rsidRDefault="00F21562">
            <w:r>
              <w:t>2023</w:t>
            </w:r>
          </w:p>
        </w:tc>
        <w:tc>
          <w:tcPr>
            <w:tcW w:w="0" w:type="auto"/>
          </w:tcPr>
          <w:p w14:paraId="31EB5B66" w14:textId="77777777" w:rsidR="00651E0A" w:rsidRDefault="00F21562">
            <w:r>
              <w:t>Feb 01</w:t>
            </w:r>
          </w:p>
        </w:tc>
        <w:tc>
          <w:tcPr>
            <w:tcW w:w="0" w:type="auto"/>
          </w:tcPr>
          <w:p w14:paraId="31EB5B67" w14:textId="77777777" w:rsidR="00651E0A" w:rsidRDefault="00F21562">
            <w:r>
              <w:t>Jun 15</w:t>
            </w:r>
          </w:p>
        </w:tc>
        <w:tc>
          <w:tcPr>
            <w:tcW w:w="0" w:type="auto"/>
          </w:tcPr>
          <w:p w14:paraId="31EB5B68" w14:textId="77777777" w:rsidR="00651E0A" w:rsidRDefault="00F21562">
            <w:r>
              <w:t>91.0%</w:t>
            </w:r>
          </w:p>
        </w:tc>
        <w:tc>
          <w:tcPr>
            <w:tcW w:w="0" w:type="auto"/>
          </w:tcPr>
          <w:p w14:paraId="31EB5B69" w14:textId="77777777" w:rsidR="00651E0A" w:rsidRDefault="00F21562">
            <w:r>
              <w:t>72.8%</w:t>
            </w:r>
          </w:p>
        </w:tc>
      </w:tr>
    </w:tbl>
    <w:p w14:paraId="31EB5B6B" w14:textId="77777777" w:rsidR="00651E0A" w:rsidRDefault="00F21562">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31EB5B6C" w14:textId="77777777" w:rsidR="00651E0A" w:rsidRDefault="00F21562">
      <w:r>
        <w:t>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14:paraId="31EB5B6D" w14:textId="77777777" w:rsidR="00651E0A" w:rsidRDefault="00F21562">
      <w:pPr>
        <w:numPr>
          <w:ilvl w:val="0"/>
          <w:numId w:val="15"/>
        </w:numPr>
      </w:pPr>
      <w:r>
        <w:t>Date</w:t>
      </w:r>
    </w:p>
    <w:p w14:paraId="31EB5B6E" w14:textId="77777777" w:rsidR="00651E0A" w:rsidRDefault="00F21562">
      <w:pPr>
        <w:numPr>
          <w:ilvl w:val="0"/>
          <w:numId w:val="15"/>
        </w:numPr>
      </w:pPr>
      <w:r>
        <w:t>Hour of the 30-minute image file (e.g., 14:00, 14:30)</w:t>
      </w:r>
    </w:p>
    <w:p w14:paraId="31EB5B6F" w14:textId="77777777" w:rsidR="00651E0A" w:rsidRDefault="00F21562">
      <w:pPr>
        <w:numPr>
          <w:ilvl w:val="0"/>
          <w:numId w:val="15"/>
        </w:numPr>
      </w:pPr>
      <w:r>
        <w:lastRenderedPageBreak/>
        <w:t>Time</w:t>
      </w:r>
    </w:p>
    <w:p w14:paraId="31EB5B70" w14:textId="77777777" w:rsidR="00651E0A" w:rsidRDefault="00F21562">
      <w:pPr>
        <w:numPr>
          <w:ilvl w:val="0"/>
          <w:numId w:val="15"/>
        </w:numPr>
      </w:pPr>
      <w:r>
        <w:t>Frame</w:t>
      </w:r>
    </w:p>
    <w:p w14:paraId="31EB5B71" w14:textId="77777777" w:rsidR="00651E0A" w:rsidRDefault="00F21562">
      <w:pPr>
        <w:numPr>
          <w:ilvl w:val="0"/>
          <w:numId w:val="15"/>
        </w:numPr>
      </w:pPr>
      <w:r>
        <w:t>Direction of travel (upstream or downstream)</w:t>
      </w:r>
    </w:p>
    <w:p w14:paraId="31EB5B72" w14:textId="77777777" w:rsidR="00651E0A" w:rsidRDefault="00F21562">
      <w:pPr>
        <w:numPr>
          <w:ilvl w:val="0"/>
          <w:numId w:val="15"/>
        </w:numPr>
      </w:pPr>
      <w:r>
        <w:t>Range (distance from the SONAR)</w:t>
      </w:r>
    </w:p>
    <w:p w14:paraId="31EB5B73" w14:textId="77777777" w:rsidR="00651E0A" w:rsidRDefault="00F21562">
      <w:pPr>
        <w:numPr>
          <w:ilvl w:val="0"/>
          <w:numId w:val="15"/>
        </w:numPr>
      </w:pPr>
      <w:r>
        <w:t>Length of the fish in cm</w:t>
      </w:r>
    </w:p>
    <w:p w14:paraId="31EB5B74" w14:textId="77777777" w:rsidR="00651E0A" w:rsidRDefault="00F21562">
      <w:pPr>
        <w:numPr>
          <w:ilvl w:val="0"/>
          <w:numId w:val="15"/>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31EB5B75" w14:textId="77777777" w:rsidR="00651E0A" w:rsidRDefault="00F21562">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31EB5B76" w14:textId="77777777" w:rsidR="00651E0A" w:rsidRDefault="00F21562">
      <w:pPr>
        <w:pStyle w:val="Heading2"/>
      </w:pPr>
      <w:bookmarkStart w:id="20" w:name="_Toc168413024"/>
      <w:bookmarkStart w:id="21" w:name="data-reviewer-comparison"/>
      <w:bookmarkEnd w:id="18"/>
      <w:r>
        <w:t>3.3</w:t>
      </w:r>
      <w:r>
        <w:tab/>
        <w:t>Data Reviewer Comparison</w:t>
      </w:r>
      <w:bookmarkEnd w:id="20"/>
    </w:p>
    <w:p w14:paraId="31EB5B77" w14:textId="77777777" w:rsidR="00651E0A" w:rsidRDefault="00F21562">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31EB5B78" w14:textId="77777777" w:rsidR="00651E0A" w:rsidRDefault="00F21562">
      <w:r>
        <w:t>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31EB5B79" w14:textId="77777777" w:rsidR="00651E0A" w:rsidRDefault="00F21562">
      <w:bookmarkStart w:id="22" w:name="tab:obs-rev-tab"/>
      <w:bookmarkEnd w:id="22"/>
      <w:r>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651E0A" w14:paraId="31EB5B7E"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B7A" w14:textId="77777777" w:rsidR="00651E0A" w:rsidRDefault="00F21562">
            <w:pPr>
              <w:jc w:val="right"/>
            </w:pPr>
            <w:r>
              <w:t>Year</w:t>
            </w:r>
          </w:p>
        </w:tc>
        <w:tc>
          <w:tcPr>
            <w:tcW w:w="0" w:type="auto"/>
          </w:tcPr>
          <w:p w14:paraId="31EB5B7B" w14:textId="77777777" w:rsidR="00651E0A" w:rsidRDefault="00F21562">
            <w:pPr>
              <w:jc w:val="right"/>
            </w:pPr>
            <w:r>
              <w:t>n Days</w:t>
            </w:r>
          </w:p>
        </w:tc>
        <w:tc>
          <w:tcPr>
            <w:tcW w:w="0" w:type="auto"/>
          </w:tcPr>
          <w:p w14:paraId="31EB5B7C" w14:textId="77777777" w:rsidR="00651E0A" w:rsidRDefault="00F21562">
            <w:pPr>
              <w:jc w:val="right"/>
            </w:pPr>
            <w:r>
              <w:t>n Hours</w:t>
            </w:r>
          </w:p>
        </w:tc>
        <w:tc>
          <w:tcPr>
            <w:tcW w:w="0" w:type="auto"/>
          </w:tcPr>
          <w:p w14:paraId="31EB5B7D" w14:textId="77777777" w:rsidR="00651E0A" w:rsidRDefault="00F21562">
            <w:pPr>
              <w:jc w:val="right"/>
            </w:pPr>
            <w:r>
              <w:t>n Fish</w:t>
            </w:r>
          </w:p>
        </w:tc>
      </w:tr>
      <w:tr w:rsidR="00651E0A" w14:paraId="31EB5B8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7F" w14:textId="77777777" w:rsidR="00651E0A" w:rsidRDefault="00F21562">
            <w:pPr>
              <w:jc w:val="right"/>
            </w:pPr>
            <w:r>
              <w:t>2019</w:t>
            </w:r>
          </w:p>
        </w:tc>
        <w:tc>
          <w:tcPr>
            <w:tcW w:w="0" w:type="auto"/>
          </w:tcPr>
          <w:p w14:paraId="31EB5B80" w14:textId="77777777" w:rsidR="00651E0A" w:rsidRDefault="00F21562">
            <w:pPr>
              <w:jc w:val="right"/>
            </w:pPr>
            <w:r>
              <w:t>5</w:t>
            </w:r>
          </w:p>
        </w:tc>
        <w:tc>
          <w:tcPr>
            <w:tcW w:w="0" w:type="auto"/>
          </w:tcPr>
          <w:p w14:paraId="31EB5B81" w14:textId="77777777" w:rsidR="00651E0A" w:rsidRDefault="00F21562">
            <w:pPr>
              <w:jc w:val="right"/>
            </w:pPr>
            <w:r>
              <w:t>32</w:t>
            </w:r>
          </w:p>
        </w:tc>
        <w:tc>
          <w:tcPr>
            <w:tcW w:w="0" w:type="auto"/>
          </w:tcPr>
          <w:p w14:paraId="31EB5B82" w14:textId="77777777" w:rsidR="00651E0A" w:rsidRDefault="00F21562">
            <w:pPr>
              <w:jc w:val="right"/>
            </w:pPr>
            <w:r>
              <w:t>54</w:t>
            </w:r>
          </w:p>
        </w:tc>
      </w:tr>
      <w:tr w:rsidR="00651E0A" w14:paraId="31EB5B88"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84" w14:textId="77777777" w:rsidR="00651E0A" w:rsidRDefault="00F21562">
            <w:pPr>
              <w:jc w:val="right"/>
            </w:pPr>
            <w:r>
              <w:lastRenderedPageBreak/>
              <w:t>2020</w:t>
            </w:r>
          </w:p>
        </w:tc>
        <w:tc>
          <w:tcPr>
            <w:tcW w:w="0" w:type="auto"/>
          </w:tcPr>
          <w:p w14:paraId="31EB5B85" w14:textId="77777777" w:rsidR="00651E0A" w:rsidRDefault="00F21562">
            <w:pPr>
              <w:jc w:val="right"/>
            </w:pPr>
            <w:r>
              <w:t>6</w:t>
            </w:r>
          </w:p>
        </w:tc>
        <w:tc>
          <w:tcPr>
            <w:tcW w:w="0" w:type="auto"/>
          </w:tcPr>
          <w:p w14:paraId="31EB5B86" w14:textId="77777777" w:rsidR="00651E0A" w:rsidRDefault="00F21562">
            <w:pPr>
              <w:jc w:val="right"/>
            </w:pPr>
            <w:r>
              <w:t>34</w:t>
            </w:r>
          </w:p>
        </w:tc>
        <w:tc>
          <w:tcPr>
            <w:tcW w:w="0" w:type="auto"/>
          </w:tcPr>
          <w:p w14:paraId="31EB5B87" w14:textId="77777777" w:rsidR="00651E0A" w:rsidRDefault="00F21562">
            <w:pPr>
              <w:jc w:val="right"/>
            </w:pPr>
            <w:r>
              <w:t>51</w:t>
            </w:r>
          </w:p>
        </w:tc>
      </w:tr>
      <w:tr w:rsidR="00651E0A" w14:paraId="31EB5B8D"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89" w14:textId="77777777" w:rsidR="00651E0A" w:rsidRDefault="00F21562">
            <w:pPr>
              <w:jc w:val="right"/>
            </w:pPr>
            <w:r>
              <w:t>2021</w:t>
            </w:r>
          </w:p>
        </w:tc>
        <w:tc>
          <w:tcPr>
            <w:tcW w:w="0" w:type="auto"/>
          </w:tcPr>
          <w:p w14:paraId="31EB5B8A" w14:textId="77777777" w:rsidR="00651E0A" w:rsidRDefault="00F21562">
            <w:pPr>
              <w:jc w:val="right"/>
            </w:pPr>
            <w:r>
              <w:t>12</w:t>
            </w:r>
          </w:p>
        </w:tc>
        <w:tc>
          <w:tcPr>
            <w:tcW w:w="0" w:type="auto"/>
          </w:tcPr>
          <w:p w14:paraId="31EB5B8B" w14:textId="77777777" w:rsidR="00651E0A" w:rsidRDefault="00F21562">
            <w:pPr>
              <w:jc w:val="right"/>
            </w:pPr>
            <w:r>
              <w:t>65</w:t>
            </w:r>
          </w:p>
        </w:tc>
        <w:tc>
          <w:tcPr>
            <w:tcW w:w="0" w:type="auto"/>
          </w:tcPr>
          <w:p w14:paraId="31EB5B8C" w14:textId="77777777" w:rsidR="00651E0A" w:rsidRDefault="00F21562">
            <w:pPr>
              <w:jc w:val="right"/>
            </w:pPr>
            <w:r>
              <w:t>92</w:t>
            </w:r>
          </w:p>
        </w:tc>
      </w:tr>
      <w:tr w:rsidR="00651E0A" w14:paraId="31EB5B92"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8E" w14:textId="77777777" w:rsidR="00651E0A" w:rsidRDefault="00F21562">
            <w:pPr>
              <w:jc w:val="right"/>
            </w:pPr>
            <w:r>
              <w:t>2022</w:t>
            </w:r>
          </w:p>
        </w:tc>
        <w:tc>
          <w:tcPr>
            <w:tcW w:w="0" w:type="auto"/>
          </w:tcPr>
          <w:p w14:paraId="31EB5B8F" w14:textId="77777777" w:rsidR="00651E0A" w:rsidRDefault="00F21562">
            <w:pPr>
              <w:jc w:val="right"/>
            </w:pPr>
            <w:r>
              <w:t>14</w:t>
            </w:r>
          </w:p>
        </w:tc>
        <w:tc>
          <w:tcPr>
            <w:tcW w:w="0" w:type="auto"/>
          </w:tcPr>
          <w:p w14:paraId="31EB5B90" w14:textId="77777777" w:rsidR="00651E0A" w:rsidRDefault="00F21562">
            <w:pPr>
              <w:jc w:val="right"/>
            </w:pPr>
            <w:r>
              <w:t>69</w:t>
            </w:r>
          </w:p>
        </w:tc>
        <w:tc>
          <w:tcPr>
            <w:tcW w:w="0" w:type="auto"/>
          </w:tcPr>
          <w:p w14:paraId="31EB5B91" w14:textId="77777777" w:rsidR="00651E0A" w:rsidRDefault="00F21562">
            <w:pPr>
              <w:jc w:val="right"/>
            </w:pPr>
            <w:r>
              <w:t>116</w:t>
            </w:r>
          </w:p>
        </w:tc>
      </w:tr>
      <w:tr w:rsidR="00651E0A" w14:paraId="31EB5B97"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93" w14:textId="77777777" w:rsidR="00651E0A" w:rsidRDefault="00F21562">
            <w:pPr>
              <w:jc w:val="right"/>
            </w:pPr>
            <w:r>
              <w:t>2023</w:t>
            </w:r>
          </w:p>
        </w:tc>
        <w:tc>
          <w:tcPr>
            <w:tcW w:w="0" w:type="auto"/>
          </w:tcPr>
          <w:p w14:paraId="31EB5B94" w14:textId="77777777" w:rsidR="00651E0A" w:rsidRDefault="00F21562">
            <w:pPr>
              <w:jc w:val="right"/>
            </w:pPr>
            <w:r>
              <w:t>12</w:t>
            </w:r>
          </w:p>
        </w:tc>
        <w:tc>
          <w:tcPr>
            <w:tcW w:w="0" w:type="auto"/>
          </w:tcPr>
          <w:p w14:paraId="31EB5B95" w14:textId="77777777" w:rsidR="00651E0A" w:rsidRDefault="00F21562">
            <w:pPr>
              <w:jc w:val="right"/>
            </w:pPr>
            <w:r>
              <w:t>221</w:t>
            </w:r>
          </w:p>
        </w:tc>
        <w:tc>
          <w:tcPr>
            <w:tcW w:w="0" w:type="auto"/>
          </w:tcPr>
          <w:p w14:paraId="31EB5B96" w14:textId="77777777" w:rsidR="00651E0A" w:rsidRDefault="00F21562">
            <w:pPr>
              <w:jc w:val="right"/>
            </w:pPr>
            <w:r>
              <w:t>773</w:t>
            </w:r>
          </w:p>
        </w:tc>
      </w:tr>
    </w:tbl>
    <w:p w14:paraId="31EB5B98" w14:textId="77777777" w:rsidR="00651E0A" w:rsidRDefault="00F21562">
      <w:pPr>
        <w:pStyle w:val="Heading2"/>
      </w:pPr>
      <w:bookmarkStart w:id="23" w:name="_Toc168413025"/>
      <w:bookmarkStart w:id="24" w:name="species-composition-sampling"/>
      <w:bookmarkEnd w:id="21"/>
      <w:r>
        <w:t>3.4</w:t>
      </w:r>
      <w:r>
        <w:tab/>
        <w:t>Species Composition Sampling</w:t>
      </w:r>
      <w:bookmarkEnd w:id="23"/>
    </w:p>
    <w:p w14:paraId="31EB5B99" w14:textId="77777777" w:rsidR="00651E0A" w:rsidRDefault="00F21562">
      <w:r>
        <w:t>Species composition sampling was conducted weekly, as river conditions allowed, during the period of SONAR operations in 2021, 2022 and 2023. A fine monofilament gill net 5.5 meters wide by 2.4 meters deep with a 5-cm mesh (10-cm stretch) was drifted through all sampleable habitat in the lower river from RKM 5.3 to RKM 0.8 (2021) or RKM 1.3 (2022 - 2023). In habitat where it wasn’t possible to use a net (e.g. too much wood), hook and line sampling occurred. Encountered fish were removed immediately from the net, sedated in a solution of tricaine mesylate (MS-222), and sampled for species, origin, length, sex, scales, and DNA. Captured steelhead were assessed for kelt status.</w:t>
      </w:r>
    </w:p>
    <w:p w14:paraId="31EB5B9A" w14:textId="77777777" w:rsidR="00651E0A" w:rsidRDefault="00F21562">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31EB5B9B" w14:textId="77777777" w:rsidR="00651E0A" w:rsidRDefault="00F21562">
      <w:pPr>
        <w:pStyle w:val="Heading2"/>
      </w:pPr>
      <w:bookmarkStart w:id="25" w:name="_Toc168413026"/>
      <w:bookmarkStart w:id="26" w:name="determining-species"/>
      <w:bookmarkEnd w:id="24"/>
      <w:r>
        <w:t>3.5</w:t>
      </w:r>
      <w:r>
        <w:tab/>
        <w:t>Determining Species</w:t>
      </w:r>
      <w:bookmarkEnd w:id="25"/>
    </w:p>
    <w:p w14:paraId="31EB5B9C" w14:textId="77777777" w:rsidR="00651E0A" w:rsidRDefault="00F21562">
      <w:r>
        <w:t>Bull trout are swimming past the SONAR unit as well as steelhead, and we needed to parse which fish identified by the SONAR were steelhead, and exclude any bull trout. We modeled the probability of a fish being a steelhead using fork length and the Julian day of capture from the 2021-2023 species composition data. Since we only care about differentiating steelhead from other fish, we grouped resident rainbow and cutthroat trout (</w:t>
      </w:r>
      <w:r>
        <w:rPr>
          <w:i/>
          <w:iCs/>
        </w:rPr>
        <w:t>Oncorhynchus clarkii</w:t>
      </w:r>
      <w:r>
        <w:t>) with bull trout, and then fit a binomial generalized additive model (GAM) with a logit link, using splines of fork length and Julian day, to predict the probability of a fish being a steelhead.</w:t>
      </w:r>
    </w:p>
    <w:p w14:paraId="31EB5B9D" w14:textId="77777777" w:rsidR="00651E0A" w:rsidRDefault="00F21562">
      <w:r>
        <w:t>After fitting this GAM, we predicted the probability of being a steelhead for all fish observed on the SONAR. Any fish with a probability of 50% or greater we assigned to be a steelhead.</w:t>
      </w:r>
    </w:p>
    <w:p w14:paraId="31EB5B9E" w14:textId="77777777" w:rsidR="00651E0A" w:rsidRDefault="00F21562">
      <w:pPr>
        <w:pStyle w:val="Heading2"/>
      </w:pPr>
      <w:bookmarkStart w:id="27" w:name="_Toc168413027"/>
      <w:bookmarkStart w:id="28" w:name="abundance-estimation"/>
      <w:bookmarkEnd w:id="26"/>
      <w:r>
        <w:t>3.6</w:t>
      </w:r>
      <w:r>
        <w:tab/>
        <w:t>Abundance Estimation</w:t>
      </w:r>
      <w:bookmarkEnd w:id="27"/>
    </w:p>
    <w:p w14:paraId="31EB5B9F" w14:textId="77777777" w:rsidR="00651E0A" w:rsidRDefault="00F21562">
      <w:r>
        <w:t>Although data was collected for the 2018 run year, the data quality was insufficient to estimate a steelhead abundance for that year. Because we observed frequent milling behavior at the SONAR site, upstream and downstream counts were much higher than subsequent years, and only 29% of the season was reviewed (Table 3.2), so we treated 2018 as a pilot year and did not make an escapement estimate.</w:t>
      </w:r>
    </w:p>
    <w:p w14:paraId="31EB5BA0" w14:textId="77777777" w:rsidR="00651E0A" w:rsidRDefault="00F21562">
      <w:r>
        <w:t xml:space="preserve">For 2019 - 2023, SONAR fish targets that had a greater than or equal to 50% probability of being a steelhead, moved completely through the SONAR beams (direction of travel was upstream or downstream), and had a data reviewer confidence of 1 were included in the final steelhead counts and </w:t>
      </w:r>
      <w:r>
        <w:lastRenderedPageBreak/>
        <w:t>abundance estimate. Based in part on the species composition data, we determined that the steelhead run on the Dungeness is over by mid-June, so we restricted the steelhead season to SONAR observations or predictions between February 1 and June 15.</w:t>
      </w:r>
    </w:p>
    <w:p w14:paraId="31EB5BA1" w14:textId="77777777" w:rsidR="00651E0A" w:rsidRDefault="00F21562">
      <w:r>
        <w:t>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31EB5BA2" w14:textId="77777777" w:rsidR="00651E0A" w:rsidRDefault="00F21562">
      <w:r>
        <w:t>To combine the upstream and downstream estimates, we made one simplifying assumption related to kelting behavior similar to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p w14:paraId="31EB5BA3" w14:textId="77777777" w:rsidR="00651E0A" w:rsidRDefault="00F21562">
      <w:pPr>
        <w:pStyle w:val="Heading3"/>
      </w:pPr>
      <w:bookmarkStart w:id="29" w:name="_Toc168413028"/>
      <w:bookmarkStart w:id="30" w:name="comparison-with-redd-based-estimates"/>
      <w:r>
        <w:t>3.6.1</w:t>
      </w:r>
      <w:r>
        <w:tab/>
        <w:t>Comparison with Redd-Based Estimates</w:t>
      </w:r>
      <w:bookmarkEnd w:id="29"/>
    </w:p>
    <w:p w14:paraId="31EB5BA4" w14:textId="77777777" w:rsidR="00651E0A" w:rsidRDefault="00F21562">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is available.</w:t>
      </w:r>
    </w:p>
    <w:p w14:paraId="31EB5BA5" w14:textId="77777777" w:rsidR="00651E0A" w:rsidRDefault="00F21562">
      <w:pPr>
        <w:pStyle w:val="Heading1"/>
      </w:pPr>
      <w:bookmarkStart w:id="31" w:name="_Toc168413029"/>
      <w:bookmarkStart w:id="32" w:name="results"/>
      <w:bookmarkEnd w:id="7"/>
      <w:bookmarkEnd w:id="28"/>
      <w:bookmarkEnd w:id="30"/>
      <w:r>
        <w:t>4</w:t>
      </w:r>
      <w:r>
        <w:tab/>
        <w:t>Results</w:t>
      </w:r>
      <w:bookmarkEnd w:id="31"/>
    </w:p>
    <w:p w14:paraId="31EB5BA6" w14:textId="77777777" w:rsidR="00651E0A" w:rsidRDefault="00F21562">
      <w:pPr>
        <w:pStyle w:val="Heading2"/>
      </w:pPr>
      <w:bookmarkStart w:id="33" w:name="_Toc168413030"/>
      <w:bookmarkStart w:id="34" w:name="data-reviewer-comparison-1"/>
      <w:r>
        <w:t>4.1</w:t>
      </w:r>
      <w:r>
        <w:tab/>
        <w:t>Data Reviewer Comparison</w:t>
      </w:r>
      <w:bookmarkEnd w:id="33"/>
    </w:p>
    <w:p w14:paraId="31EB5BA7" w14:textId="77777777" w:rsidR="00651E0A" w:rsidRDefault="00F21562">
      <w:r>
        <w:t xml:space="preserve">After summing the counts across days when each pair of observers reviewed the same footage, Table 4.1 shows the total counts by year and direction (upstream vs. downstream) for each observer. </w:t>
      </w:r>
      <w:r>
        <w:lastRenderedPageBreak/>
        <w:t>Generally, the upstream counts are very well aligned, and the downstream counts are close, although they show more observer-to-observer variability than upstream counts.</w:t>
      </w:r>
    </w:p>
    <w:p w14:paraId="31EB5BA8" w14:textId="77777777" w:rsidR="00651E0A" w:rsidRDefault="00F21562">
      <w:bookmarkStart w:id="35" w:name="tab:obs-totals"/>
      <w:bookmarkEnd w:id="35"/>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651E0A" w14:paraId="31EB5BB3"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BA9" w14:textId="77777777" w:rsidR="00651E0A" w:rsidRDefault="00F21562">
            <w:pPr>
              <w:jc w:val="right"/>
            </w:pPr>
            <w:r>
              <w:t>Year</w:t>
            </w:r>
          </w:p>
        </w:tc>
        <w:tc>
          <w:tcPr>
            <w:tcW w:w="0" w:type="auto"/>
          </w:tcPr>
          <w:p w14:paraId="31EB5BAA" w14:textId="77777777" w:rsidR="00651E0A" w:rsidRDefault="00F21562">
            <w:r>
              <w:t>Direction</w:t>
            </w:r>
          </w:p>
        </w:tc>
        <w:tc>
          <w:tcPr>
            <w:tcW w:w="0" w:type="auto"/>
          </w:tcPr>
          <w:p w14:paraId="31EB5BAB" w14:textId="77777777" w:rsidR="00651E0A" w:rsidRDefault="00F21562">
            <w:pPr>
              <w:jc w:val="right"/>
            </w:pPr>
            <w:r>
              <w:t>AB</w:t>
            </w:r>
          </w:p>
        </w:tc>
        <w:tc>
          <w:tcPr>
            <w:tcW w:w="0" w:type="auto"/>
          </w:tcPr>
          <w:p w14:paraId="31EB5BAC" w14:textId="77777777" w:rsidR="00651E0A" w:rsidRDefault="00F21562">
            <w:pPr>
              <w:jc w:val="right"/>
            </w:pPr>
            <w:r>
              <w:t>AS</w:t>
            </w:r>
          </w:p>
        </w:tc>
        <w:tc>
          <w:tcPr>
            <w:tcW w:w="0" w:type="auto"/>
          </w:tcPr>
          <w:p w14:paraId="31EB5BAD" w14:textId="77777777" w:rsidR="00651E0A" w:rsidRDefault="00F21562">
            <w:pPr>
              <w:jc w:val="right"/>
            </w:pPr>
            <w:r>
              <w:t>BC</w:t>
            </w:r>
          </w:p>
        </w:tc>
        <w:tc>
          <w:tcPr>
            <w:tcW w:w="0" w:type="auto"/>
          </w:tcPr>
          <w:p w14:paraId="31EB5BAE" w14:textId="77777777" w:rsidR="00651E0A" w:rsidRDefault="00F21562">
            <w:pPr>
              <w:jc w:val="right"/>
            </w:pPr>
            <w:r>
              <w:t>BT</w:t>
            </w:r>
          </w:p>
        </w:tc>
        <w:tc>
          <w:tcPr>
            <w:tcW w:w="0" w:type="auto"/>
          </w:tcPr>
          <w:p w14:paraId="31EB5BAF" w14:textId="77777777" w:rsidR="00651E0A" w:rsidRDefault="00F21562">
            <w:pPr>
              <w:jc w:val="right"/>
            </w:pPr>
            <w:r>
              <w:t>CS</w:t>
            </w:r>
          </w:p>
        </w:tc>
        <w:tc>
          <w:tcPr>
            <w:tcW w:w="0" w:type="auto"/>
          </w:tcPr>
          <w:p w14:paraId="31EB5BB0" w14:textId="77777777" w:rsidR="00651E0A" w:rsidRDefault="00F21562">
            <w:pPr>
              <w:jc w:val="right"/>
            </w:pPr>
            <w:r>
              <w:t>GB</w:t>
            </w:r>
          </w:p>
        </w:tc>
        <w:tc>
          <w:tcPr>
            <w:tcW w:w="0" w:type="auto"/>
          </w:tcPr>
          <w:p w14:paraId="31EB5BB1" w14:textId="77777777" w:rsidR="00651E0A" w:rsidRDefault="00F21562">
            <w:pPr>
              <w:jc w:val="right"/>
            </w:pPr>
            <w:r>
              <w:t>JE</w:t>
            </w:r>
          </w:p>
        </w:tc>
        <w:tc>
          <w:tcPr>
            <w:tcW w:w="0" w:type="auto"/>
          </w:tcPr>
          <w:p w14:paraId="31EB5BB2" w14:textId="77777777" w:rsidR="00651E0A" w:rsidRDefault="00F21562">
            <w:pPr>
              <w:jc w:val="right"/>
            </w:pPr>
            <w:r>
              <w:t>JG</w:t>
            </w:r>
          </w:p>
        </w:tc>
      </w:tr>
      <w:tr w:rsidR="00651E0A" w14:paraId="31EB5BBE"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B4" w14:textId="77777777" w:rsidR="00651E0A" w:rsidRDefault="00F21562">
            <w:pPr>
              <w:jc w:val="right"/>
            </w:pPr>
            <w:r>
              <w:t>2019</w:t>
            </w:r>
          </w:p>
        </w:tc>
        <w:tc>
          <w:tcPr>
            <w:tcW w:w="0" w:type="auto"/>
          </w:tcPr>
          <w:p w14:paraId="31EB5BB5" w14:textId="77777777" w:rsidR="00651E0A" w:rsidRDefault="00F21562">
            <w:r>
              <w:t>Upstream</w:t>
            </w:r>
          </w:p>
        </w:tc>
        <w:tc>
          <w:tcPr>
            <w:tcW w:w="0" w:type="auto"/>
          </w:tcPr>
          <w:p w14:paraId="31EB5BB6" w14:textId="77777777" w:rsidR="00651E0A" w:rsidRDefault="00F21562">
            <w:pPr>
              <w:jc w:val="right"/>
            </w:pPr>
            <w:r>
              <w:t>-</w:t>
            </w:r>
          </w:p>
        </w:tc>
        <w:tc>
          <w:tcPr>
            <w:tcW w:w="0" w:type="auto"/>
          </w:tcPr>
          <w:p w14:paraId="31EB5BB7" w14:textId="77777777" w:rsidR="00651E0A" w:rsidRDefault="00F21562">
            <w:pPr>
              <w:jc w:val="right"/>
            </w:pPr>
            <w:r>
              <w:t>38</w:t>
            </w:r>
          </w:p>
        </w:tc>
        <w:tc>
          <w:tcPr>
            <w:tcW w:w="0" w:type="auto"/>
          </w:tcPr>
          <w:p w14:paraId="31EB5BB8" w14:textId="77777777" w:rsidR="00651E0A" w:rsidRDefault="00F21562">
            <w:pPr>
              <w:jc w:val="right"/>
            </w:pPr>
            <w:r>
              <w:t>38</w:t>
            </w:r>
          </w:p>
        </w:tc>
        <w:tc>
          <w:tcPr>
            <w:tcW w:w="0" w:type="auto"/>
          </w:tcPr>
          <w:p w14:paraId="31EB5BB9" w14:textId="77777777" w:rsidR="00651E0A" w:rsidRDefault="00F21562">
            <w:pPr>
              <w:jc w:val="right"/>
            </w:pPr>
            <w:r>
              <w:t>-</w:t>
            </w:r>
          </w:p>
        </w:tc>
        <w:tc>
          <w:tcPr>
            <w:tcW w:w="0" w:type="auto"/>
          </w:tcPr>
          <w:p w14:paraId="31EB5BBA" w14:textId="77777777" w:rsidR="00651E0A" w:rsidRDefault="00F21562">
            <w:pPr>
              <w:jc w:val="right"/>
            </w:pPr>
            <w:r>
              <w:t>-</w:t>
            </w:r>
          </w:p>
        </w:tc>
        <w:tc>
          <w:tcPr>
            <w:tcW w:w="0" w:type="auto"/>
          </w:tcPr>
          <w:p w14:paraId="31EB5BBB" w14:textId="77777777" w:rsidR="00651E0A" w:rsidRDefault="00F21562">
            <w:pPr>
              <w:jc w:val="right"/>
            </w:pPr>
            <w:r>
              <w:t>-</w:t>
            </w:r>
          </w:p>
        </w:tc>
        <w:tc>
          <w:tcPr>
            <w:tcW w:w="0" w:type="auto"/>
          </w:tcPr>
          <w:p w14:paraId="31EB5BBC" w14:textId="77777777" w:rsidR="00651E0A" w:rsidRDefault="00F21562">
            <w:pPr>
              <w:jc w:val="right"/>
            </w:pPr>
            <w:r>
              <w:t>-</w:t>
            </w:r>
          </w:p>
        </w:tc>
        <w:tc>
          <w:tcPr>
            <w:tcW w:w="0" w:type="auto"/>
          </w:tcPr>
          <w:p w14:paraId="31EB5BBD" w14:textId="77777777" w:rsidR="00651E0A" w:rsidRDefault="00F21562">
            <w:pPr>
              <w:jc w:val="right"/>
            </w:pPr>
            <w:r>
              <w:t>-</w:t>
            </w:r>
          </w:p>
        </w:tc>
      </w:tr>
      <w:tr w:rsidR="00651E0A" w14:paraId="31EB5BC9"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BF" w14:textId="77777777" w:rsidR="00651E0A" w:rsidRDefault="00F21562">
            <w:pPr>
              <w:jc w:val="right"/>
            </w:pPr>
            <w:r>
              <w:t>2019</w:t>
            </w:r>
          </w:p>
        </w:tc>
        <w:tc>
          <w:tcPr>
            <w:tcW w:w="0" w:type="auto"/>
          </w:tcPr>
          <w:p w14:paraId="31EB5BC0" w14:textId="77777777" w:rsidR="00651E0A" w:rsidRDefault="00F21562">
            <w:r>
              <w:t>Upstream</w:t>
            </w:r>
          </w:p>
        </w:tc>
        <w:tc>
          <w:tcPr>
            <w:tcW w:w="0" w:type="auto"/>
          </w:tcPr>
          <w:p w14:paraId="31EB5BC1" w14:textId="77777777" w:rsidR="00651E0A" w:rsidRDefault="00F21562">
            <w:pPr>
              <w:jc w:val="right"/>
            </w:pPr>
            <w:r>
              <w:t>-</w:t>
            </w:r>
          </w:p>
        </w:tc>
        <w:tc>
          <w:tcPr>
            <w:tcW w:w="0" w:type="auto"/>
          </w:tcPr>
          <w:p w14:paraId="31EB5BC2" w14:textId="77777777" w:rsidR="00651E0A" w:rsidRDefault="00F21562">
            <w:pPr>
              <w:jc w:val="right"/>
            </w:pPr>
            <w:r>
              <w:t>-</w:t>
            </w:r>
          </w:p>
        </w:tc>
        <w:tc>
          <w:tcPr>
            <w:tcW w:w="0" w:type="auto"/>
          </w:tcPr>
          <w:p w14:paraId="31EB5BC3" w14:textId="77777777" w:rsidR="00651E0A" w:rsidRDefault="00F21562">
            <w:pPr>
              <w:jc w:val="right"/>
            </w:pPr>
            <w:r>
              <w:t>38</w:t>
            </w:r>
          </w:p>
        </w:tc>
        <w:tc>
          <w:tcPr>
            <w:tcW w:w="0" w:type="auto"/>
          </w:tcPr>
          <w:p w14:paraId="31EB5BC4" w14:textId="77777777" w:rsidR="00651E0A" w:rsidRDefault="00F21562">
            <w:pPr>
              <w:jc w:val="right"/>
            </w:pPr>
            <w:r>
              <w:t>-</w:t>
            </w:r>
          </w:p>
        </w:tc>
        <w:tc>
          <w:tcPr>
            <w:tcW w:w="0" w:type="auto"/>
          </w:tcPr>
          <w:p w14:paraId="31EB5BC5" w14:textId="77777777" w:rsidR="00651E0A" w:rsidRDefault="00F21562">
            <w:pPr>
              <w:jc w:val="right"/>
            </w:pPr>
            <w:r>
              <w:t>-</w:t>
            </w:r>
          </w:p>
        </w:tc>
        <w:tc>
          <w:tcPr>
            <w:tcW w:w="0" w:type="auto"/>
          </w:tcPr>
          <w:p w14:paraId="31EB5BC6" w14:textId="77777777" w:rsidR="00651E0A" w:rsidRDefault="00F21562">
            <w:pPr>
              <w:jc w:val="right"/>
            </w:pPr>
            <w:r>
              <w:t>-</w:t>
            </w:r>
          </w:p>
        </w:tc>
        <w:tc>
          <w:tcPr>
            <w:tcW w:w="0" w:type="auto"/>
          </w:tcPr>
          <w:p w14:paraId="31EB5BC7" w14:textId="77777777" w:rsidR="00651E0A" w:rsidRDefault="00F21562">
            <w:pPr>
              <w:jc w:val="right"/>
            </w:pPr>
            <w:r>
              <w:t>-</w:t>
            </w:r>
          </w:p>
        </w:tc>
        <w:tc>
          <w:tcPr>
            <w:tcW w:w="0" w:type="auto"/>
          </w:tcPr>
          <w:p w14:paraId="31EB5BC8" w14:textId="77777777" w:rsidR="00651E0A" w:rsidRDefault="00F21562">
            <w:pPr>
              <w:jc w:val="right"/>
            </w:pPr>
            <w:r>
              <w:t>37</w:t>
            </w:r>
          </w:p>
        </w:tc>
      </w:tr>
      <w:tr w:rsidR="00651E0A" w14:paraId="31EB5BD4"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CA" w14:textId="77777777" w:rsidR="00651E0A" w:rsidRDefault="00F21562">
            <w:pPr>
              <w:jc w:val="right"/>
            </w:pPr>
            <w:r>
              <w:t>2019</w:t>
            </w:r>
          </w:p>
        </w:tc>
        <w:tc>
          <w:tcPr>
            <w:tcW w:w="0" w:type="auto"/>
          </w:tcPr>
          <w:p w14:paraId="31EB5BCB" w14:textId="77777777" w:rsidR="00651E0A" w:rsidRDefault="00F21562">
            <w:r>
              <w:t>Upstream</w:t>
            </w:r>
          </w:p>
        </w:tc>
        <w:tc>
          <w:tcPr>
            <w:tcW w:w="0" w:type="auto"/>
          </w:tcPr>
          <w:p w14:paraId="31EB5BCC" w14:textId="77777777" w:rsidR="00651E0A" w:rsidRDefault="00F21562">
            <w:pPr>
              <w:jc w:val="right"/>
            </w:pPr>
            <w:r>
              <w:t>-</w:t>
            </w:r>
          </w:p>
        </w:tc>
        <w:tc>
          <w:tcPr>
            <w:tcW w:w="0" w:type="auto"/>
          </w:tcPr>
          <w:p w14:paraId="31EB5BCD" w14:textId="77777777" w:rsidR="00651E0A" w:rsidRDefault="00F21562">
            <w:pPr>
              <w:jc w:val="right"/>
            </w:pPr>
            <w:r>
              <w:t>38</w:t>
            </w:r>
          </w:p>
        </w:tc>
        <w:tc>
          <w:tcPr>
            <w:tcW w:w="0" w:type="auto"/>
          </w:tcPr>
          <w:p w14:paraId="31EB5BCE" w14:textId="77777777" w:rsidR="00651E0A" w:rsidRDefault="00F21562">
            <w:pPr>
              <w:jc w:val="right"/>
            </w:pPr>
            <w:r>
              <w:t>-</w:t>
            </w:r>
          </w:p>
        </w:tc>
        <w:tc>
          <w:tcPr>
            <w:tcW w:w="0" w:type="auto"/>
          </w:tcPr>
          <w:p w14:paraId="31EB5BCF" w14:textId="77777777" w:rsidR="00651E0A" w:rsidRDefault="00F21562">
            <w:pPr>
              <w:jc w:val="right"/>
            </w:pPr>
            <w:r>
              <w:t>-</w:t>
            </w:r>
          </w:p>
        </w:tc>
        <w:tc>
          <w:tcPr>
            <w:tcW w:w="0" w:type="auto"/>
          </w:tcPr>
          <w:p w14:paraId="31EB5BD0" w14:textId="77777777" w:rsidR="00651E0A" w:rsidRDefault="00F21562">
            <w:pPr>
              <w:jc w:val="right"/>
            </w:pPr>
            <w:r>
              <w:t>-</w:t>
            </w:r>
          </w:p>
        </w:tc>
        <w:tc>
          <w:tcPr>
            <w:tcW w:w="0" w:type="auto"/>
          </w:tcPr>
          <w:p w14:paraId="31EB5BD1" w14:textId="77777777" w:rsidR="00651E0A" w:rsidRDefault="00F21562">
            <w:pPr>
              <w:jc w:val="right"/>
            </w:pPr>
            <w:r>
              <w:t>-</w:t>
            </w:r>
          </w:p>
        </w:tc>
        <w:tc>
          <w:tcPr>
            <w:tcW w:w="0" w:type="auto"/>
          </w:tcPr>
          <w:p w14:paraId="31EB5BD2" w14:textId="77777777" w:rsidR="00651E0A" w:rsidRDefault="00F21562">
            <w:pPr>
              <w:jc w:val="right"/>
            </w:pPr>
            <w:r>
              <w:t>-</w:t>
            </w:r>
          </w:p>
        </w:tc>
        <w:tc>
          <w:tcPr>
            <w:tcW w:w="0" w:type="auto"/>
          </w:tcPr>
          <w:p w14:paraId="31EB5BD3" w14:textId="77777777" w:rsidR="00651E0A" w:rsidRDefault="00F21562">
            <w:pPr>
              <w:jc w:val="right"/>
            </w:pPr>
            <w:r>
              <w:t>37</w:t>
            </w:r>
          </w:p>
        </w:tc>
      </w:tr>
      <w:tr w:rsidR="00651E0A" w14:paraId="31EB5BDF"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D5" w14:textId="77777777" w:rsidR="00651E0A" w:rsidRDefault="00F21562">
            <w:pPr>
              <w:jc w:val="right"/>
            </w:pPr>
            <w:r>
              <w:t>2020</w:t>
            </w:r>
          </w:p>
        </w:tc>
        <w:tc>
          <w:tcPr>
            <w:tcW w:w="0" w:type="auto"/>
          </w:tcPr>
          <w:p w14:paraId="31EB5BD6" w14:textId="77777777" w:rsidR="00651E0A" w:rsidRDefault="00F21562">
            <w:r>
              <w:t>Upstream</w:t>
            </w:r>
          </w:p>
        </w:tc>
        <w:tc>
          <w:tcPr>
            <w:tcW w:w="0" w:type="auto"/>
          </w:tcPr>
          <w:p w14:paraId="31EB5BD7" w14:textId="77777777" w:rsidR="00651E0A" w:rsidRDefault="00F21562">
            <w:pPr>
              <w:jc w:val="right"/>
            </w:pPr>
            <w:r>
              <w:t>-</w:t>
            </w:r>
          </w:p>
        </w:tc>
        <w:tc>
          <w:tcPr>
            <w:tcW w:w="0" w:type="auto"/>
          </w:tcPr>
          <w:p w14:paraId="31EB5BD8" w14:textId="77777777" w:rsidR="00651E0A" w:rsidRDefault="00F21562">
            <w:pPr>
              <w:jc w:val="right"/>
            </w:pPr>
            <w:r>
              <w:t>31</w:t>
            </w:r>
          </w:p>
        </w:tc>
        <w:tc>
          <w:tcPr>
            <w:tcW w:w="0" w:type="auto"/>
          </w:tcPr>
          <w:p w14:paraId="31EB5BD9" w14:textId="77777777" w:rsidR="00651E0A" w:rsidRDefault="00F21562">
            <w:pPr>
              <w:jc w:val="right"/>
            </w:pPr>
            <w:r>
              <w:t>-</w:t>
            </w:r>
          </w:p>
        </w:tc>
        <w:tc>
          <w:tcPr>
            <w:tcW w:w="0" w:type="auto"/>
          </w:tcPr>
          <w:p w14:paraId="31EB5BDA" w14:textId="77777777" w:rsidR="00651E0A" w:rsidRDefault="00F21562">
            <w:pPr>
              <w:jc w:val="right"/>
            </w:pPr>
            <w:r>
              <w:t>32</w:t>
            </w:r>
          </w:p>
        </w:tc>
        <w:tc>
          <w:tcPr>
            <w:tcW w:w="0" w:type="auto"/>
          </w:tcPr>
          <w:p w14:paraId="31EB5BDB" w14:textId="77777777" w:rsidR="00651E0A" w:rsidRDefault="00F21562">
            <w:pPr>
              <w:jc w:val="right"/>
            </w:pPr>
            <w:r>
              <w:t>-</w:t>
            </w:r>
          </w:p>
        </w:tc>
        <w:tc>
          <w:tcPr>
            <w:tcW w:w="0" w:type="auto"/>
          </w:tcPr>
          <w:p w14:paraId="31EB5BDC" w14:textId="77777777" w:rsidR="00651E0A" w:rsidRDefault="00F21562">
            <w:pPr>
              <w:jc w:val="right"/>
            </w:pPr>
            <w:r>
              <w:t>-</w:t>
            </w:r>
          </w:p>
        </w:tc>
        <w:tc>
          <w:tcPr>
            <w:tcW w:w="0" w:type="auto"/>
          </w:tcPr>
          <w:p w14:paraId="31EB5BDD" w14:textId="77777777" w:rsidR="00651E0A" w:rsidRDefault="00F21562">
            <w:pPr>
              <w:jc w:val="right"/>
            </w:pPr>
            <w:r>
              <w:t>-</w:t>
            </w:r>
          </w:p>
        </w:tc>
        <w:tc>
          <w:tcPr>
            <w:tcW w:w="0" w:type="auto"/>
          </w:tcPr>
          <w:p w14:paraId="31EB5BDE" w14:textId="77777777" w:rsidR="00651E0A" w:rsidRDefault="00F21562">
            <w:pPr>
              <w:jc w:val="right"/>
            </w:pPr>
            <w:r>
              <w:t>-</w:t>
            </w:r>
          </w:p>
        </w:tc>
      </w:tr>
      <w:tr w:rsidR="00651E0A" w14:paraId="31EB5BEA"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E0" w14:textId="77777777" w:rsidR="00651E0A" w:rsidRDefault="00F21562">
            <w:pPr>
              <w:jc w:val="right"/>
            </w:pPr>
            <w:r>
              <w:t>2021</w:t>
            </w:r>
          </w:p>
        </w:tc>
        <w:tc>
          <w:tcPr>
            <w:tcW w:w="0" w:type="auto"/>
          </w:tcPr>
          <w:p w14:paraId="31EB5BE1" w14:textId="77777777" w:rsidR="00651E0A" w:rsidRDefault="00F21562">
            <w:r>
              <w:t>Upstream</w:t>
            </w:r>
          </w:p>
        </w:tc>
        <w:tc>
          <w:tcPr>
            <w:tcW w:w="0" w:type="auto"/>
          </w:tcPr>
          <w:p w14:paraId="31EB5BE2" w14:textId="77777777" w:rsidR="00651E0A" w:rsidRDefault="00F21562">
            <w:pPr>
              <w:jc w:val="right"/>
            </w:pPr>
            <w:r>
              <w:t>-</w:t>
            </w:r>
          </w:p>
        </w:tc>
        <w:tc>
          <w:tcPr>
            <w:tcW w:w="0" w:type="auto"/>
          </w:tcPr>
          <w:p w14:paraId="31EB5BE3" w14:textId="77777777" w:rsidR="00651E0A" w:rsidRDefault="00F21562">
            <w:pPr>
              <w:jc w:val="right"/>
            </w:pPr>
            <w:r>
              <w:t>14</w:t>
            </w:r>
          </w:p>
        </w:tc>
        <w:tc>
          <w:tcPr>
            <w:tcW w:w="0" w:type="auto"/>
          </w:tcPr>
          <w:p w14:paraId="31EB5BE4" w14:textId="77777777" w:rsidR="00651E0A" w:rsidRDefault="00F21562">
            <w:pPr>
              <w:jc w:val="right"/>
            </w:pPr>
            <w:r>
              <w:t>-</w:t>
            </w:r>
          </w:p>
        </w:tc>
        <w:tc>
          <w:tcPr>
            <w:tcW w:w="0" w:type="auto"/>
          </w:tcPr>
          <w:p w14:paraId="31EB5BE5" w14:textId="77777777" w:rsidR="00651E0A" w:rsidRDefault="00F21562">
            <w:pPr>
              <w:jc w:val="right"/>
            </w:pPr>
            <w:r>
              <w:t>13</w:t>
            </w:r>
          </w:p>
        </w:tc>
        <w:tc>
          <w:tcPr>
            <w:tcW w:w="0" w:type="auto"/>
          </w:tcPr>
          <w:p w14:paraId="31EB5BE6" w14:textId="77777777" w:rsidR="00651E0A" w:rsidRDefault="00F21562">
            <w:pPr>
              <w:jc w:val="right"/>
            </w:pPr>
            <w:r>
              <w:t>-</w:t>
            </w:r>
          </w:p>
        </w:tc>
        <w:tc>
          <w:tcPr>
            <w:tcW w:w="0" w:type="auto"/>
          </w:tcPr>
          <w:p w14:paraId="31EB5BE7" w14:textId="77777777" w:rsidR="00651E0A" w:rsidRDefault="00F21562">
            <w:pPr>
              <w:jc w:val="right"/>
            </w:pPr>
            <w:r>
              <w:t>-</w:t>
            </w:r>
          </w:p>
        </w:tc>
        <w:tc>
          <w:tcPr>
            <w:tcW w:w="0" w:type="auto"/>
          </w:tcPr>
          <w:p w14:paraId="31EB5BE8" w14:textId="77777777" w:rsidR="00651E0A" w:rsidRDefault="00F21562">
            <w:pPr>
              <w:jc w:val="right"/>
            </w:pPr>
            <w:r>
              <w:t>-</w:t>
            </w:r>
          </w:p>
        </w:tc>
        <w:tc>
          <w:tcPr>
            <w:tcW w:w="0" w:type="auto"/>
          </w:tcPr>
          <w:p w14:paraId="31EB5BE9" w14:textId="77777777" w:rsidR="00651E0A" w:rsidRDefault="00F21562">
            <w:pPr>
              <w:jc w:val="right"/>
            </w:pPr>
            <w:r>
              <w:t>-</w:t>
            </w:r>
          </w:p>
        </w:tc>
      </w:tr>
      <w:tr w:rsidR="00651E0A" w14:paraId="31EB5BF5"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BEB" w14:textId="77777777" w:rsidR="00651E0A" w:rsidRDefault="00F21562">
            <w:pPr>
              <w:jc w:val="right"/>
            </w:pPr>
            <w:r>
              <w:t>2021</w:t>
            </w:r>
          </w:p>
        </w:tc>
        <w:tc>
          <w:tcPr>
            <w:tcW w:w="0" w:type="auto"/>
          </w:tcPr>
          <w:p w14:paraId="31EB5BEC" w14:textId="77777777" w:rsidR="00651E0A" w:rsidRDefault="00F21562">
            <w:r>
              <w:t>Upstream</w:t>
            </w:r>
          </w:p>
        </w:tc>
        <w:tc>
          <w:tcPr>
            <w:tcW w:w="0" w:type="auto"/>
          </w:tcPr>
          <w:p w14:paraId="31EB5BED" w14:textId="77777777" w:rsidR="00651E0A" w:rsidRDefault="00F21562">
            <w:pPr>
              <w:jc w:val="right"/>
            </w:pPr>
            <w:r>
              <w:t>-</w:t>
            </w:r>
          </w:p>
        </w:tc>
        <w:tc>
          <w:tcPr>
            <w:tcW w:w="0" w:type="auto"/>
          </w:tcPr>
          <w:p w14:paraId="31EB5BEE" w14:textId="77777777" w:rsidR="00651E0A" w:rsidRDefault="00F21562">
            <w:pPr>
              <w:jc w:val="right"/>
            </w:pPr>
            <w:r>
              <w:t>26</w:t>
            </w:r>
          </w:p>
        </w:tc>
        <w:tc>
          <w:tcPr>
            <w:tcW w:w="0" w:type="auto"/>
          </w:tcPr>
          <w:p w14:paraId="31EB5BEF" w14:textId="77777777" w:rsidR="00651E0A" w:rsidRDefault="00F21562">
            <w:pPr>
              <w:jc w:val="right"/>
            </w:pPr>
            <w:r>
              <w:t>-</w:t>
            </w:r>
          </w:p>
        </w:tc>
        <w:tc>
          <w:tcPr>
            <w:tcW w:w="0" w:type="auto"/>
          </w:tcPr>
          <w:p w14:paraId="31EB5BF0" w14:textId="77777777" w:rsidR="00651E0A" w:rsidRDefault="00F21562">
            <w:pPr>
              <w:jc w:val="right"/>
            </w:pPr>
            <w:r>
              <w:t>-</w:t>
            </w:r>
          </w:p>
        </w:tc>
        <w:tc>
          <w:tcPr>
            <w:tcW w:w="0" w:type="auto"/>
          </w:tcPr>
          <w:p w14:paraId="31EB5BF1" w14:textId="77777777" w:rsidR="00651E0A" w:rsidRDefault="00F21562">
            <w:pPr>
              <w:jc w:val="right"/>
            </w:pPr>
            <w:r>
              <w:t>26</w:t>
            </w:r>
          </w:p>
        </w:tc>
        <w:tc>
          <w:tcPr>
            <w:tcW w:w="0" w:type="auto"/>
          </w:tcPr>
          <w:p w14:paraId="31EB5BF2" w14:textId="77777777" w:rsidR="00651E0A" w:rsidRDefault="00F21562">
            <w:pPr>
              <w:jc w:val="right"/>
            </w:pPr>
            <w:r>
              <w:t>-</w:t>
            </w:r>
          </w:p>
        </w:tc>
        <w:tc>
          <w:tcPr>
            <w:tcW w:w="0" w:type="auto"/>
          </w:tcPr>
          <w:p w14:paraId="31EB5BF3" w14:textId="77777777" w:rsidR="00651E0A" w:rsidRDefault="00F21562">
            <w:pPr>
              <w:jc w:val="right"/>
            </w:pPr>
            <w:r>
              <w:t>-</w:t>
            </w:r>
          </w:p>
        </w:tc>
        <w:tc>
          <w:tcPr>
            <w:tcW w:w="0" w:type="auto"/>
          </w:tcPr>
          <w:p w14:paraId="31EB5BF4" w14:textId="77777777" w:rsidR="00651E0A" w:rsidRDefault="00F21562">
            <w:pPr>
              <w:jc w:val="right"/>
            </w:pPr>
            <w:r>
              <w:t>-</w:t>
            </w:r>
          </w:p>
        </w:tc>
      </w:tr>
      <w:tr w:rsidR="00651E0A" w14:paraId="31EB5C00"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BF6" w14:textId="77777777" w:rsidR="00651E0A" w:rsidRDefault="00F21562">
            <w:pPr>
              <w:jc w:val="right"/>
            </w:pPr>
            <w:r>
              <w:t>2021</w:t>
            </w:r>
          </w:p>
        </w:tc>
        <w:tc>
          <w:tcPr>
            <w:tcW w:w="0" w:type="auto"/>
          </w:tcPr>
          <w:p w14:paraId="31EB5BF7" w14:textId="77777777" w:rsidR="00651E0A" w:rsidRDefault="00F21562">
            <w:r>
              <w:t>Upstream</w:t>
            </w:r>
          </w:p>
        </w:tc>
        <w:tc>
          <w:tcPr>
            <w:tcW w:w="0" w:type="auto"/>
          </w:tcPr>
          <w:p w14:paraId="31EB5BF8" w14:textId="77777777" w:rsidR="00651E0A" w:rsidRDefault="00F21562">
            <w:pPr>
              <w:jc w:val="right"/>
            </w:pPr>
            <w:r>
              <w:t>-</w:t>
            </w:r>
          </w:p>
        </w:tc>
        <w:tc>
          <w:tcPr>
            <w:tcW w:w="0" w:type="auto"/>
          </w:tcPr>
          <w:p w14:paraId="31EB5BF9" w14:textId="77777777" w:rsidR="00651E0A" w:rsidRDefault="00F21562">
            <w:pPr>
              <w:jc w:val="right"/>
            </w:pPr>
            <w:r>
              <w:t>-</w:t>
            </w:r>
          </w:p>
        </w:tc>
        <w:tc>
          <w:tcPr>
            <w:tcW w:w="0" w:type="auto"/>
          </w:tcPr>
          <w:p w14:paraId="31EB5BFA" w14:textId="77777777" w:rsidR="00651E0A" w:rsidRDefault="00F21562">
            <w:pPr>
              <w:jc w:val="right"/>
            </w:pPr>
            <w:r>
              <w:t>-</w:t>
            </w:r>
          </w:p>
        </w:tc>
        <w:tc>
          <w:tcPr>
            <w:tcW w:w="0" w:type="auto"/>
          </w:tcPr>
          <w:p w14:paraId="31EB5BFB" w14:textId="77777777" w:rsidR="00651E0A" w:rsidRDefault="00F21562">
            <w:pPr>
              <w:jc w:val="right"/>
            </w:pPr>
            <w:r>
              <w:t>3</w:t>
            </w:r>
          </w:p>
        </w:tc>
        <w:tc>
          <w:tcPr>
            <w:tcW w:w="0" w:type="auto"/>
          </w:tcPr>
          <w:p w14:paraId="31EB5BFC" w14:textId="77777777" w:rsidR="00651E0A" w:rsidRDefault="00F21562">
            <w:pPr>
              <w:jc w:val="right"/>
            </w:pPr>
            <w:r>
              <w:t>3</w:t>
            </w:r>
          </w:p>
        </w:tc>
        <w:tc>
          <w:tcPr>
            <w:tcW w:w="0" w:type="auto"/>
          </w:tcPr>
          <w:p w14:paraId="31EB5BFD" w14:textId="77777777" w:rsidR="00651E0A" w:rsidRDefault="00F21562">
            <w:pPr>
              <w:jc w:val="right"/>
            </w:pPr>
            <w:r>
              <w:t>-</w:t>
            </w:r>
          </w:p>
        </w:tc>
        <w:tc>
          <w:tcPr>
            <w:tcW w:w="0" w:type="auto"/>
          </w:tcPr>
          <w:p w14:paraId="31EB5BFE" w14:textId="77777777" w:rsidR="00651E0A" w:rsidRDefault="00F21562">
            <w:pPr>
              <w:jc w:val="right"/>
            </w:pPr>
            <w:r>
              <w:t>-</w:t>
            </w:r>
          </w:p>
        </w:tc>
        <w:tc>
          <w:tcPr>
            <w:tcW w:w="0" w:type="auto"/>
          </w:tcPr>
          <w:p w14:paraId="31EB5BFF" w14:textId="77777777" w:rsidR="00651E0A" w:rsidRDefault="00F21562">
            <w:pPr>
              <w:jc w:val="right"/>
            </w:pPr>
            <w:r>
              <w:t>-</w:t>
            </w:r>
          </w:p>
        </w:tc>
      </w:tr>
      <w:tr w:rsidR="00651E0A" w14:paraId="31EB5C0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01" w14:textId="77777777" w:rsidR="00651E0A" w:rsidRDefault="00F21562">
            <w:pPr>
              <w:jc w:val="right"/>
            </w:pPr>
            <w:r>
              <w:t>2022</w:t>
            </w:r>
          </w:p>
        </w:tc>
        <w:tc>
          <w:tcPr>
            <w:tcW w:w="0" w:type="auto"/>
          </w:tcPr>
          <w:p w14:paraId="31EB5C02" w14:textId="77777777" w:rsidR="00651E0A" w:rsidRDefault="00F21562">
            <w:r>
              <w:t>Upstream</w:t>
            </w:r>
          </w:p>
        </w:tc>
        <w:tc>
          <w:tcPr>
            <w:tcW w:w="0" w:type="auto"/>
          </w:tcPr>
          <w:p w14:paraId="31EB5C03" w14:textId="77777777" w:rsidR="00651E0A" w:rsidRDefault="00F21562">
            <w:pPr>
              <w:jc w:val="right"/>
            </w:pPr>
            <w:r>
              <w:t>-</w:t>
            </w:r>
          </w:p>
        </w:tc>
        <w:tc>
          <w:tcPr>
            <w:tcW w:w="0" w:type="auto"/>
          </w:tcPr>
          <w:p w14:paraId="31EB5C04" w14:textId="77777777" w:rsidR="00651E0A" w:rsidRDefault="00F21562">
            <w:pPr>
              <w:jc w:val="right"/>
            </w:pPr>
            <w:r>
              <w:t>47</w:t>
            </w:r>
          </w:p>
        </w:tc>
        <w:tc>
          <w:tcPr>
            <w:tcW w:w="0" w:type="auto"/>
          </w:tcPr>
          <w:p w14:paraId="31EB5C05" w14:textId="77777777" w:rsidR="00651E0A" w:rsidRDefault="00F21562">
            <w:pPr>
              <w:jc w:val="right"/>
            </w:pPr>
            <w:r>
              <w:t>-</w:t>
            </w:r>
          </w:p>
        </w:tc>
        <w:tc>
          <w:tcPr>
            <w:tcW w:w="0" w:type="auto"/>
          </w:tcPr>
          <w:p w14:paraId="31EB5C06" w14:textId="77777777" w:rsidR="00651E0A" w:rsidRDefault="00F21562">
            <w:pPr>
              <w:jc w:val="right"/>
            </w:pPr>
            <w:r>
              <w:t>-</w:t>
            </w:r>
          </w:p>
        </w:tc>
        <w:tc>
          <w:tcPr>
            <w:tcW w:w="0" w:type="auto"/>
          </w:tcPr>
          <w:p w14:paraId="31EB5C07" w14:textId="77777777" w:rsidR="00651E0A" w:rsidRDefault="00F21562">
            <w:pPr>
              <w:jc w:val="right"/>
            </w:pPr>
            <w:r>
              <w:t>48</w:t>
            </w:r>
          </w:p>
        </w:tc>
        <w:tc>
          <w:tcPr>
            <w:tcW w:w="0" w:type="auto"/>
          </w:tcPr>
          <w:p w14:paraId="31EB5C08" w14:textId="77777777" w:rsidR="00651E0A" w:rsidRDefault="00F21562">
            <w:pPr>
              <w:jc w:val="right"/>
            </w:pPr>
            <w:r>
              <w:t>-</w:t>
            </w:r>
          </w:p>
        </w:tc>
        <w:tc>
          <w:tcPr>
            <w:tcW w:w="0" w:type="auto"/>
          </w:tcPr>
          <w:p w14:paraId="31EB5C09" w14:textId="77777777" w:rsidR="00651E0A" w:rsidRDefault="00F21562">
            <w:pPr>
              <w:jc w:val="right"/>
            </w:pPr>
            <w:r>
              <w:t>-</w:t>
            </w:r>
          </w:p>
        </w:tc>
        <w:tc>
          <w:tcPr>
            <w:tcW w:w="0" w:type="auto"/>
          </w:tcPr>
          <w:p w14:paraId="31EB5C0A" w14:textId="77777777" w:rsidR="00651E0A" w:rsidRDefault="00F21562">
            <w:pPr>
              <w:jc w:val="right"/>
            </w:pPr>
            <w:r>
              <w:t>-</w:t>
            </w:r>
          </w:p>
        </w:tc>
      </w:tr>
      <w:tr w:rsidR="00651E0A" w14:paraId="31EB5C16"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0C" w14:textId="77777777" w:rsidR="00651E0A" w:rsidRDefault="00F21562">
            <w:pPr>
              <w:jc w:val="right"/>
            </w:pPr>
            <w:r>
              <w:t>2022</w:t>
            </w:r>
          </w:p>
        </w:tc>
        <w:tc>
          <w:tcPr>
            <w:tcW w:w="0" w:type="auto"/>
          </w:tcPr>
          <w:p w14:paraId="31EB5C0D" w14:textId="77777777" w:rsidR="00651E0A" w:rsidRDefault="00F21562">
            <w:r>
              <w:t>Upstream</w:t>
            </w:r>
          </w:p>
        </w:tc>
        <w:tc>
          <w:tcPr>
            <w:tcW w:w="0" w:type="auto"/>
          </w:tcPr>
          <w:p w14:paraId="31EB5C0E" w14:textId="77777777" w:rsidR="00651E0A" w:rsidRDefault="00F21562">
            <w:pPr>
              <w:jc w:val="right"/>
            </w:pPr>
            <w:r>
              <w:t>-</w:t>
            </w:r>
          </w:p>
        </w:tc>
        <w:tc>
          <w:tcPr>
            <w:tcW w:w="0" w:type="auto"/>
          </w:tcPr>
          <w:p w14:paraId="31EB5C0F" w14:textId="77777777" w:rsidR="00651E0A" w:rsidRDefault="00F21562">
            <w:pPr>
              <w:jc w:val="right"/>
            </w:pPr>
            <w:r>
              <w:t>54</w:t>
            </w:r>
          </w:p>
        </w:tc>
        <w:tc>
          <w:tcPr>
            <w:tcW w:w="0" w:type="auto"/>
          </w:tcPr>
          <w:p w14:paraId="31EB5C10" w14:textId="77777777" w:rsidR="00651E0A" w:rsidRDefault="00F21562">
            <w:pPr>
              <w:jc w:val="right"/>
            </w:pPr>
            <w:r>
              <w:t>-</w:t>
            </w:r>
          </w:p>
        </w:tc>
        <w:tc>
          <w:tcPr>
            <w:tcW w:w="0" w:type="auto"/>
          </w:tcPr>
          <w:p w14:paraId="31EB5C11" w14:textId="77777777" w:rsidR="00651E0A" w:rsidRDefault="00F21562">
            <w:pPr>
              <w:jc w:val="right"/>
            </w:pPr>
            <w:r>
              <w:t>-</w:t>
            </w:r>
          </w:p>
        </w:tc>
        <w:tc>
          <w:tcPr>
            <w:tcW w:w="0" w:type="auto"/>
          </w:tcPr>
          <w:p w14:paraId="31EB5C12" w14:textId="77777777" w:rsidR="00651E0A" w:rsidRDefault="00F21562">
            <w:pPr>
              <w:jc w:val="right"/>
            </w:pPr>
            <w:r>
              <w:t>-</w:t>
            </w:r>
          </w:p>
        </w:tc>
        <w:tc>
          <w:tcPr>
            <w:tcW w:w="0" w:type="auto"/>
          </w:tcPr>
          <w:p w14:paraId="31EB5C13" w14:textId="77777777" w:rsidR="00651E0A" w:rsidRDefault="00F21562">
            <w:pPr>
              <w:jc w:val="right"/>
            </w:pPr>
            <w:r>
              <w:t>40</w:t>
            </w:r>
          </w:p>
        </w:tc>
        <w:tc>
          <w:tcPr>
            <w:tcW w:w="0" w:type="auto"/>
          </w:tcPr>
          <w:p w14:paraId="31EB5C14" w14:textId="77777777" w:rsidR="00651E0A" w:rsidRDefault="00F21562">
            <w:pPr>
              <w:jc w:val="right"/>
            </w:pPr>
            <w:r>
              <w:t>-</w:t>
            </w:r>
          </w:p>
        </w:tc>
        <w:tc>
          <w:tcPr>
            <w:tcW w:w="0" w:type="auto"/>
          </w:tcPr>
          <w:p w14:paraId="31EB5C15" w14:textId="77777777" w:rsidR="00651E0A" w:rsidRDefault="00F21562">
            <w:pPr>
              <w:jc w:val="right"/>
            </w:pPr>
            <w:r>
              <w:t>-</w:t>
            </w:r>
          </w:p>
        </w:tc>
      </w:tr>
      <w:tr w:rsidR="00651E0A" w14:paraId="31EB5C21"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17" w14:textId="77777777" w:rsidR="00651E0A" w:rsidRDefault="00F21562">
            <w:pPr>
              <w:jc w:val="right"/>
            </w:pPr>
            <w:r>
              <w:t>2022</w:t>
            </w:r>
          </w:p>
        </w:tc>
        <w:tc>
          <w:tcPr>
            <w:tcW w:w="0" w:type="auto"/>
          </w:tcPr>
          <w:p w14:paraId="31EB5C18" w14:textId="77777777" w:rsidR="00651E0A" w:rsidRDefault="00F21562">
            <w:r>
              <w:t>Upstream</w:t>
            </w:r>
          </w:p>
        </w:tc>
        <w:tc>
          <w:tcPr>
            <w:tcW w:w="0" w:type="auto"/>
          </w:tcPr>
          <w:p w14:paraId="31EB5C19" w14:textId="77777777" w:rsidR="00651E0A" w:rsidRDefault="00F21562">
            <w:pPr>
              <w:jc w:val="right"/>
            </w:pPr>
            <w:r>
              <w:t>-</w:t>
            </w:r>
          </w:p>
        </w:tc>
        <w:tc>
          <w:tcPr>
            <w:tcW w:w="0" w:type="auto"/>
          </w:tcPr>
          <w:p w14:paraId="31EB5C1A" w14:textId="77777777" w:rsidR="00651E0A" w:rsidRDefault="00F21562">
            <w:pPr>
              <w:jc w:val="right"/>
            </w:pPr>
            <w:r>
              <w:t>-</w:t>
            </w:r>
          </w:p>
        </w:tc>
        <w:tc>
          <w:tcPr>
            <w:tcW w:w="0" w:type="auto"/>
          </w:tcPr>
          <w:p w14:paraId="31EB5C1B" w14:textId="77777777" w:rsidR="00651E0A" w:rsidRDefault="00F21562">
            <w:pPr>
              <w:jc w:val="right"/>
            </w:pPr>
            <w:r>
              <w:t>-</w:t>
            </w:r>
          </w:p>
        </w:tc>
        <w:tc>
          <w:tcPr>
            <w:tcW w:w="0" w:type="auto"/>
          </w:tcPr>
          <w:p w14:paraId="31EB5C1C" w14:textId="77777777" w:rsidR="00651E0A" w:rsidRDefault="00F21562">
            <w:pPr>
              <w:jc w:val="right"/>
            </w:pPr>
            <w:r>
              <w:t>-</w:t>
            </w:r>
          </w:p>
        </w:tc>
        <w:tc>
          <w:tcPr>
            <w:tcW w:w="0" w:type="auto"/>
          </w:tcPr>
          <w:p w14:paraId="31EB5C1D" w14:textId="77777777" w:rsidR="00651E0A" w:rsidRDefault="00F21562">
            <w:pPr>
              <w:jc w:val="right"/>
            </w:pPr>
            <w:r>
              <w:t>46</w:t>
            </w:r>
          </w:p>
        </w:tc>
        <w:tc>
          <w:tcPr>
            <w:tcW w:w="0" w:type="auto"/>
          </w:tcPr>
          <w:p w14:paraId="31EB5C1E" w14:textId="77777777" w:rsidR="00651E0A" w:rsidRDefault="00F21562">
            <w:pPr>
              <w:jc w:val="right"/>
            </w:pPr>
            <w:r>
              <w:t>32</w:t>
            </w:r>
          </w:p>
        </w:tc>
        <w:tc>
          <w:tcPr>
            <w:tcW w:w="0" w:type="auto"/>
          </w:tcPr>
          <w:p w14:paraId="31EB5C1F" w14:textId="77777777" w:rsidR="00651E0A" w:rsidRDefault="00F21562">
            <w:pPr>
              <w:jc w:val="right"/>
            </w:pPr>
            <w:r>
              <w:t>-</w:t>
            </w:r>
          </w:p>
        </w:tc>
        <w:tc>
          <w:tcPr>
            <w:tcW w:w="0" w:type="auto"/>
          </w:tcPr>
          <w:p w14:paraId="31EB5C20" w14:textId="77777777" w:rsidR="00651E0A" w:rsidRDefault="00F21562">
            <w:pPr>
              <w:jc w:val="right"/>
            </w:pPr>
            <w:r>
              <w:t>-</w:t>
            </w:r>
          </w:p>
        </w:tc>
      </w:tr>
      <w:tr w:rsidR="00651E0A" w14:paraId="31EB5C2C"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22" w14:textId="77777777" w:rsidR="00651E0A" w:rsidRDefault="00F21562">
            <w:pPr>
              <w:jc w:val="right"/>
            </w:pPr>
            <w:r>
              <w:t>2023</w:t>
            </w:r>
          </w:p>
        </w:tc>
        <w:tc>
          <w:tcPr>
            <w:tcW w:w="0" w:type="auto"/>
          </w:tcPr>
          <w:p w14:paraId="31EB5C23" w14:textId="77777777" w:rsidR="00651E0A" w:rsidRDefault="00F21562">
            <w:r>
              <w:t>Upstream</w:t>
            </w:r>
          </w:p>
        </w:tc>
        <w:tc>
          <w:tcPr>
            <w:tcW w:w="0" w:type="auto"/>
          </w:tcPr>
          <w:p w14:paraId="31EB5C24" w14:textId="77777777" w:rsidR="00651E0A" w:rsidRDefault="00F21562">
            <w:pPr>
              <w:jc w:val="right"/>
            </w:pPr>
            <w:r>
              <w:t>269</w:t>
            </w:r>
          </w:p>
        </w:tc>
        <w:tc>
          <w:tcPr>
            <w:tcW w:w="0" w:type="auto"/>
          </w:tcPr>
          <w:p w14:paraId="31EB5C25" w14:textId="77777777" w:rsidR="00651E0A" w:rsidRDefault="00F21562">
            <w:pPr>
              <w:jc w:val="right"/>
            </w:pPr>
            <w:r>
              <w:t>350</w:t>
            </w:r>
          </w:p>
        </w:tc>
        <w:tc>
          <w:tcPr>
            <w:tcW w:w="0" w:type="auto"/>
          </w:tcPr>
          <w:p w14:paraId="31EB5C26" w14:textId="77777777" w:rsidR="00651E0A" w:rsidRDefault="00F21562">
            <w:pPr>
              <w:jc w:val="right"/>
            </w:pPr>
            <w:r>
              <w:t>-</w:t>
            </w:r>
          </w:p>
        </w:tc>
        <w:tc>
          <w:tcPr>
            <w:tcW w:w="0" w:type="auto"/>
          </w:tcPr>
          <w:p w14:paraId="31EB5C27" w14:textId="77777777" w:rsidR="00651E0A" w:rsidRDefault="00F21562">
            <w:pPr>
              <w:jc w:val="right"/>
            </w:pPr>
            <w:r>
              <w:t>-</w:t>
            </w:r>
          </w:p>
        </w:tc>
        <w:tc>
          <w:tcPr>
            <w:tcW w:w="0" w:type="auto"/>
          </w:tcPr>
          <w:p w14:paraId="31EB5C28" w14:textId="77777777" w:rsidR="00651E0A" w:rsidRDefault="00F21562">
            <w:pPr>
              <w:jc w:val="right"/>
            </w:pPr>
            <w:r>
              <w:t>-</w:t>
            </w:r>
          </w:p>
        </w:tc>
        <w:tc>
          <w:tcPr>
            <w:tcW w:w="0" w:type="auto"/>
          </w:tcPr>
          <w:p w14:paraId="31EB5C29" w14:textId="77777777" w:rsidR="00651E0A" w:rsidRDefault="00F21562">
            <w:pPr>
              <w:jc w:val="right"/>
            </w:pPr>
            <w:r>
              <w:t>-</w:t>
            </w:r>
          </w:p>
        </w:tc>
        <w:tc>
          <w:tcPr>
            <w:tcW w:w="0" w:type="auto"/>
          </w:tcPr>
          <w:p w14:paraId="31EB5C2A" w14:textId="77777777" w:rsidR="00651E0A" w:rsidRDefault="00F21562">
            <w:pPr>
              <w:jc w:val="right"/>
            </w:pPr>
            <w:r>
              <w:t>-</w:t>
            </w:r>
          </w:p>
        </w:tc>
        <w:tc>
          <w:tcPr>
            <w:tcW w:w="0" w:type="auto"/>
          </w:tcPr>
          <w:p w14:paraId="31EB5C2B" w14:textId="77777777" w:rsidR="00651E0A" w:rsidRDefault="00F21562">
            <w:pPr>
              <w:jc w:val="right"/>
            </w:pPr>
            <w:r>
              <w:t>-</w:t>
            </w:r>
          </w:p>
        </w:tc>
      </w:tr>
      <w:tr w:rsidR="00651E0A" w14:paraId="31EB5C37"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2D" w14:textId="77777777" w:rsidR="00651E0A" w:rsidRDefault="00F21562">
            <w:pPr>
              <w:jc w:val="right"/>
            </w:pPr>
            <w:r>
              <w:t>2023</w:t>
            </w:r>
          </w:p>
        </w:tc>
        <w:tc>
          <w:tcPr>
            <w:tcW w:w="0" w:type="auto"/>
          </w:tcPr>
          <w:p w14:paraId="31EB5C2E" w14:textId="77777777" w:rsidR="00651E0A" w:rsidRDefault="00F21562">
            <w:r>
              <w:t>Upstream</w:t>
            </w:r>
          </w:p>
        </w:tc>
        <w:tc>
          <w:tcPr>
            <w:tcW w:w="0" w:type="auto"/>
          </w:tcPr>
          <w:p w14:paraId="31EB5C2F" w14:textId="77777777" w:rsidR="00651E0A" w:rsidRDefault="00F21562">
            <w:pPr>
              <w:jc w:val="right"/>
            </w:pPr>
            <w:r>
              <w:t>-</w:t>
            </w:r>
          </w:p>
        </w:tc>
        <w:tc>
          <w:tcPr>
            <w:tcW w:w="0" w:type="auto"/>
          </w:tcPr>
          <w:p w14:paraId="31EB5C30" w14:textId="77777777" w:rsidR="00651E0A" w:rsidRDefault="00F21562">
            <w:pPr>
              <w:jc w:val="right"/>
            </w:pPr>
            <w:r>
              <w:t>348</w:t>
            </w:r>
          </w:p>
        </w:tc>
        <w:tc>
          <w:tcPr>
            <w:tcW w:w="0" w:type="auto"/>
          </w:tcPr>
          <w:p w14:paraId="31EB5C31" w14:textId="77777777" w:rsidR="00651E0A" w:rsidRDefault="00F21562">
            <w:pPr>
              <w:jc w:val="right"/>
            </w:pPr>
            <w:r>
              <w:t>-</w:t>
            </w:r>
          </w:p>
        </w:tc>
        <w:tc>
          <w:tcPr>
            <w:tcW w:w="0" w:type="auto"/>
          </w:tcPr>
          <w:p w14:paraId="31EB5C32" w14:textId="77777777" w:rsidR="00651E0A" w:rsidRDefault="00F21562">
            <w:pPr>
              <w:jc w:val="right"/>
            </w:pPr>
            <w:r>
              <w:t>-</w:t>
            </w:r>
          </w:p>
        </w:tc>
        <w:tc>
          <w:tcPr>
            <w:tcW w:w="0" w:type="auto"/>
          </w:tcPr>
          <w:p w14:paraId="31EB5C33" w14:textId="77777777" w:rsidR="00651E0A" w:rsidRDefault="00F21562">
            <w:pPr>
              <w:jc w:val="right"/>
            </w:pPr>
            <w:r>
              <w:t>-</w:t>
            </w:r>
          </w:p>
        </w:tc>
        <w:tc>
          <w:tcPr>
            <w:tcW w:w="0" w:type="auto"/>
          </w:tcPr>
          <w:p w14:paraId="31EB5C34" w14:textId="77777777" w:rsidR="00651E0A" w:rsidRDefault="00F21562">
            <w:pPr>
              <w:jc w:val="right"/>
            </w:pPr>
            <w:r>
              <w:t>-</w:t>
            </w:r>
          </w:p>
        </w:tc>
        <w:tc>
          <w:tcPr>
            <w:tcW w:w="0" w:type="auto"/>
          </w:tcPr>
          <w:p w14:paraId="31EB5C35" w14:textId="77777777" w:rsidR="00651E0A" w:rsidRDefault="00F21562">
            <w:pPr>
              <w:jc w:val="right"/>
            </w:pPr>
            <w:r>
              <w:t>358</w:t>
            </w:r>
          </w:p>
        </w:tc>
        <w:tc>
          <w:tcPr>
            <w:tcW w:w="0" w:type="auto"/>
          </w:tcPr>
          <w:p w14:paraId="31EB5C36" w14:textId="77777777" w:rsidR="00651E0A" w:rsidRDefault="00F21562">
            <w:pPr>
              <w:jc w:val="right"/>
            </w:pPr>
            <w:r>
              <w:t>-</w:t>
            </w:r>
          </w:p>
        </w:tc>
      </w:tr>
      <w:tr w:rsidR="00651E0A" w14:paraId="31EB5C42"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38" w14:textId="77777777" w:rsidR="00651E0A" w:rsidRDefault="00F21562">
            <w:pPr>
              <w:jc w:val="right"/>
            </w:pPr>
            <w:r>
              <w:t>2023</w:t>
            </w:r>
          </w:p>
        </w:tc>
        <w:tc>
          <w:tcPr>
            <w:tcW w:w="0" w:type="auto"/>
          </w:tcPr>
          <w:p w14:paraId="31EB5C39" w14:textId="77777777" w:rsidR="00651E0A" w:rsidRDefault="00F21562">
            <w:r>
              <w:t>Upstream</w:t>
            </w:r>
          </w:p>
        </w:tc>
        <w:tc>
          <w:tcPr>
            <w:tcW w:w="0" w:type="auto"/>
          </w:tcPr>
          <w:p w14:paraId="31EB5C3A" w14:textId="77777777" w:rsidR="00651E0A" w:rsidRDefault="00F21562">
            <w:pPr>
              <w:jc w:val="right"/>
            </w:pPr>
            <w:r>
              <w:t>266</w:t>
            </w:r>
          </w:p>
        </w:tc>
        <w:tc>
          <w:tcPr>
            <w:tcW w:w="0" w:type="auto"/>
          </w:tcPr>
          <w:p w14:paraId="31EB5C3B" w14:textId="77777777" w:rsidR="00651E0A" w:rsidRDefault="00F21562">
            <w:pPr>
              <w:jc w:val="right"/>
            </w:pPr>
            <w:r>
              <w:t>-</w:t>
            </w:r>
          </w:p>
        </w:tc>
        <w:tc>
          <w:tcPr>
            <w:tcW w:w="0" w:type="auto"/>
          </w:tcPr>
          <w:p w14:paraId="31EB5C3C" w14:textId="77777777" w:rsidR="00651E0A" w:rsidRDefault="00F21562">
            <w:pPr>
              <w:jc w:val="right"/>
            </w:pPr>
            <w:r>
              <w:t>-</w:t>
            </w:r>
          </w:p>
        </w:tc>
        <w:tc>
          <w:tcPr>
            <w:tcW w:w="0" w:type="auto"/>
          </w:tcPr>
          <w:p w14:paraId="31EB5C3D" w14:textId="77777777" w:rsidR="00651E0A" w:rsidRDefault="00F21562">
            <w:pPr>
              <w:jc w:val="right"/>
            </w:pPr>
            <w:r>
              <w:t>-</w:t>
            </w:r>
          </w:p>
        </w:tc>
        <w:tc>
          <w:tcPr>
            <w:tcW w:w="0" w:type="auto"/>
          </w:tcPr>
          <w:p w14:paraId="31EB5C3E" w14:textId="77777777" w:rsidR="00651E0A" w:rsidRDefault="00F21562">
            <w:pPr>
              <w:jc w:val="right"/>
            </w:pPr>
            <w:r>
              <w:t>-</w:t>
            </w:r>
          </w:p>
        </w:tc>
        <w:tc>
          <w:tcPr>
            <w:tcW w:w="0" w:type="auto"/>
          </w:tcPr>
          <w:p w14:paraId="31EB5C3F" w14:textId="77777777" w:rsidR="00651E0A" w:rsidRDefault="00F21562">
            <w:pPr>
              <w:jc w:val="right"/>
            </w:pPr>
            <w:r>
              <w:t>-</w:t>
            </w:r>
          </w:p>
        </w:tc>
        <w:tc>
          <w:tcPr>
            <w:tcW w:w="0" w:type="auto"/>
          </w:tcPr>
          <w:p w14:paraId="31EB5C40" w14:textId="77777777" w:rsidR="00651E0A" w:rsidRDefault="00F21562">
            <w:pPr>
              <w:jc w:val="right"/>
            </w:pPr>
            <w:r>
              <w:t>358</w:t>
            </w:r>
          </w:p>
        </w:tc>
        <w:tc>
          <w:tcPr>
            <w:tcW w:w="0" w:type="auto"/>
          </w:tcPr>
          <w:p w14:paraId="31EB5C41" w14:textId="77777777" w:rsidR="00651E0A" w:rsidRDefault="00F21562">
            <w:pPr>
              <w:jc w:val="right"/>
            </w:pPr>
            <w:r>
              <w:t>-</w:t>
            </w:r>
          </w:p>
        </w:tc>
      </w:tr>
      <w:tr w:rsidR="00651E0A" w14:paraId="31EB5C4D"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43" w14:textId="77777777" w:rsidR="00651E0A" w:rsidRDefault="00F21562">
            <w:pPr>
              <w:jc w:val="right"/>
            </w:pPr>
            <w:r>
              <w:t>2019</w:t>
            </w:r>
          </w:p>
        </w:tc>
        <w:tc>
          <w:tcPr>
            <w:tcW w:w="0" w:type="auto"/>
          </w:tcPr>
          <w:p w14:paraId="31EB5C44" w14:textId="77777777" w:rsidR="00651E0A" w:rsidRDefault="00F21562">
            <w:r>
              <w:t>Downstream</w:t>
            </w:r>
          </w:p>
        </w:tc>
        <w:tc>
          <w:tcPr>
            <w:tcW w:w="0" w:type="auto"/>
          </w:tcPr>
          <w:p w14:paraId="31EB5C45" w14:textId="77777777" w:rsidR="00651E0A" w:rsidRDefault="00F21562">
            <w:pPr>
              <w:jc w:val="right"/>
            </w:pPr>
            <w:r>
              <w:t>-</w:t>
            </w:r>
          </w:p>
        </w:tc>
        <w:tc>
          <w:tcPr>
            <w:tcW w:w="0" w:type="auto"/>
          </w:tcPr>
          <w:p w14:paraId="31EB5C46" w14:textId="77777777" w:rsidR="00651E0A" w:rsidRDefault="00F21562">
            <w:pPr>
              <w:jc w:val="right"/>
            </w:pPr>
            <w:r>
              <w:t>6</w:t>
            </w:r>
          </w:p>
        </w:tc>
        <w:tc>
          <w:tcPr>
            <w:tcW w:w="0" w:type="auto"/>
          </w:tcPr>
          <w:p w14:paraId="31EB5C47" w14:textId="77777777" w:rsidR="00651E0A" w:rsidRDefault="00F21562">
            <w:pPr>
              <w:jc w:val="right"/>
            </w:pPr>
            <w:r>
              <w:t>7</w:t>
            </w:r>
          </w:p>
        </w:tc>
        <w:tc>
          <w:tcPr>
            <w:tcW w:w="0" w:type="auto"/>
          </w:tcPr>
          <w:p w14:paraId="31EB5C48" w14:textId="77777777" w:rsidR="00651E0A" w:rsidRDefault="00F21562">
            <w:pPr>
              <w:jc w:val="right"/>
            </w:pPr>
            <w:r>
              <w:t>-</w:t>
            </w:r>
          </w:p>
        </w:tc>
        <w:tc>
          <w:tcPr>
            <w:tcW w:w="0" w:type="auto"/>
          </w:tcPr>
          <w:p w14:paraId="31EB5C49" w14:textId="77777777" w:rsidR="00651E0A" w:rsidRDefault="00F21562">
            <w:pPr>
              <w:jc w:val="right"/>
            </w:pPr>
            <w:r>
              <w:t>-</w:t>
            </w:r>
          </w:p>
        </w:tc>
        <w:tc>
          <w:tcPr>
            <w:tcW w:w="0" w:type="auto"/>
          </w:tcPr>
          <w:p w14:paraId="31EB5C4A" w14:textId="77777777" w:rsidR="00651E0A" w:rsidRDefault="00F21562">
            <w:pPr>
              <w:jc w:val="right"/>
            </w:pPr>
            <w:r>
              <w:t>-</w:t>
            </w:r>
          </w:p>
        </w:tc>
        <w:tc>
          <w:tcPr>
            <w:tcW w:w="0" w:type="auto"/>
          </w:tcPr>
          <w:p w14:paraId="31EB5C4B" w14:textId="77777777" w:rsidR="00651E0A" w:rsidRDefault="00F21562">
            <w:pPr>
              <w:jc w:val="right"/>
            </w:pPr>
            <w:r>
              <w:t>-</w:t>
            </w:r>
          </w:p>
        </w:tc>
        <w:tc>
          <w:tcPr>
            <w:tcW w:w="0" w:type="auto"/>
          </w:tcPr>
          <w:p w14:paraId="31EB5C4C" w14:textId="77777777" w:rsidR="00651E0A" w:rsidRDefault="00F21562">
            <w:pPr>
              <w:jc w:val="right"/>
            </w:pPr>
            <w:r>
              <w:t>-</w:t>
            </w:r>
          </w:p>
        </w:tc>
      </w:tr>
      <w:tr w:rsidR="00651E0A" w14:paraId="31EB5C58"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4E" w14:textId="77777777" w:rsidR="00651E0A" w:rsidRDefault="00F21562">
            <w:pPr>
              <w:jc w:val="right"/>
            </w:pPr>
            <w:r>
              <w:t>2019</w:t>
            </w:r>
          </w:p>
        </w:tc>
        <w:tc>
          <w:tcPr>
            <w:tcW w:w="0" w:type="auto"/>
          </w:tcPr>
          <w:p w14:paraId="31EB5C4F" w14:textId="77777777" w:rsidR="00651E0A" w:rsidRDefault="00F21562">
            <w:r>
              <w:t>Downstream</w:t>
            </w:r>
          </w:p>
        </w:tc>
        <w:tc>
          <w:tcPr>
            <w:tcW w:w="0" w:type="auto"/>
          </w:tcPr>
          <w:p w14:paraId="31EB5C50" w14:textId="77777777" w:rsidR="00651E0A" w:rsidRDefault="00F21562">
            <w:pPr>
              <w:jc w:val="right"/>
            </w:pPr>
            <w:r>
              <w:t>-</w:t>
            </w:r>
          </w:p>
        </w:tc>
        <w:tc>
          <w:tcPr>
            <w:tcW w:w="0" w:type="auto"/>
          </w:tcPr>
          <w:p w14:paraId="31EB5C51" w14:textId="77777777" w:rsidR="00651E0A" w:rsidRDefault="00F21562">
            <w:pPr>
              <w:jc w:val="right"/>
            </w:pPr>
            <w:r>
              <w:t>-</w:t>
            </w:r>
          </w:p>
        </w:tc>
        <w:tc>
          <w:tcPr>
            <w:tcW w:w="0" w:type="auto"/>
          </w:tcPr>
          <w:p w14:paraId="31EB5C52" w14:textId="77777777" w:rsidR="00651E0A" w:rsidRDefault="00F21562">
            <w:pPr>
              <w:jc w:val="right"/>
            </w:pPr>
            <w:r>
              <w:t>7</w:t>
            </w:r>
          </w:p>
        </w:tc>
        <w:tc>
          <w:tcPr>
            <w:tcW w:w="0" w:type="auto"/>
          </w:tcPr>
          <w:p w14:paraId="31EB5C53" w14:textId="77777777" w:rsidR="00651E0A" w:rsidRDefault="00F21562">
            <w:pPr>
              <w:jc w:val="right"/>
            </w:pPr>
            <w:r>
              <w:t>-</w:t>
            </w:r>
          </w:p>
        </w:tc>
        <w:tc>
          <w:tcPr>
            <w:tcW w:w="0" w:type="auto"/>
          </w:tcPr>
          <w:p w14:paraId="31EB5C54" w14:textId="77777777" w:rsidR="00651E0A" w:rsidRDefault="00F21562">
            <w:pPr>
              <w:jc w:val="right"/>
            </w:pPr>
            <w:r>
              <w:t>-</w:t>
            </w:r>
          </w:p>
        </w:tc>
        <w:tc>
          <w:tcPr>
            <w:tcW w:w="0" w:type="auto"/>
          </w:tcPr>
          <w:p w14:paraId="31EB5C55" w14:textId="77777777" w:rsidR="00651E0A" w:rsidRDefault="00F21562">
            <w:pPr>
              <w:jc w:val="right"/>
            </w:pPr>
            <w:r>
              <w:t>-</w:t>
            </w:r>
          </w:p>
        </w:tc>
        <w:tc>
          <w:tcPr>
            <w:tcW w:w="0" w:type="auto"/>
          </w:tcPr>
          <w:p w14:paraId="31EB5C56" w14:textId="77777777" w:rsidR="00651E0A" w:rsidRDefault="00F21562">
            <w:pPr>
              <w:jc w:val="right"/>
            </w:pPr>
            <w:r>
              <w:t>-</w:t>
            </w:r>
          </w:p>
        </w:tc>
        <w:tc>
          <w:tcPr>
            <w:tcW w:w="0" w:type="auto"/>
          </w:tcPr>
          <w:p w14:paraId="31EB5C57" w14:textId="77777777" w:rsidR="00651E0A" w:rsidRDefault="00F21562">
            <w:pPr>
              <w:jc w:val="right"/>
            </w:pPr>
            <w:r>
              <w:t>5</w:t>
            </w:r>
          </w:p>
        </w:tc>
      </w:tr>
      <w:tr w:rsidR="00651E0A" w14:paraId="31EB5C63"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59" w14:textId="77777777" w:rsidR="00651E0A" w:rsidRDefault="00F21562">
            <w:pPr>
              <w:jc w:val="right"/>
            </w:pPr>
            <w:r>
              <w:t>2019</w:t>
            </w:r>
          </w:p>
        </w:tc>
        <w:tc>
          <w:tcPr>
            <w:tcW w:w="0" w:type="auto"/>
          </w:tcPr>
          <w:p w14:paraId="31EB5C5A" w14:textId="77777777" w:rsidR="00651E0A" w:rsidRDefault="00F21562">
            <w:r>
              <w:t>Downstream</w:t>
            </w:r>
          </w:p>
        </w:tc>
        <w:tc>
          <w:tcPr>
            <w:tcW w:w="0" w:type="auto"/>
          </w:tcPr>
          <w:p w14:paraId="31EB5C5B" w14:textId="77777777" w:rsidR="00651E0A" w:rsidRDefault="00F21562">
            <w:pPr>
              <w:jc w:val="right"/>
            </w:pPr>
            <w:r>
              <w:t>-</w:t>
            </w:r>
          </w:p>
        </w:tc>
        <w:tc>
          <w:tcPr>
            <w:tcW w:w="0" w:type="auto"/>
          </w:tcPr>
          <w:p w14:paraId="31EB5C5C" w14:textId="77777777" w:rsidR="00651E0A" w:rsidRDefault="00F21562">
            <w:pPr>
              <w:jc w:val="right"/>
            </w:pPr>
            <w:r>
              <w:t>9</w:t>
            </w:r>
          </w:p>
        </w:tc>
        <w:tc>
          <w:tcPr>
            <w:tcW w:w="0" w:type="auto"/>
          </w:tcPr>
          <w:p w14:paraId="31EB5C5D" w14:textId="77777777" w:rsidR="00651E0A" w:rsidRDefault="00F21562">
            <w:pPr>
              <w:jc w:val="right"/>
            </w:pPr>
            <w:r>
              <w:t>-</w:t>
            </w:r>
          </w:p>
        </w:tc>
        <w:tc>
          <w:tcPr>
            <w:tcW w:w="0" w:type="auto"/>
          </w:tcPr>
          <w:p w14:paraId="31EB5C5E" w14:textId="77777777" w:rsidR="00651E0A" w:rsidRDefault="00F21562">
            <w:pPr>
              <w:jc w:val="right"/>
            </w:pPr>
            <w:r>
              <w:t>-</w:t>
            </w:r>
          </w:p>
        </w:tc>
        <w:tc>
          <w:tcPr>
            <w:tcW w:w="0" w:type="auto"/>
          </w:tcPr>
          <w:p w14:paraId="31EB5C5F" w14:textId="77777777" w:rsidR="00651E0A" w:rsidRDefault="00F21562">
            <w:pPr>
              <w:jc w:val="right"/>
            </w:pPr>
            <w:r>
              <w:t>-</w:t>
            </w:r>
          </w:p>
        </w:tc>
        <w:tc>
          <w:tcPr>
            <w:tcW w:w="0" w:type="auto"/>
          </w:tcPr>
          <w:p w14:paraId="31EB5C60" w14:textId="77777777" w:rsidR="00651E0A" w:rsidRDefault="00F21562">
            <w:pPr>
              <w:jc w:val="right"/>
            </w:pPr>
            <w:r>
              <w:t>-</w:t>
            </w:r>
          </w:p>
        </w:tc>
        <w:tc>
          <w:tcPr>
            <w:tcW w:w="0" w:type="auto"/>
          </w:tcPr>
          <w:p w14:paraId="31EB5C61" w14:textId="77777777" w:rsidR="00651E0A" w:rsidRDefault="00F21562">
            <w:pPr>
              <w:jc w:val="right"/>
            </w:pPr>
            <w:r>
              <w:t>-</w:t>
            </w:r>
          </w:p>
        </w:tc>
        <w:tc>
          <w:tcPr>
            <w:tcW w:w="0" w:type="auto"/>
          </w:tcPr>
          <w:p w14:paraId="31EB5C62" w14:textId="77777777" w:rsidR="00651E0A" w:rsidRDefault="00F21562">
            <w:pPr>
              <w:jc w:val="right"/>
            </w:pPr>
            <w:r>
              <w:t>7</w:t>
            </w:r>
          </w:p>
        </w:tc>
      </w:tr>
      <w:tr w:rsidR="00651E0A" w14:paraId="31EB5C6E"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64" w14:textId="77777777" w:rsidR="00651E0A" w:rsidRDefault="00F21562">
            <w:pPr>
              <w:jc w:val="right"/>
            </w:pPr>
            <w:r>
              <w:t>2020</w:t>
            </w:r>
          </w:p>
        </w:tc>
        <w:tc>
          <w:tcPr>
            <w:tcW w:w="0" w:type="auto"/>
          </w:tcPr>
          <w:p w14:paraId="31EB5C65" w14:textId="77777777" w:rsidR="00651E0A" w:rsidRDefault="00F21562">
            <w:r>
              <w:t>Downstream</w:t>
            </w:r>
          </w:p>
        </w:tc>
        <w:tc>
          <w:tcPr>
            <w:tcW w:w="0" w:type="auto"/>
          </w:tcPr>
          <w:p w14:paraId="31EB5C66" w14:textId="77777777" w:rsidR="00651E0A" w:rsidRDefault="00F21562">
            <w:pPr>
              <w:jc w:val="right"/>
            </w:pPr>
            <w:r>
              <w:t>-</w:t>
            </w:r>
          </w:p>
        </w:tc>
        <w:tc>
          <w:tcPr>
            <w:tcW w:w="0" w:type="auto"/>
          </w:tcPr>
          <w:p w14:paraId="31EB5C67" w14:textId="77777777" w:rsidR="00651E0A" w:rsidRDefault="00F21562">
            <w:pPr>
              <w:jc w:val="right"/>
            </w:pPr>
            <w:r>
              <w:t>15</w:t>
            </w:r>
          </w:p>
        </w:tc>
        <w:tc>
          <w:tcPr>
            <w:tcW w:w="0" w:type="auto"/>
          </w:tcPr>
          <w:p w14:paraId="31EB5C68" w14:textId="77777777" w:rsidR="00651E0A" w:rsidRDefault="00F21562">
            <w:pPr>
              <w:jc w:val="right"/>
            </w:pPr>
            <w:r>
              <w:t>-</w:t>
            </w:r>
          </w:p>
        </w:tc>
        <w:tc>
          <w:tcPr>
            <w:tcW w:w="0" w:type="auto"/>
          </w:tcPr>
          <w:p w14:paraId="31EB5C69" w14:textId="77777777" w:rsidR="00651E0A" w:rsidRDefault="00F21562">
            <w:pPr>
              <w:jc w:val="right"/>
            </w:pPr>
            <w:r>
              <w:t>12</w:t>
            </w:r>
          </w:p>
        </w:tc>
        <w:tc>
          <w:tcPr>
            <w:tcW w:w="0" w:type="auto"/>
          </w:tcPr>
          <w:p w14:paraId="31EB5C6A" w14:textId="77777777" w:rsidR="00651E0A" w:rsidRDefault="00F21562">
            <w:pPr>
              <w:jc w:val="right"/>
            </w:pPr>
            <w:r>
              <w:t>-</w:t>
            </w:r>
          </w:p>
        </w:tc>
        <w:tc>
          <w:tcPr>
            <w:tcW w:w="0" w:type="auto"/>
          </w:tcPr>
          <w:p w14:paraId="31EB5C6B" w14:textId="77777777" w:rsidR="00651E0A" w:rsidRDefault="00F21562">
            <w:pPr>
              <w:jc w:val="right"/>
            </w:pPr>
            <w:r>
              <w:t>-</w:t>
            </w:r>
          </w:p>
        </w:tc>
        <w:tc>
          <w:tcPr>
            <w:tcW w:w="0" w:type="auto"/>
          </w:tcPr>
          <w:p w14:paraId="31EB5C6C" w14:textId="77777777" w:rsidR="00651E0A" w:rsidRDefault="00F21562">
            <w:pPr>
              <w:jc w:val="right"/>
            </w:pPr>
            <w:r>
              <w:t>-</w:t>
            </w:r>
          </w:p>
        </w:tc>
        <w:tc>
          <w:tcPr>
            <w:tcW w:w="0" w:type="auto"/>
          </w:tcPr>
          <w:p w14:paraId="31EB5C6D" w14:textId="77777777" w:rsidR="00651E0A" w:rsidRDefault="00F21562">
            <w:pPr>
              <w:jc w:val="right"/>
            </w:pPr>
            <w:r>
              <w:t>-</w:t>
            </w:r>
          </w:p>
        </w:tc>
      </w:tr>
      <w:tr w:rsidR="00651E0A" w14:paraId="31EB5C79"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6F" w14:textId="77777777" w:rsidR="00651E0A" w:rsidRDefault="00F21562">
            <w:pPr>
              <w:jc w:val="right"/>
            </w:pPr>
            <w:r>
              <w:t>2021</w:t>
            </w:r>
          </w:p>
        </w:tc>
        <w:tc>
          <w:tcPr>
            <w:tcW w:w="0" w:type="auto"/>
          </w:tcPr>
          <w:p w14:paraId="31EB5C70" w14:textId="77777777" w:rsidR="00651E0A" w:rsidRDefault="00F21562">
            <w:r>
              <w:t>Downstream</w:t>
            </w:r>
          </w:p>
        </w:tc>
        <w:tc>
          <w:tcPr>
            <w:tcW w:w="0" w:type="auto"/>
          </w:tcPr>
          <w:p w14:paraId="31EB5C71" w14:textId="77777777" w:rsidR="00651E0A" w:rsidRDefault="00F21562">
            <w:pPr>
              <w:jc w:val="right"/>
            </w:pPr>
            <w:r>
              <w:t>-</w:t>
            </w:r>
          </w:p>
        </w:tc>
        <w:tc>
          <w:tcPr>
            <w:tcW w:w="0" w:type="auto"/>
          </w:tcPr>
          <w:p w14:paraId="31EB5C72" w14:textId="77777777" w:rsidR="00651E0A" w:rsidRDefault="00F21562">
            <w:pPr>
              <w:jc w:val="right"/>
            </w:pPr>
            <w:r>
              <w:t>19</w:t>
            </w:r>
          </w:p>
        </w:tc>
        <w:tc>
          <w:tcPr>
            <w:tcW w:w="0" w:type="auto"/>
          </w:tcPr>
          <w:p w14:paraId="31EB5C73" w14:textId="77777777" w:rsidR="00651E0A" w:rsidRDefault="00F21562">
            <w:pPr>
              <w:jc w:val="right"/>
            </w:pPr>
            <w:r>
              <w:t>-</w:t>
            </w:r>
          </w:p>
        </w:tc>
        <w:tc>
          <w:tcPr>
            <w:tcW w:w="0" w:type="auto"/>
          </w:tcPr>
          <w:p w14:paraId="31EB5C74" w14:textId="77777777" w:rsidR="00651E0A" w:rsidRDefault="00F21562">
            <w:pPr>
              <w:jc w:val="right"/>
            </w:pPr>
            <w:r>
              <w:t>19</w:t>
            </w:r>
          </w:p>
        </w:tc>
        <w:tc>
          <w:tcPr>
            <w:tcW w:w="0" w:type="auto"/>
          </w:tcPr>
          <w:p w14:paraId="31EB5C75" w14:textId="77777777" w:rsidR="00651E0A" w:rsidRDefault="00F21562">
            <w:pPr>
              <w:jc w:val="right"/>
            </w:pPr>
            <w:r>
              <w:t>-</w:t>
            </w:r>
          </w:p>
        </w:tc>
        <w:tc>
          <w:tcPr>
            <w:tcW w:w="0" w:type="auto"/>
          </w:tcPr>
          <w:p w14:paraId="31EB5C76" w14:textId="77777777" w:rsidR="00651E0A" w:rsidRDefault="00F21562">
            <w:pPr>
              <w:jc w:val="right"/>
            </w:pPr>
            <w:r>
              <w:t>-</w:t>
            </w:r>
          </w:p>
        </w:tc>
        <w:tc>
          <w:tcPr>
            <w:tcW w:w="0" w:type="auto"/>
          </w:tcPr>
          <w:p w14:paraId="31EB5C77" w14:textId="77777777" w:rsidR="00651E0A" w:rsidRDefault="00F21562">
            <w:pPr>
              <w:jc w:val="right"/>
            </w:pPr>
            <w:r>
              <w:t>-</w:t>
            </w:r>
          </w:p>
        </w:tc>
        <w:tc>
          <w:tcPr>
            <w:tcW w:w="0" w:type="auto"/>
          </w:tcPr>
          <w:p w14:paraId="31EB5C78" w14:textId="77777777" w:rsidR="00651E0A" w:rsidRDefault="00F21562">
            <w:pPr>
              <w:jc w:val="right"/>
            </w:pPr>
            <w:r>
              <w:t>-</w:t>
            </w:r>
          </w:p>
        </w:tc>
      </w:tr>
      <w:tr w:rsidR="00651E0A" w14:paraId="31EB5C84"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7A" w14:textId="77777777" w:rsidR="00651E0A" w:rsidRDefault="00F21562">
            <w:pPr>
              <w:jc w:val="right"/>
            </w:pPr>
            <w:r>
              <w:t>2021</w:t>
            </w:r>
          </w:p>
        </w:tc>
        <w:tc>
          <w:tcPr>
            <w:tcW w:w="0" w:type="auto"/>
          </w:tcPr>
          <w:p w14:paraId="31EB5C7B" w14:textId="77777777" w:rsidR="00651E0A" w:rsidRDefault="00F21562">
            <w:r>
              <w:t>Downstream</w:t>
            </w:r>
          </w:p>
        </w:tc>
        <w:tc>
          <w:tcPr>
            <w:tcW w:w="0" w:type="auto"/>
          </w:tcPr>
          <w:p w14:paraId="31EB5C7C" w14:textId="77777777" w:rsidR="00651E0A" w:rsidRDefault="00F21562">
            <w:pPr>
              <w:jc w:val="right"/>
            </w:pPr>
            <w:r>
              <w:t>-</w:t>
            </w:r>
          </w:p>
        </w:tc>
        <w:tc>
          <w:tcPr>
            <w:tcW w:w="0" w:type="auto"/>
          </w:tcPr>
          <w:p w14:paraId="31EB5C7D" w14:textId="77777777" w:rsidR="00651E0A" w:rsidRDefault="00F21562">
            <w:pPr>
              <w:jc w:val="right"/>
            </w:pPr>
            <w:r>
              <w:t>24</w:t>
            </w:r>
          </w:p>
        </w:tc>
        <w:tc>
          <w:tcPr>
            <w:tcW w:w="0" w:type="auto"/>
          </w:tcPr>
          <w:p w14:paraId="31EB5C7E" w14:textId="77777777" w:rsidR="00651E0A" w:rsidRDefault="00F21562">
            <w:pPr>
              <w:jc w:val="right"/>
            </w:pPr>
            <w:r>
              <w:t>-</w:t>
            </w:r>
          </w:p>
        </w:tc>
        <w:tc>
          <w:tcPr>
            <w:tcW w:w="0" w:type="auto"/>
          </w:tcPr>
          <w:p w14:paraId="31EB5C7F" w14:textId="77777777" w:rsidR="00651E0A" w:rsidRDefault="00F21562">
            <w:pPr>
              <w:jc w:val="right"/>
            </w:pPr>
            <w:r>
              <w:t>-</w:t>
            </w:r>
          </w:p>
        </w:tc>
        <w:tc>
          <w:tcPr>
            <w:tcW w:w="0" w:type="auto"/>
          </w:tcPr>
          <w:p w14:paraId="31EB5C80" w14:textId="77777777" w:rsidR="00651E0A" w:rsidRDefault="00F21562">
            <w:pPr>
              <w:jc w:val="right"/>
            </w:pPr>
            <w:r>
              <w:t>20</w:t>
            </w:r>
          </w:p>
        </w:tc>
        <w:tc>
          <w:tcPr>
            <w:tcW w:w="0" w:type="auto"/>
          </w:tcPr>
          <w:p w14:paraId="31EB5C81" w14:textId="77777777" w:rsidR="00651E0A" w:rsidRDefault="00F21562">
            <w:pPr>
              <w:jc w:val="right"/>
            </w:pPr>
            <w:r>
              <w:t>-</w:t>
            </w:r>
          </w:p>
        </w:tc>
        <w:tc>
          <w:tcPr>
            <w:tcW w:w="0" w:type="auto"/>
          </w:tcPr>
          <w:p w14:paraId="31EB5C82" w14:textId="77777777" w:rsidR="00651E0A" w:rsidRDefault="00F21562">
            <w:pPr>
              <w:jc w:val="right"/>
            </w:pPr>
            <w:r>
              <w:t>-</w:t>
            </w:r>
          </w:p>
        </w:tc>
        <w:tc>
          <w:tcPr>
            <w:tcW w:w="0" w:type="auto"/>
          </w:tcPr>
          <w:p w14:paraId="31EB5C83" w14:textId="77777777" w:rsidR="00651E0A" w:rsidRDefault="00F21562">
            <w:pPr>
              <w:jc w:val="right"/>
            </w:pPr>
            <w:r>
              <w:t>-</w:t>
            </w:r>
          </w:p>
        </w:tc>
      </w:tr>
      <w:tr w:rsidR="00651E0A" w14:paraId="31EB5C8F"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85" w14:textId="77777777" w:rsidR="00651E0A" w:rsidRDefault="00F21562">
            <w:pPr>
              <w:jc w:val="right"/>
            </w:pPr>
            <w:r>
              <w:t>2021</w:t>
            </w:r>
          </w:p>
        </w:tc>
        <w:tc>
          <w:tcPr>
            <w:tcW w:w="0" w:type="auto"/>
          </w:tcPr>
          <w:p w14:paraId="31EB5C86" w14:textId="77777777" w:rsidR="00651E0A" w:rsidRDefault="00F21562">
            <w:r>
              <w:t>Downstream</w:t>
            </w:r>
          </w:p>
        </w:tc>
        <w:tc>
          <w:tcPr>
            <w:tcW w:w="0" w:type="auto"/>
          </w:tcPr>
          <w:p w14:paraId="31EB5C87" w14:textId="77777777" w:rsidR="00651E0A" w:rsidRDefault="00F21562">
            <w:pPr>
              <w:jc w:val="right"/>
            </w:pPr>
            <w:r>
              <w:t>-</w:t>
            </w:r>
          </w:p>
        </w:tc>
        <w:tc>
          <w:tcPr>
            <w:tcW w:w="0" w:type="auto"/>
          </w:tcPr>
          <w:p w14:paraId="31EB5C88" w14:textId="77777777" w:rsidR="00651E0A" w:rsidRDefault="00F21562">
            <w:pPr>
              <w:jc w:val="right"/>
            </w:pPr>
            <w:r>
              <w:t>-</w:t>
            </w:r>
          </w:p>
        </w:tc>
        <w:tc>
          <w:tcPr>
            <w:tcW w:w="0" w:type="auto"/>
          </w:tcPr>
          <w:p w14:paraId="31EB5C89" w14:textId="77777777" w:rsidR="00651E0A" w:rsidRDefault="00F21562">
            <w:pPr>
              <w:jc w:val="right"/>
            </w:pPr>
            <w:r>
              <w:t>-</w:t>
            </w:r>
          </w:p>
        </w:tc>
        <w:tc>
          <w:tcPr>
            <w:tcW w:w="0" w:type="auto"/>
          </w:tcPr>
          <w:p w14:paraId="31EB5C8A" w14:textId="77777777" w:rsidR="00651E0A" w:rsidRDefault="00F21562">
            <w:pPr>
              <w:jc w:val="right"/>
            </w:pPr>
            <w:r>
              <w:t>6</w:t>
            </w:r>
          </w:p>
        </w:tc>
        <w:tc>
          <w:tcPr>
            <w:tcW w:w="0" w:type="auto"/>
          </w:tcPr>
          <w:p w14:paraId="31EB5C8B" w14:textId="77777777" w:rsidR="00651E0A" w:rsidRDefault="00F21562">
            <w:pPr>
              <w:jc w:val="right"/>
            </w:pPr>
            <w:r>
              <w:t>1</w:t>
            </w:r>
          </w:p>
        </w:tc>
        <w:tc>
          <w:tcPr>
            <w:tcW w:w="0" w:type="auto"/>
          </w:tcPr>
          <w:p w14:paraId="31EB5C8C" w14:textId="77777777" w:rsidR="00651E0A" w:rsidRDefault="00F21562">
            <w:pPr>
              <w:jc w:val="right"/>
            </w:pPr>
            <w:r>
              <w:t>-</w:t>
            </w:r>
          </w:p>
        </w:tc>
        <w:tc>
          <w:tcPr>
            <w:tcW w:w="0" w:type="auto"/>
          </w:tcPr>
          <w:p w14:paraId="31EB5C8D" w14:textId="77777777" w:rsidR="00651E0A" w:rsidRDefault="00F21562">
            <w:pPr>
              <w:jc w:val="right"/>
            </w:pPr>
            <w:r>
              <w:t>-</w:t>
            </w:r>
          </w:p>
        </w:tc>
        <w:tc>
          <w:tcPr>
            <w:tcW w:w="0" w:type="auto"/>
          </w:tcPr>
          <w:p w14:paraId="31EB5C8E" w14:textId="77777777" w:rsidR="00651E0A" w:rsidRDefault="00F21562">
            <w:pPr>
              <w:jc w:val="right"/>
            </w:pPr>
            <w:r>
              <w:t>-</w:t>
            </w:r>
          </w:p>
        </w:tc>
      </w:tr>
      <w:tr w:rsidR="00651E0A" w14:paraId="31EB5C9A"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90" w14:textId="77777777" w:rsidR="00651E0A" w:rsidRDefault="00F21562">
            <w:pPr>
              <w:jc w:val="right"/>
            </w:pPr>
            <w:r>
              <w:t>2022</w:t>
            </w:r>
          </w:p>
        </w:tc>
        <w:tc>
          <w:tcPr>
            <w:tcW w:w="0" w:type="auto"/>
          </w:tcPr>
          <w:p w14:paraId="31EB5C91" w14:textId="77777777" w:rsidR="00651E0A" w:rsidRDefault="00F21562">
            <w:r>
              <w:t>Downstream</w:t>
            </w:r>
          </w:p>
        </w:tc>
        <w:tc>
          <w:tcPr>
            <w:tcW w:w="0" w:type="auto"/>
          </w:tcPr>
          <w:p w14:paraId="31EB5C92" w14:textId="77777777" w:rsidR="00651E0A" w:rsidRDefault="00F21562">
            <w:pPr>
              <w:jc w:val="right"/>
            </w:pPr>
            <w:r>
              <w:t>-</w:t>
            </w:r>
          </w:p>
        </w:tc>
        <w:tc>
          <w:tcPr>
            <w:tcW w:w="0" w:type="auto"/>
          </w:tcPr>
          <w:p w14:paraId="31EB5C93" w14:textId="77777777" w:rsidR="00651E0A" w:rsidRDefault="00F21562">
            <w:pPr>
              <w:jc w:val="right"/>
            </w:pPr>
            <w:r>
              <w:t>20</w:t>
            </w:r>
          </w:p>
        </w:tc>
        <w:tc>
          <w:tcPr>
            <w:tcW w:w="0" w:type="auto"/>
          </w:tcPr>
          <w:p w14:paraId="31EB5C94" w14:textId="77777777" w:rsidR="00651E0A" w:rsidRDefault="00F21562">
            <w:pPr>
              <w:jc w:val="right"/>
            </w:pPr>
            <w:r>
              <w:t>-</w:t>
            </w:r>
          </w:p>
        </w:tc>
        <w:tc>
          <w:tcPr>
            <w:tcW w:w="0" w:type="auto"/>
          </w:tcPr>
          <w:p w14:paraId="31EB5C95" w14:textId="77777777" w:rsidR="00651E0A" w:rsidRDefault="00F21562">
            <w:pPr>
              <w:jc w:val="right"/>
            </w:pPr>
            <w:r>
              <w:t>-</w:t>
            </w:r>
          </w:p>
        </w:tc>
        <w:tc>
          <w:tcPr>
            <w:tcW w:w="0" w:type="auto"/>
          </w:tcPr>
          <w:p w14:paraId="31EB5C96" w14:textId="77777777" w:rsidR="00651E0A" w:rsidRDefault="00F21562">
            <w:pPr>
              <w:jc w:val="right"/>
            </w:pPr>
            <w:r>
              <w:t>12</w:t>
            </w:r>
          </w:p>
        </w:tc>
        <w:tc>
          <w:tcPr>
            <w:tcW w:w="0" w:type="auto"/>
          </w:tcPr>
          <w:p w14:paraId="31EB5C97" w14:textId="77777777" w:rsidR="00651E0A" w:rsidRDefault="00F21562">
            <w:pPr>
              <w:jc w:val="right"/>
            </w:pPr>
            <w:r>
              <w:t>-</w:t>
            </w:r>
          </w:p>
        </w:tc>
        <w:tc>
          <w:tcPr>
            <w:tcW w:w="0" w:type="auto"/>
          </w:tcPr>
          <w:p w14:paraId="31EB5C98" w14:textId="77777777" w:rsidR="00651E0A" w:rsidRDefault="00F21562">
            <w:pPr>
              <w:jc w:val="right"/>
            </w:pPr>
            <w:r>
              <w:t>-</w:t>
            </w:r>
          </w:p>
        </w:tc>
        <w:tc>
          <w:tcPr>
            <w:tcW w:w="0" w:type="auto"/>
          </w:tcPr>
          <w:p w14:paraId="31EB5C99" w14:textId="77777777" w:rsidR="00651E0A" w:rsidRDefault="00F21562">
            <w:pPr>
              <w:jc w:val="right"/>
            </w:pPr>
            <w:r>
              <w:t>-</w:t>
            </w:r>
          </w:p>
        </w:tc>
      </w:tr>
      <w:tr w:rsidR="00651E0A" w14:paraId="31EB5CA5"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9B" w14:textId="77777777" w:rsidR="00651E0A" w:rsidRDefault="00F21562">
            <w:pPr>
              <w:jc w:val="right"/>
            </w:pPr>
            <w:r>
              <w:t>2022</w:t>
            </w:r>
          </w:p>
        </w:tc>
        <w:tc>
          <w:tcPr>
            <w:tcW w:w="0" w:type="auto"/>
          </w:tcPr>
          <w:p w14:paraId="31EB5C9C" w14:textId="77777777" w:rsidR="00651E0A" w:rsidRDefault="00F21562">
            <w:r>
              <w:t>Downstream</w:t>
            </w:r>
          </w:p>
        </w:tc>
        <w:tc>
          <w:tcPr>
            <w:tcW w:w="0" w:type="auto"/>
          </w:tcPr>
          <w:p w14:paraId="31EB5C9D" w14:textId="77777777" w:rsidR="00651E0A" w:rsidRDefault="00F21562">
            <w:pPr>
              <w:jc w:val="right"/>
            </w:pPr>
            <w:r>
              <w:t>-</w:t>
            </w:r>
          </w:p>
        </w:tc>
        <w:tc>
          <w:tcPr>
            <w:tcW w:w="0" w:type="auto"/>
          </w:tcPr>
          <w:p w14:paraId="31EB5C9E" w14:textId="77777777" w:rsidR="00651E0A" w:rsidRDefault="00F21562">
            <w:pPr>
              <w:jc w:val="right"/>
            </w:pPr>
            <w:r>
              <w:t>24</w:t>
            </w:r>
          </w:p>
        </w:tc>
        <w:tc>
          <w:tcPr>
            <w:tcW w:w="0" w:type="auto"/>
          </w:tcPr>
          <w:p w14:paraId="31EB5C9F" w14:textId="77777777" w:rsidR="00651E0A" w:rsidRDefault="00F21562">
            <w:pPr>
              <w:jc w:val="right"/>
            </w:pPr>
            <w:r>
              <w:t>-</w:t>
            </w:r>
          </w:p>
        </w:tc>
        <w:tc>
          <w:tcPr>
            <w:tcW w:w="0" w:type="auto"/>
          </w:tcPr>
          <w:p w14:paraId="31EB5CA0" w14:textId="77777777" w:rsidR="00651E0A" w:rsidRDefault="00F21562">
            <w:pPr>
              <w:jc w:val="right"/>
            </w:pPr>
            <w:r>
              <w:t>-</w:t>
            </w:r>
          </w:p>
        </w:tc>
        <w:tc>
          <w:tcPr>
            <w:tcW w:w="0" w:type="auto"/>
          </w:tcPr>
          <w:p w14:paraId="31EB5CA1" w14:textId="77777777" w:rsidR="00651E0A" w:rsidRDefault="00F21562">
            <w:pPr>
              <w:jc w:val="right"/>
            </w:pPr>
            <w:r>
              <w:t>-</w:t>
            </w:r>
          </w:p>
        </w:tc>
        <w:tc>
          <w:tcPr>
            <w:tcW w:w="0" w:type="auto"/>
          </w:tcPr>
          <w:p w14:paraId="31EB5CA2" w14:textId="77777777" w:rsidR="00651E0A" w:rsidRDefault="00F21562">
            <w:pPr>
              <w:jc w:val="right"/>
            </w:pPr>
            <w:r>
              <w:t>13</w:t>
            </w:r>
          </w:p>
        </w:tc>
        <w:tc>
          <w:tcPr>
            <w:tcW w:w="0" w:type="auto"/>
          </w:tcPr>
          <w:p w14:paraId="31EB5CA3" w14:textId="77777777" w:rsidR="00651E0A" w:rsidRDefault="00F21562">
            <w:pPr>
              <w:jc w:val="right"/>
            </w:pPr>
            <w:r>
              <w:t>-</w:t>
            </w:r>
          </w:p>
        </w:tc>
        <w:tc>
          <w:tcPr>
            <w:tcW w:w="0" w:type="auto"/>
          </w:tcPr>
          <w:p w14:paraId="31EB5CA4" w14:textId="77777777" w:rsidR="00651E0A" w:rsidRDefault="00F21562">
            <w:pPr>
              <w:jc w:val="right"/>
            </w:pPr>
            <w:r>
              <w:t>-</w:t>
            </w:r>
          </w:p>
        </w:tc>
      </w:tr>
      <w:tr w:rsidR="00651E0A" w14:paraId="31EB5CB0"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A6" w14:textId="77777777" w:rsidR="00651E0A" w:rsidRDefault="00F21562">
            <w:pPr>
              <w:jc w:val="right"/>
            </w:pPr>
            <w:r>
              <w:t>2022</w:t>
            </w:r>
          </w:p>
        </w:tc>
        <w:tc>
          <w:tcPr>
            <w:tcW w:w="0" w:type="auto"/>
          </w:tcPr>
          <w:p w14:paraId="31EB5CA7" w14:textId="77777777" w:rsidR="00651E0A" w:rsidRDefault="00F21562">
            <w:r>
              <w:t>Downstream</w:t>
            </w:r>
          </w:p>
        </w:tc>
        <w:tc>
          <w:tcPr>
            <w:tcW w:w="0" w:type="auto"/>
          </w:tcPr>
          <w:p w14:paraId="31EB5CA8" w14:textId="77777777" w:rsidR="00651E0A" w:rsidRDefault="00F21562">
            <w:pPr>
              <w:jc w:val="right"/>
            </w:pPr>
            <w:r>
              <w:t>-</w:t>
            </w:r>
          </w:p>
        </w:tc>
        <w:tc>
          <w:tcPr>
            <w:tcW w:w="0" w:type="auto"/>
          </w:tcPr>
          <w:p w14:paraId="31EB5CA9" w14:textId="77777777" w:rsidR="00651E0A" w:rsidRDefault="00F21562">
            <w:pPr>
              <w:jc w:val="right"/>
            </w:pPr>
            <w:r>
              <w:t>-</w:t>
            </w:r>
          </w:p>
        </w:tc>
        <w:tc>
          <w:tcPr>
            <w:tcW w:w="0" w:type="auto"/>
          </w:tcPr>
          <w:p w14:paraId="31EB5CAA" w14:textId="77777777" w:rsidR="00651E0A" w:rsidRDefault="00F21562">
            <w:pPr>
              <w:jc w:val="right"/>
            </w:pPr>
            <w:r>
              <w:t>-</w:t>
            </w:r>
          </w:p>
        </w:tc>
        <w:tc>
          <w:tcPr>
            <w:tcW w:w="0" w:type="auto"/>
          </w:tcPr>
          <w:p w14:paraId="31EB5CAB" w14:textId="77777777" w:rsidR="00651E0A" w:rsidRDefault="00F21562">
            <w:pPr>
              <w:jc w:val="right"/>
            </w:pPr>
            <w:r>
              <w:t>-</w:t>
            </w:r>
          </w:p>
        </w:tc>
        <w:tc>
          <w:tcPr>
            <w:tcW w:w="0" w:type="auto"/>
          </w:tcPr>
          <w:p w14:paraId="31EB5CAC" w14:textId="77777777" w:rsidR="00651E0A" w:rsidRDefault="00F21562">
            <w:pPr>
              <w:jc w:val="right"/>
            </w:pPr>
            <w:r>
              <w:t>9</w:t>
            </w:r>
          </w:p>
        </w:tc>
        <w:tc>
          <w:tcPr>
            <w:tcW w:w="0" w:type="auto"/>
          </w:tcPr>
          <w:p w14:paraId="31EB5CAD" w14:textId="77777777" w:rsidR="00651E0A" w:rsidRDefault="00F21562">
            <w:pPr>
              <w:jc w:val="right"/>
            </w:pPr>
            <w:r>
              <w:t>6</w:t>
            </w:r>
          </w:p>
        </w:tc>
        <w:tc>
          <w:tcPr>
            <w:tcW w:w="0" w:type="auto"/>
          </w:tcPr>
          <w:p w14:paraId="31EB5CAE" w14:textId="77777777" w:rsidR="00651E0A" w:rsidRDefault="00F21562">
            <w:pPr>
              <w:jc w:val="right"/>
            </w:pPr>
            <w:r>
              <w:t>-</w:t>
            </w:r>
          </w:p>
        </w:tc>
        <w:tc>
          <w:tcPr>
            <w:tcW w:w="0" w:type="auto"/>
          </w:tcPr>
          <w:p w14:paraId="31EB5CAF" w14:textId="77777777" w:rsidR="00651E0A" w:rsidRDefault="00F21562">
            <w:pPr>
              <w:jc w:val="right"/>
            </w:pPr>
            <w:r>
              <w:t>-</w:t>
            </w:r>
          </w:p>
        </w:tc>
      </w:tr>
      <w:tr w:rsidR="00651E0A" w14:paraId="31EB5CB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B1" w14:textId="77777777" w:rsidR="00651E0A" w:rsidRDefault="00F21562">
            <w:pPr>
              <w:jc w:val="right"/>
            </w:pPr>
            <w:r>
              <w:t>2023</w:t>
            </w:r>
          </w:p>
        </w:tc>
        <w:tc>
          <w:tcPr>
            <w:tcW w:w="0" w:type="auto"/>
          </w:tcPr>
          <w:p w14:paraId="31EB5CB2" w14:textId="77777777" w:rsidR="00651E0A" w:rsidRDefault="00F21562">
            <w:r>
              <w:t>Downstream</w:t>
            </w:r>
          </w:p>
        </w:tc>
        <w:tc>
          <w:tcPr>
            <w:tcW w:w="0" w:type="auto"/>
          </w:tcPr>
          <w:p w14:paraId="31EB5CB3" w14:textId="77777777" w:rsidR="00651E0A" w:rsidRDefault="00F21562">
            <w:pPr>
              <w:jc w:val="right"/>
            </w:pPr>
            <w:r>
              <w:t>205</w:t>
            </w:r>
          </w:p>
        </w:tc>
        <w:tc>
          <w:tcPr>
            <w:tcW w:w="0" w:type="auto"/>
          </w:tcPr>
          <w:p w14:paraId="31EB5CB4" w14:textId="77777777" w:rsidR="00651E0A" w:rsidRDefault="00F21562">
            <w:pPr>
              <w:jc w:val="right"/>
            </w:pPr>
            <w:r>
              <w:t>211</w:t>
            </w:r>
          </w:p>
        </w:tc>
        <w:tc>
          <w:tcPr>
            <w:tcW w:w="0" w:type="auto"/>
          </w:tcPr>
          <w:p w14:paraId="31EB5CB5" w14:textId="77777777" w:rsidR="00651E0A" w:rsidRDefault="00F21562">
            <w:pPr>
              <w:jc w:val="right"/>
            </w:pPr>
            <w:r>
              <w:t>-</w:t>
            </w:r>
          </w:p>
        </w:tc>
        <w:tc>
          <w:tcPr>
            <w:tcW w:w="0" w:type="auto"/>
          </w:tcPr>
          <w:p w14:paraId="31EB5CB6" w14:textId="77777777" w:rsidR="00651E0A" w:rsidRDefault="00F21562">
            <w:pPr>
              <w:jc w:val="right"/>
            </w:pPr>
            <w:r>
              <w:t>-</w:t>
            </w:r>
          </w:p>
        </w:tc>
        <w:tc>
          <w:tcPr>
            <w:tcW w:w="0" w:type="auto"/>
          </w:tcPr>
          <w:p w14:paraId="31EB5CB7" w14:textId="77777777" w:rsidR="00651E0A" w:rsidRDefault="00F21562">
            <w:pPr>
              <w:jc w:val="right"/>
            </w:pPr>
            <w:r>
              <w:t>-</w:t>
            </w:r>
          </w:p>
        </w:tc>
        <w:tc>
          <w:tcPr>
            <w:tcW w:w="0" w:type="auto"/>
          </w:tcPr>
          <w:p w14:paraId="31EB5CB8" w14:textId="77777777" w:rsidR="00651E0A" w:rsidRDefault="00F21562">
            <w:pPr>
              <w:jc w:val="right"/>
            </w:pPr>
            <w:r>
              <w:t>-</w:t>
            </w:r>
          </w:p>
        </w:tc>
        <w:tc>
          <w:tcPr>
            <w:tcW w:w="0" w:type="auto"/>
          </w:tcPr>
          <w:p w14:paraId="31EB5CB9" w14:textId="77777777" w:rsidR="00651E0A" w:rsidRDefault="00F21562">
            <w:pPr>
              <w:jc w:val="right"/>
            </w:pPr>
            <w:r>
              <w:t>-</w:t>
            </w:r>
          </w:p>
        </w:tc>
        <w:tc>
          <w:tcPr>
            <w:tcW w:w="0" w:type="auto"/>
          </w:tcPr>
          <w:p w14:paraId="31EB5CBA" w14:textId="77777777" w:rsidR="00651E0A" w:rsidRDefault="00F21562">
            <w:pPr>
              <w:jc w:val="right"/>
            </w:pPr>
            <w:r>
              <w:t>-</w:t>
            </w:r>
          </w:p>
        </w:tc>
      </w:tr>
      <w:tr w:rsidR="00651E0A" w14:paraId="31EB5CC6"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BC" w14:textId="77777777" w:rsidR="00651E0A" w:rsidRDefault="00F21562">
            <w:pPr>
              <w:jc w:val="right"/>
            </w:pPr>
            <w:r>
              <w:t>2023</w:t>
            </w:r>
          </w:p>
        </w:tc>
        <w:tc>
          <w:tcPr>
            <w:tcW w:w="0" w:type="auto"/>
          </w:tcPr>
          <w:p w14:paraId="31EB5CBD" w14:textId="77777777" w:rsidR="00651E0A" w:rsidRDefault="00F21562">
            <w:r>
              <w:t>Downstream</w:t>
            </w:r>
          </w:p>
        </w:tc>
        <w:tc>
          <w:tcPr>
            <w:tcW w:w="0" w:type="auto"/>
          </w:tcPr>
          <w:p w14:paraId="31EB5CBE" w14:textId="77777777" w:rsidR="00651E0A" w:rsidRDefault="00F21562">
            <w:pPr>
              <w:jc w:val="right"/>
            </w:pPr>
            <w:r>
              <w:t>-</w:t>
            </w:r>
          </w:p>
        </w:tc>
        <w:tc>
          <w:tcPr>
            <w:tcW w:w="0" w:type="auto"/>
          </w:tcPr>
          <w:p w14:paraId="31EB5CBF" w14:textId="77777777" w:rsidR="00651E0A" w:rsidRDefault="00F21562">
            <w:pPr>
              <w:jc w:val="right"/>
            </w:pPr>
            <w:r>
              <w:t>211</w:t>
            </w:r>
          </w:p>
        </w:tc>
        <w:tc>
          <w:tcPr>
            <w:tcW w:w="0" w:type="auto"/>
          </w:tcPr>
          <w:p w14:paraId="31EB5CC0" w14:textId="77777777" w:rsidR="00651E0A" w:rsidRDefault="00F21562">
            <w:pPr>
              <w:jc w:val="right"/>
            </w:pPr>
            <w:r>
              <w:t>-</w:t>
            </w:r>
          </w:p>
        </w:tc>
        <w:tc>
          <w:tcPr>
            <w:tcW w:w="0" w:type="auto"/>
          </w:tcPr>
          <w:p w14:paraId="31EB5CC1" w14:textId="77777777" w:rsidR="00651E0A" w:rsidRDefault="00F21562">
            <w:pPr>
              <w:jc w:val="right"/>
            </w:pPr>
            <w:r>
              <w:t>-</w:t>
            </w:r>
          </w:p>
        </w:tc>
        <w:tc>
          <w:tcPr>
            <w:tcW w:w="0" w:type="auto"/>
          </w:tcPr>
          <w:p w14:paraId="31EB5CC2" w14:textId="77777777" w:rsidR="00651E0A" w:rsidRDefault="00F21562">
            <w:pPr>
              <w:jc w:val="right"/>
            </w:pPr>
            <w:r>
              <w:t>-</w:t>
            </w:r>
          </w:p>
        </w:tc>
        <w:tc>
          <w:tcPr>
            <w:tcW w:w="0" w:type="auto"/>
          </w:tcPr>
          <w:p w14:paraId="31EB5CC3" w14:textId="77777777" w:rsidR="00651E0A" w:rsidRDefault="00F21562">
            <w:pPr>
              <w:jc w:val="right"/>
            </w:pPr>
            <w:r>
              <w:t>-</w:t>
            </w:r>
          </w:p>
        </w:tc>
        <w:tc>
          <w:tcPr>
            <w:tcW w:w="0" w:type="auto"/>
          </w:tcPr>
          <w:p w14:paraId="31EB5CC4" w14:textId="77777777" w:rsidR="00651E0A" w:rsidRDefault="00F21562">
            <w:pPr>
              <w:jc w:val="right"/>
            </w:pPr>
            <w:r>
              <w:t>179</w:t>
            </w:r>
          </w:p>
        </w:tc>
        <w:tc>
          <w:tcPr>
            <w:tcW w:w="0" w:type="auto"/>
          </w:tcPr>
          <w:p w14:paraId="31EB5CC5" w14:textId="77777777" w:rsidR="00651E0A" w:rsidRDefault="00F21562">
            <w:pPr>
              <w:jc w:val="right"/>
            </w:pPr>
            <w:r>
              <w:t>-</w:t>
            </w:r>
          </w:p>
        </w:tc>
      </w:tr>
      <w:tr w:rsidR="00651E0A" w14:paraId="31EB5CD1"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C7" w14:textId="77777777" w:rsidR="00651E0A" w:rsidRDefault="00F21562">
            <w:pPr>
              <w:jc w:val="right"/>
            </w:pPr>
            <w:r>
              <w:t>2023</w:t>
            </w:r>
          </w:p>
        </w:tc>
        <w:tc>
          <w:tcPr>
            <w:tcW w:w="0" w:type="auto"/>
          </w:tcPr>
          <w:p w14:paraId="31EB5CC8" w14:textId="77777777" w:rsidR="00651E0A" w:rsidRDefault="00F21562">
            <w:r>
              <w:t>Downstream</w:t>
            </w:r>
          </w:p>
        </w:tc>
        <w:tc>
          <w:tcPr>
            <w:tcW w:w="0" w:type="auto"/>
          </w:tcPr>
          <w:p w14:paraId="31EB5CC9" w14:textId="77777777" w:rsidR="00651E0A" w:rsidRDefault="00F21562">
            <w:pPr>
              <w:jc w:val="right"/>
            </w:pPr>
            <w:r>
              <w:t>206</w:t>
            </w:r>
          </w:p>
        </w:tc>
        <w:tc>
          <w:tcPr>
            <w:tcW w:w="0" w:type="auto"/>
          </w:tcPr>
          <w:p w14:paraId="31EB5CCA" w14:textId="77777777" w:rsidR="00651E0A" w:rsidRDefault="00F21562">
            <w:pPr>
              <w:jc w:val="right"/>
            </w:pPr>
            <w:r>
              <w:t>-</w:t>
            </w:r>
          </w:p>
        </w:tc>
        <w:tc>
          <w:tcPr>
            <w:tcW w:w="0" w:type="auto"/>
          </w:tcPr>
          <w:p w14:paraId="31EB5CCB" w14:textId="77777777" w:rsidR="00651E0A" w:rsidRDefault="00F21562">
            <w:pPr>
              <w:jc w:val="right"/>
            </w:pPr>
            <w:r>
              <w:t>-</w:t>
            </w:r>
          </w:p>
        </w:tc>
        <w:tc>
          <w:tcPr>
            <w:tcW w:w="0" w:type="auto"/>
          </w:tcPr>
          <w:p w14:paraId="31EB5CCC" w14:textId="77777777" w:rsidR="00651E0A" w:rsidRDefault="00F21562">
            <w:pPr>
              <w:jc w:val="right"/>
            </w:pPr>
            <w:r>
              <w:t>-</w:t>
            </w:r>
          </w:p>
        </w:tc>
        <w:tc>
          <w:tcPr>
            <w:tcW w:w="0" w:type="auto"/>
          </w:tcPr>
          <w:p w14:paraId="31EB5CCD" w14:textId="77777777" w:rsidR="00651E0A" w:rsidRDefault="00F21562">
            <w:pPr>
              <w:jc w:val="right"/>
            </w:pPr>
            <w:r>
              <w:t>-</w:t>
            </w:r>
          </w:p>
        </w:tc>
        <w:tc>
          <w:tcPr>
            <w:tcW w:w="0" w:type="auto"/>
          </w:tcPr>
          <w:p w14:paraId="31EB5CCE" w14:textId="77777777" w:rsidR="00651E0A" w:rsidRDefault="00F21562">
            <w:pPr>
              <w:jc w:val="right"/>
            </w:pPr>
            <w:r>
              <w:t>-</w:t>
            </w:r>
          </w:p>
        </w:tc>
        <w:tc>
          <w:tcPr>
            <w:tcW w:w="0" w:type="auto"/>
          </w:tcPr>
          <w:p w14:paraId="31EB5CCF" w14:textId="77777777" w:rsidR="00651E0A" w:rsidRDefault="00F21562">
            <w:pPr>
              <w:jc w:val="right"/>
            </w:pPr>
            <w:r>
              <w:t>180</w:t>
            </w:r>
          </w:p>
        </w:tc>
        <w:tc>
          <w:tcPr>
            <w:tcW w:w="0" w:type="auto"/>
          </w:tcPr>
          <w:p w14:paraId="31EB5CD0" w14:textId="77777777" w:rsidR="00651E0A" w:rsidRDefault="00F21562">
            <w:pPr>
              <w:jc w:val="right"/>
            </w:pPr>
            <w:r>
              <w:t>-</w:t>
            </w:r>
          </w:p>
        </w:tc>
      </w:tr>
    </w:tbl>
    <w:p w14:paraId="31EB5CD2" w14:textId="77777777" w:rsidR="00651E0A" w:rsidRDefault="00F21562">
      <w:r>
        <w:t xml:space="preserve">The correlation coefficient between each pair of observers, by direction, is show in Table 4.2. Except for observer GB, correlations for upstream moving fish were all greater than 0.95, while the correlation </w:t>
      </w:r>
      <w:r>
        <w:lastRenderedPageBreak/>
        <w:t>coefficients for downstream moving fish ranged from -0.25 to 0.96. Several of the weakest correlations corresponded with lower numbers of observed fish.</w:t>
      </w:r>
    </w:p>
    <w:p w14:paraId="31EB5CD3" w14:textId="77777777" w:rsidR="00651E0A" w:rsidRDefault="00F21562">
      <w:bookmarkStart w:id="36" w:name="tab:obs-corr"/>
      <w:bookmarkEnd w:id="36"/>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651E0A" w14:paraId="31EB5CDB"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CD4" w14:textId="77777777" w:rsidR="00651E0A" w:rsidRDefault="00F21562">
            <w:r>
              <w:t>Direction</w:t>
            </w:r>
          </w:p>
        </w:tc>
        <w:tc>
          <w:tcPr>
            <w:tcW w:w="0" w:type="auto"/>
          </w:tcPr>
          <w:p w14:paraId="31EB5CD5" w14:textId="77777777" w:rsidR="00651E0A" w:rsidRDefault="00F21562">
            <w:r>
              <w:t>Obs 1</w:t>
            </w:r>
          </w:p>
        </w:tc>
        <w:tc>
          <w:tcPr>
            <w:tcW w:w="0" w:type="auto"/>
          </w:tcPr>
          <w:p w14:paraId="31EB5CD6" w14:textId="77777777" w:rsidR="00651E0A" w:rsidRDefault="00F21562">
            <w:r>
              <w:t>Obs 2</w:t>
            </w:r>
          </w:p>
        </w:tc>
        <w:tc>
          <w:tcPr>
            <w:tcW w:w="0" w:type="auto"/>
          </w:tcPr>
          <w:p w14:paraId="31EB5CD7" w14:textId="77777777" w:rsidR="00651E0A" w:rsidRDefault="00F21562">
            <w:pPr>
              <w:jc w:val="right"/>
            </w:pPr>
            <w:r>
              <w:t>N Days</w:t>
            </w:r>
          </w:p>
        </w:tc>
        <w:tc>
          <w:tcPr>
            <w:tcW w:w="0" w:type="auto"/>
          </w:tcPr>
          <w:p w14:paraId="31EB5CD8" w14:textId="77777777" w:rsidR="00651E0A" w:rsidRDefault="00F21562">
            <w:pPr>
              <w:jc w:val="right"/>
            </w:pPr>
            <w:r>
              <w:t>Obs 1 Fish</w:t>
            </w:r>
          </w:p>
        </w:tc>
        <w:tc>
          <w:tcPr>
            <w:tcW w:w="0" w:type="auto"/>
          </w:tcPr>
          <w:p w14:paraId="31EB5CD9" w14:textId="77777777" w:rsidR="00651E0A" w:rsidRDefault="00F21562">
            <w:pPr>
              <w:jc w:val="right"/>
            </w:pPr>
            <w:r>
              <w:t>Obs 2 Fish</w:t>
            </w:r>
          </w:p>
        </w:tc>
        <w:tc>
          <w:tcPr>
            <w:tcW w:w="0" w:type="auto"/>
          </w:tcPr>
          <w:p w14:paraId="31EB5CDA" w14:textId="77777777" w:rsidR="00651E0A" w:rsidRDefault="00F21562">
            <w:pPr>
              <w:jc w:val="right"/>
            </w:pPr>
            <w:r>
              <w:t>r</w:t>
            </w:r>
          </w:p>
        </w:tc>
      </w:tr>
      <w:tr w:rsidR="00651E0A" w14:paraId="31EB5CE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DC" w14:textId="77777777" w:rsidR="00651E0A" w:rsidRDefault="00F21562">
            <w:r>
              <w:t>Upstream</w:t>
            </w:r>
          </w:p>
        </w:tc>
        <w:tc>
          <w:tcPr>
            <w:tcW w:w="0" w:type="auto"/>
          </w:tcPr>
          <w:p w14:paraId="31EB5CDD" w14:textId="77777777" w:rsidR="00651E0A" w:rsidRDefault="00F21562">
            <w:r>
              <w:t>AS</w:t>
            </w:r>
          </w:p>
        </w:tc>
        <w:tc>
          <w:tcPr>
            <w:tcW w:w="0" w:type="auto"/>
          </w:tcPr>
          <w:p w14:paraId="31EB5CDE" w14:textId="77777777" w:rsidR="00651E0A" w:rsidRDefault="00F21562">
            <w:r>
              <w:t>JG</w:t>
            </w:r>
          </w:p>
        </w:tc>
        <w:tc>
          <w:tcPr>
            <w:tcW w:w="0" w:type="auto"/>
          </w:tcPr>
          <w:p w14:paraId="31EB5CDF" w14:textId="77777777" w:rsidR="00651E0A" w:rsidRDefault="00F21562">
            <w:pPr>
              <w:jc w:val="right"/>
            </w:pPr>
            <w:r>
              <w:t>5</w:t>
            </w:r>
          </w:p>
        </w:tc>
        <w:tc>
          <w:tcPr>
            <w:tcW w:w="0" w:type="auto"/>
          </w:tcPr>
          <w:p w14:paraId="31EB5CE0" w14:textId="77777777" w:rsidR="00651E0A" w:rsidRDefault="00F21562">
            <w:pPr>
              <w:jc w:val="right"/>
            </w:pPr>
            <w:r>
              <w:t>38</w:t>
            </w:r>
          </w:p>
        </w:tc>
        <w:tc>
          <w:tcPr>
            <w:tcW w:w="0" w:type="auto"/>
          </w:tcPr>
          <w:p w14:paraId="31EB5CE1" w14:textId="77777777" w:rsidR="00651E0A" w:rsidRDefault="00F21562">
            <w:pPr>
              <w:jc w:val="right"/>
            </w:pPr>
            <w:r>
              <w:t>37</w:t>
            </w:r>
          </w:p>
        </w:tc>
        <w:tc>
          <w:tcPr>
            <w:tcW w:w="0" w:type="auto"/>
          </w:tcPr>
          <w:p w14:paraId="31EB5CE2" w14:textId="77777777" w:rsidR="00651E0A" w:rsidRDefault="00F21562">
            <w:pPr>
              <w:jc w:val="right"/>
            </w:pPr>
            <w:r>
              <w:t>0.998</w:t>
            </w:r>
          </w:p>
        </w:tc>
      </w:tr>
      <w:tr w:rsidR="00651E0A" w14:paraId="31EB5CE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E4" w14:textId="77777777" w:rsidR="00651E0A" w:rsidRDefault="00F21562">
            <w:r>
              <w:t>Upstream</w:t>
            </w:r>
          </w:p>
        </w:tc>
        <w:tc>
          <w:tcPr>
            <w:tcW w:w="0" w:type="auto"/>
          </w:tcPr>
          <w:p w14:paraId="31EB5CE5" w14:textId="77777777" w:rsidR="00651E0A" w:rsidRDefault="00F21562">
            <w:r>
              <w:t>BC</w:t>
            </w:r>
          </w:p>
        </w:tc>
        <w:tc>
          <w:tcPr>
            <w:tcW w:w="0" w:type="auto"/>
          </w:tcPr>
          <w:p w14:paraId="31EB5CE6" w14:textId="77777777" w:rsidR="00651E0A" w:rsidRDefault="00F21562">
            <w:r>
              <w:t>JG</w:t>
            </w:r>
          </w:p>
        </w:tc>
        <w:tc>
          <w:tcPr>
            <w:tcW w:w="0" w:type="auto"/>
          </w:tcPr>
          <w:p w14:paraId="31EB5CE7" w14:textId="77777777" w:rsidR="00651E0A" w:rsidRDefault="00F21562">
            <w:pPr>
              <w:jc w:val="right"/>
            </w:pPr>
            <w:r>
              <w:t>5</w:t>
            </w:r>
          </w:p>
        </w:tc>
        <w:tc>
          <w:tcPr>
            <w:tcW w:w="0" w:type="auto"/>
          </w:tcPr>
          <w:p w14:paraId="31EB5CE8" w14:textId="77777777" w:rsidR="00651E0A" w:rsidRDefault="00F21562">
            <w:pPr>
              <w:jc w:val="right"/>
            </w:pPr>
            <w:r>
              <w:t>38</w:t>
            </w:r>
          </w:p>
        </w:tc>
        <w:tc>
          <w:tcPr>
            <w:tcW w:w="0" w:type="auto"/>
          </w:tcPr>
          <w:p w14:paraId="31EB5CE9" w14:textId="77777777" w:rsidR="00651E0A" w:rsidRDefault="00F21562">
            <w:pPr>
              <w:jc w:val="right"/>
            </w:pPr>
            <w:r>
              <w:t>37</w:t>
            </w:r>
          </w:p>
        </w:tc>
        <w:tc>
          <w:tcPr>
            <w:tcW w:w="0" w:type="auto"/>
          </w:tcPr>
          <w:p w14:paraId="31EB5CEA" w14:textId="77777777" w:rsidR="00651E0A" w:rsidRDefault="00F21562">
            <w:pPr>
              <w:jc w:val="right"/>
            </w:pPr>
            <w:r>
              <w:t>0.995</w:t>
            </w:r>
          </w:p>
        </w:tc>
      </w:tr>
      <w:tr w:rsidR="00651E0A" w14:paraId="31EB5CF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EC" w14:textId="77777777" w:rsidR="00651E0A" w:rsidRDefault="00F21562">
            <w:r>
              <w:t>Upstream</w:t>
            </w:r>
          </w:p>
        </w:tc>
        <w:tc>
          <w:tcPr>
            <w:tcW w:w="0" w:type="auto"/>
          </w:tcPr>
          <w:p w14:paraId="31EB5CED" w14:textId="77777777" w:rsidR="00651E0A" w:rsidRDefault="00F21562">
            <w:r>
              <w:t>AS</w:t>
            </w:r>
          </w:p>
        </w:tc>
        <w:tc>
          <w:tcPr>
            <w:tcW w:w="0" w:type="auto"/>
          </w:tcPr>
          <w:p w14:paraId="31EB5CEE" w14:textId="77777777" w:rsidR="00651E0A" w:rsidRDefault="00F21562">
            <w:r>
              <w:t>JE</w:t>
            </w:r>
          </w:p>
        </w:tc>
        <w:tc>
          <w:tcPr>
            <w:tcW w:w="0" w:type="auto"/>
          </w:tcPr>
          <w:p w14:paraId="31EB5CEF" w14:textId="77777777" w:rsidR="00651E0A" w:rsidRDefault="00F21562">
            <w:pPr>
              <w:jc w:val="right"/>
            </w:pPr>
            <w:r>
              <w:t>9</w:t>
            </w:r>
          </w:p>
        </w:tc>
        <w:tc>
          <w:tcPr>
            <w:tcW w:w="0" w:type="auto"/>
          </w:tcPr>
          <w:p w14:paraId="31EB5CF0" w14:textId="77777777" w:rsidR="00651E0A" w:rsidRDefault="00F21562">
            <w:pPr>
              <w:jc w:val="right"/>
            </w:pPr>
            <w:r>
              <w:t>348</w:t>
            </w:r>
          </w:p>
        </w:tc>
        <w:tc>
          <w:tcPr>
            <w:tcW w:w="0" w:type="auto"/>
          </w:tcPr>
          <w:p w14:paraId="31EB5CF1" w14:textId="77777777" w:rsidR="00651E0A" w:rsidRDefault="00F21562">
            <w:pPr>
              <w:jc w:val="right"/>
            </w:pPr>
            <w:r>
              <w:t>358</w:t>
            </w:r>
          </w:p>
        </w:tc>
        <w:tc>
          <w:tcPr>
            <w:tcW w:w="0" w:type="auto"/>
          </w:tcPr>
          <w:p w14:paraId="31EB5CF2" w14:textId="77777777" w:rsidR="00651E0A" w:rsidRDefault="00F21562">
            <w:pPr>
              <w:jc w:val="right"/>
            </w:pPr>
            <w:r>
              <w:t>0.995</w:t>
            </w:r>
          </w:p>
        </w:tc>
      </w:tr>
      <w:tr w:rsidR="00651E0A" w14:paraId="31EB5CF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CF4" w14:textId="77777777" w:rsidR="00651E0A" w:rsidRDefault="00F21562">
            <w:r>
              <w:t>Upstream</w:t>
            </w:r>
          </w:p>
        </w:tc>
        <w:tc>
          <w:tcPr>
            <w:tcW w:w="0" w:type="auto"/>
          </w:tcPr>
          <w:p w14:paraId="31EB5CF5" w14:textId="77777777" w:rsidR="00651E0A" w:rsidRDefault="00F21562">
            <w:r>
              <w:t>AS</w:t>
            </w:r>
          </w:p>
        </w:tc>
        <w:tc>
          <w:tcPr>
            <w:tcW w:w="0" w:type="auto"/>
          </w:tcPr>
          <w:p w14:paraId="31EB5CF6" w14:textId="77777777" w:rsidR="00651E0A" w:rsidRDefault="00F21562">
            <w:r>
              <w:t>BC</w:t>
            </w:r>
          </w:p>
        </w:tc>
        <w:tc>
          <w:tcPr>
            <w:tcW w:w="0" w:type="auto"/>
          </w:tcPr>
          <w:p w14:paraId="31EB5CF7" w14:textId="77777777" w:rsidR="00651E0A" w:rsidRDefault="00F21562">
            <w:pPr>
              <w:jc w:val="right"/>
            </w:pPr>
            <w:r>
              <w:t>5</w:t>
            </w:r>
          </w:p>
        </w:tc>
        <w:tc>
          <w:tcPr>
            <w:tcW w:w="0" w:type="auto"/>
          </w:tcPr>
          <w:p w14:paraId="31EB5CF8" w14:textId="77777777" w:rsidR="00651E0A" w:rsidRDefault="00F21562">
            <w:pPr>
              <w:jc w:val="right"/>
            </w:pPr>
            <w:r>
              <w:t>38</w:t>
            </w:r>
          </w:p>
        </w:tc>
        <w:tc>
          <w:tcPr>
            <w:tcW w:w="0" w:type="auto"/>
          </w:tcPr>
          <w:p w14:paraId="31EB5CF9" w14:textId="77777777" w:rsidR="00651E0A" w:rsidRDefault="00F21562">
            <w:pPr>
              <w:jc w:val="right"/>
            </w:pPr>
            <w:r>
              <w:t>38</w:t>
            </w:r>
          </w:p>
        </w:tc>
        <w:tc>
          <w:tcPr>
            <w:tcW w:w="0" w:type="auto"/>
          </w:tcPr>
          <w:p w14:paraId="31EB5CFA" w14:textId="77777777" w:rsidR="00651E0A" w:rsidRDefault="00F21562">
            <w:pPr>
              <w:jc w:val="right"/>
            </w:pPr>
            <w:r>
              <w:t>0.991</w:t>
            </w:r>
          </w:p>
        </w:tc>
      </w:tr>
      <w:tr w:rsidR="00651E0A" w14:paraId="31EB5D0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CFC" w14:textId="77777777" w:rsidR="00651E0A" w:rsidRDefault="00F21562">
            <w:r>
              <w:t>Upstream</w:t>
            </w:r>
          </w:p>
        </w:tc>
        <w:tc>
          <w:tcPr>
            <w:tcW w:w="0" w:type="auto"/>
          </w:tcPr>
          <w:p w14:paraId="31EB5CFD" w14:textId="77777777" w:rsidR="00651E0A" w:rsidRDefault="00F21562">
            <w:r>
              <w:t>AS</w:t>
            </w:r>
          </w:p>
        </w:tc>
        <w:tc>
          <w:tcPr>
            <w:tcW w:w="0" w:type="auto"/>
          </w:tcPr>
          <w:p w14:paraId="31EB5CFE" w14:textId="77777777" w:rsidR="00651E0A" w:rsidRDefault="00F21562">
            <w:r>
              <w:t>BT</w:t>
            </w:r>
          </w:p>
        </w:tc>
        <w:tc>
          <w:tcPr>
            <w:tcW w:w="0" w:type="auto"/>
          </w:tcPr>
          <w:p w14:paraId="31EB5CFF" w14:textId="77777777" w:rsidR="00651E0A" w:rsidRDefault="00F21562">
            <w:pPr>
              <w:jc w:val="right"/>
            </w:pPr>
            <w:r>
              <w:t>11</w:t>
            </w:r>
          </w:p>
        </w:tc>
        <w:tc>
          <w:tcPr>
            <w:tcW w:w="0" w:type="auto"/>
          </w:tcPr>
          <w:p w14:paraId="31EB5D00" w14:textId="77777777" w:rsidR="00651E0A" w:rsidRDefault="00F21562">
            <w:pPr>
              <w:jc w:val="right"/>
            </w:pPr>
            <w:r>
              <w:t>45</w:t>
            </w:r>
          </w:p>
        </w:tc>
        <w:tc>
          <w:tcPr>
            <w:tcW w:w="0" w:type="auto"/>
          </w:tcPr>
          <w:p w14:paraId="31EB5D01" w14:textId="77777777" w:rsidR="00651E0A" w:rsidRDefault="00F21562">
            <w:pPr>
              <w:jc w:val="right"/>
            </w:pPr>
            <w:r>
              <w:t>45</w:t>
            </w:r>
          </w:p>
        </w:tc>
        <w:tc>
          <w:tcPr>
            <w:tcW w:w="0" w:type="auto"/>
          </w:tcPr>
          <w:p w14:paraId="31EB5D02" w14:textId="77777777" w:rsidR="00651E0A" w:rsidRDefault="00F21562">
            <w:pPr>
              <w:jc w:val="right"/>
            </w:pPr>
            <w:r>
              <w:t>0.976</w:t>
            </w:r>
          </w:p>
        </w:tc>
      </w:tr>
      <w:tr w:rsidR="00651E0A" w14:paraId="31EB5D0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04" w14:textId="77777777" w:rsidR="00651E0A" w:rsidRDefault="00F21562">
            <w:r>
              <w:t>Upstream</w:t>
            </w:r>
          </w:p>
        </w:tc>
        <w:tc>
          <w:tcPr>
            <w:tcW w:w="0" w:type="auto"/>
          </w:tcPr>
          <w:p w14:paraId="31EB5D05" w14:textId="77777777" w:rsidR="00651E0A" w:rsidRDefault="00F21562">
            <w:r>
              <w:t>AS</w:t>
            </w:r>
          </w:p>
        </w:tc>
        <w:tc>
          <w:tcPr>
            <w:tcW w:w="0" w:type="auto"/>
          </w:tcPr>
          <w:p w14:paraId="31EB5D06" w14:textId="77777777" w:rsidR="00651E0A" w:rsidRDefault="00F21562">
            <w:r>
              <w:t>AB</w:t>
            </w:r>
          </w:p>
        </w:tc>
        <w:tc>
          <w:tcPr>
            <w:tcW w:w="0" w:type="auto"/>
          </w:tcPr>
          <w:p w14:paraId="31EB5D07" w14:textId="77777777" w:rsidR="00651E0A" w:rsidRDefault="00F21562">
            <w:pPr>
              <w:jc w:val="right"/>
            </w:pPr>
            <w:r>
              <w:t>10</w:t>
            </w:r>
          </w:p>
        </w:tc>
        <w:tc>
          <w:tcPr>
            <w:tcW w:w="0" w:type="auto"/>
          </w:tcPr>
          <w:p w14:paraId="31EB5D08" w14:textId="77777777" w:rsidR="00651E0A" w:rsidRDefault="00F21562">
            <w:pPr>
              <w:jc w:val="right"/>
            </w:pPr>
            <w:r>
              <w:t>350</w:t>
            </w:r>
          </w:p>
        </w:tc>
        <w:tc>
          <w:tcPr>
            <w:tcW w:w="0" w:type="auto"/>
          </w:tcPr>
          <w:p w14:paraId="31EB5D09" w14:textId="77777777" w:rsidR="00651E0A" w:rsidRDefault="00F21562">
            <w:pPr>
              <w:jc w:val="right"/>
            </w:pPr>
            <w:r>
              <w:t>269</w:t>
            </w:r>
          </w:p>
        </w:tc>
        <w:tc>
          <w:tcPr>
            <w:tcW w:w="0" w:type="auto"/>
          </w:tcPr>
          <w:p w14:paraId="31EB5D0A" w14:textId="77777777" w:rsidR="00651E0A" w:rsidRDefault="00F21562">
            <w:pPr>
              <w:jc w:val="right"/>
            </w:pPr>
            <w:r>
              <w:t>0.968</w:t>
            </w:r>
          </w:p>
        </w:tc>
      </w:tr>
      <w:tr w:rsidR="00651E0A" w14:paraId="31EB5D1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0C" w14:textId="77777777" w:rsidR="00651E0A" w:rsidRDefault="00F21562">
            <w:r>
              <w:t>Upstream</w:t>
            </w:r>
          </w:p>
        </w:tc>
        <w:tc>
          <w:tcPr>
            <w:tcW w:w="0" w:type="auto"/>
          </w:tcPr>
          <w:p w14:paraId="31EB5D0D" w14:textId="77777777" w:rsidR="00651E0A" w:rsidRDefault="00F21562">
            <w:r>
              <w:t>AB</w:t>
            </w:r>
          </w:p>
        </w:tc>
        <w:tc>
          <w:tcPr>
            <w:tcW w:w="0" w:type="auto"/>
          </w:tcPr>
          <w:p w14:paraId="31EB5D0E" w14:textId="77777777" w:rsidR="00651E0A" w:rsidRDefault="00F21562">
            <w:r>
              <w:t>JE</w:t>
            </w:r>
          </w:p>
        </w:tc>
        <w:tc>
          <w:tcPr>
            <w:tcW w:w="0" w:type="auto"/>
          </w:tcPr>
          <w:p w14:paraId="31EB5D0F" w14:textId="77777777" w:rsidR="00651E0A" w:rsidRDefault="00F21562">
            <w:pPr>
              <w:jc w:val="right"/>
            </w:pPr>
            <w:r>
              <w:t>9</w:t>
            </w:r>
          </w:p>
        </w:tc>
        <w:tc>
          <w:tcPr>
            <w:tcW w:w="0" w:type="auto"/>
          </w:tcPr>
          <w:p w14:paraId="31EB5D10" w14:textId="77777777" w:rsidR="00651E0A" w:rsidRDefault="00F21562">
            <w:pPr>
              <w:jc w:val="right"/>
            </w:pPr>
            <w:r>
              <w:t>266</w:t>
            </w:r>
          </w:p>
        </w:tc>
        <w:tc>
          <w:tcPr>
            <w:tcW w:w="0" w:type="auto"/>
          </w:tcPr>
          <w:p w14:paraId="31EB5D11" w14:textId="77777777" w:rsidR="00651E0A" w:rsidRDefault="00F21562">
            <w:pPr>
              <w:jc w:val="right"/>
            </w:pPr>
            <w:r>
              <w:t>358</w:t>
            </w:r>
          </w:p>
        </w:tc>
        <w:tc>
          <w:tcPr>
            <w:tcW w:w="0" w:type="auto"/>
          </w:tcPr>
          <w:p w14:paraId="31EB5D12" w14:textId="77777777" w:rsidR="00651E0A" w:rsidRDefault="00F21562">
            <w:pPr>
              <w:jc w:val="right"/>
            </w:pPr>
            <w:r>
              <w:t>0.956</w:t>
            </w:r>
          </w:p>
        </w:tc>
      </w:tr>
      <w:tr w:rsidR="00651E0A" w14:paraId="31EB5D1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14" w14:textId="77777777" w:rsidR="00651E0A" w:rsidRDefault="00F21562">
            <w:r>
              <w:t>Upstream</w:t>
            </w:r>
          </w:p>
        </w:tc>
        <w:tc>
          <w:tcPr>
            <w:tcW w:w="0" w:type="auto"/>
          </w:tcPr>
          <w:p w14:paraId="31EB5D15" w14:textId="77777777" w:rsidR="00651E0A" w:rsidRDefault="00F21562">
            <w:r>
              <w:t>AS</w:t>
            </w:r>
          </w:p>
        </w:tc>
        <w:tc>
          <w:tcPr>
            <w:tcW w:w="0" w:type="auto"/>
          </w:tcPr>
          <w:p w14:paraId="31EB5D16" w14:textId="77777777" w:rsidR="00651E0A" w:rsidRDefault="00F21562">
            <w:r>
              <w:t>CS</w:t>
            </w:r>
          </w:p>
        </w:tc>
        <w:tc>
          <w:tcPr>
            <w:tcW w:w="0" w:type="auto"/>
          </w:tcPr>
          <w:p w14:paraId="31EB5D17" w14:textId="77777777" w:rsidR="00651E0A" w:rsidRDefault="00F21562">
            <w:pPr>
              <w:jc w:val="right"/>
            </w:pPr>
            <w:r>
              <w:t>15</w:t>
            </w:r>
          </w:p>
        </w:tc>
        <w:tc>
          <w:tcPr>
            <w:tcW w:w="0" w:type="auto"/>
          </w:tcPr>
          <w:p w14:paraId="31EB5D18" w14:textId="77777777" w:rsidR="00651E0A" w:rsidRDefault="00F21562">
            <w:pPr>
              <w:jc w:val="right"/>
            </w:pPr>
            <w:r>
              <w:t>73</w:t>
            </w:r>
          </w:p>
        </w:tc>
        <w:tc>
          <w:tcPr>
            <w:tcW w:w="0" w:type="auto"/>
          </w:tcPr>
          <w:p w14:paraId="31EB5D19" w14:textId="77777777" w:rsidR="00651E0A" w:rsidRDefault="00F21562">
            <w:pPr>
              <w:jc w:val="right"/>
            </w:pPr>
            <w:r>
              <w:t>74</w:t>
            </w:r>
          </w:p>
        </w:tc>
        <w:tc>
          <w:tcPr>
            <w:tcW w:w="0" w:type="auto"/>
          </w:tcPr>
          <w:p w14:paraId="31EB5D1A" w14:textId="77777777" w:rsidR="00651E0A" w:rsidRDefault="00F21562">
            <w:pPr>
              <w:jc w:val="right"/>
            </w:pPr>
            <w:r>
              <w:t>0.951</w:t>
            </w:r>
          </w:p>
        </w:tc>
      </w:tr>
      <w:tr w:rsidR="00651E0A" w14:paraId="31EB5D2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1C" w14:textId="77777777" w:rsidR="00651E0A" w:rsidRDefault="00F21562">
            <w:r>
              <w:t>Upstream</w:t>
            </w:r>
          </w:p>
        </w:tc>
        <w:tc>
          <w:tcPr>
            <w:tcW w:w="0" w:type="auto"/>
          </w:tcPr>
          <w:p w14:paraId="31EB5D1D" w14:textId="77777777" w:rsidR="00651E0A" w:rsidRDefault="00F21562">
            <w:r>
              <w:t>CS</w:t>
            </w:r>
          </w:p>
        </w:tc>
        <w:tc>
          <w:tcPr>
            <w:tcW w:w="0" w:type="auto"/>
          </w:tcPr>
          <w:p w14:paraId="31EB5D1E" w14:textId="77777777" w:rsidR="00651E0A" w:rsidRDefault="00F21562">
            <w:r>
              <w:t>GB</w:t>
            </w:r>
          </w:p>
        </w:tc>
        <w:tc>
          <w:tcPr>
            <w:tcW w:w="0" w:type="auto"/>
          </w:tcPr>
          <w:p w14:paraId="31EB5D1F" w14:textId="77777777" w:rsidR="00651E0A" w:rsidRDefault="00F21562">
            <w:pPr>
              <w:jc w:val="right"/>
            </w:pPr>
            <w:r>
              <w:t>8</w:t>
            </w:r>
          </w:p>
        </w:tc>
        <w:tc>
          <w:tcPr>
            <w:tcW w:w="0" w:type="auto"/>
          </w:tcPr>
          <w:p w14:paraId="31EB5D20" w14:textId="77777777" w:rsidR="00651E0A" w:rsidRDefault="00F21562">
            <w:pPr>
              <w:jc w:val="right"/>
            </w:pPr>
            <w:r>
              <w:t>46</w:t>
            </w:r>
          </w:p>
        </w:tc>
        <w:tc>
          <w:tcPr>
            <w:tcW w:w="0" w:type="auto"/>
          </w:tcPr>
          <w:p w14:paraId="31EB5D21" w14:textId="77777777" w:rsidR="00651E0A" w:rsidRDefault="00F21562">
            <w:pPr>
              <w:jc w:val="right"/>
            </w:pPr>
            <w:r>
              <w:t>42</w:t>
            </w:r>
          </w:p>
        </w:tc>
        <w:tc>
          <w:tcPr>
            <w:tcW w:w="0" w:type="auto"/>
          </w:tcPr>
          <w:p w14:paraId="31EB5D22" w14:textId="77777777" w:rsidR="00651E0A" w:rsidRDefault="00F21562">
            <w:pPr>
              <w:jc w:val="right"/>
            </w:pPr>
            <w:r>
              <w:t>0.495</w:t>
            </w:r>
          </w:p>
        </w:tc>
      </w:tr>
      <w:tr w:rsidR="00651E0A" w14:paraId="31EB5D2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24" w14:textId="77777777" w:rsidR="00651E0A" w:rsidRDefault="00F21562">
            <w:r>
              <w:t>Upstream</w:t>
            </w:r>
          </w:p>
        </w:tc>
        <w:tc>
          <w:tcPr>
            <w:tcW w:w="0" w:type="auto"/>
          </w:tcPr>
          <w:p w14:paraId="31EB5D25" w14:textId="77777777" w:rsidR="00651E0A" w:rsidRDefault="00F21562">
            <w:r>
              <w:t>AS</w:t>
            </w:r>
          </w:p>
        </w:tc>
        <w:tc>
          <w:tcPr>
            <w:tcW w:w="0" w:type="auto"/>
          </w:tcPr>
          <w:p w14:paraId="31EB5D26" w14:textId="77777777" w:rsidR="00651E0A" w:rsidRDefault="00F21562">
            <w:r>
              <w:t>GB</w:t>
            </w:r>
          </w:p>
        </w:tc>
        <w:tc>
          <w:tcPr>
            <w:tcW w:w="0" w:type="auto"/>
          </w:tcPr>
          <w:p w14:paraId="31EB5D27" w14:textId="77777777" w:rsidR="00651E0A" w:rsidRDefault="00F21562">
            <w:pPr>
              <w:jc w:val="right"/>
            </w:pPr>
            <w:r>
              <w:t>10</w:t>
            </w:r>
          </w:p>
        </w:tc>
        <w:tc>
          <w:tcPr>
            <w:tcW w:w="0" w:type="auto"/>
          </w:tcPr>
          <w:p w14:paraId="31EB5D28" w14:textId="77777777" w:rsidR="00651E0A" w:rsidRDefault="00F21562">
            <w:pPr>
              <w:jc w:val="right"/>
            </w:pPr>
            <w:r>
              <w:t>54</w:t>
            </w:r>
          </w:p>
        </w:tc>
        <w:tc>
          <w:tcPr>
            <w:tcW w:w="0" w:type="auto"/>
          </w:tcPr>
          <w:p w14:paraId="31EB5D29" w14:textId="77777777" w:rsidR="00651E0A" w:rsidRDefault="00F21562">
            <w:pPr>
              <w:jc w:val="right"/>
            </w:pPr>
            <w:r>
              <w:t>42</w:t>
            </w:r>
          </w:p>
        </w:tc>
        <w:tc>
          <w:tcPr>
            <w:tcW w:w="0" w:type="auto"/>
          </w:tcPr>
          <w:p w14:paraId="31EB5D2A" w14:textId="77777777" w:rsidR="00651E0A" w:rsidRDefault="00F21562">
            <w:pPr>
              <w:jc w:val="right"/>
            </w:pPr>
            <w:r>
              <w:t>0.404</w:t>
            </w:r>
          </w:p>
        </w:tc>
      </w:tr>
      <w:tr w:rsidR="00651E0A" w14:paraId="31EB5D3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2C" w14:textId="77777777" w:rsidR="00651E0A" w:rsidRDefault="00F21562">
            <w:r>
              <w:t>Downstream</w:t>
            </w:r>
          </w:p>
        </w:tc>
        <w:tc>
          <w:tcPr>
            <w:tcW w:w="0" w:type="auto"/>
          </w:tcPr>
          <w:p w14:paraId="31EB5D2D" w14:textId="77777777" w:rsidR="00651E0A" w:rsidRDefault="00F21562">
            <w:r>
              <w:t>AS</w:t>
            </w:r>
          </w:p>
        </w:tc>
        <w:tc>
          <w:tcPr>
            <w:tcW w:w="0" w:type="auto"/>
          </w:tcPr>
          <w:p w14:paraId="31EB5D2E" w14:textId="77777777" w:rsidR="00651E0A" w:rsidRDefault="00F21562">
            <w:r>
              <w:t>AB</w:t>
            </w:r>
          </w:p>
        </w:tc>
        <w:tc>
          <w:tcPr>
            <w:tcW w:w="0" w:type="auto"/>
          </w:tcPr>
          <w:p w14:paraId="31EB5D2F" w14:textId="77777777" w:rsidR="00651E0A" w:rsidRDefault="00F21562">
            <w:pPr>
              <w:jc w:val="right"/>
            </w:pPr>
            <w:r>
              <w:t>10</w:t>
            </w:r>
          </w:p>
        </w:tc>
        <w:tc>
          <w:tcPr>
            <w:tcW w:w="0" w:type="auto"/>
          </w:tcPr>
          <w:p w14:paraId="31EB5D30" w14:textId="77777777" w:rsidR="00651E0A" w:rsidRDefault="00F21562">
            <w:pPr>
              <w:jc w:val="right"/>
            </w:pPr>
            <w:r>
              <w:t>211</w:t>
            </w:r>
          </w:p>
        </w:tc>
        <w:tc>
          <w:tcPr>
            <w:tcW w:w="0" w:type="auto"/>
          </w:tcPr>
          <w:p w14:paraId="31EB5D31" w14:textId="77777777" w:rsidR="00651E0A" w:rsidRDefault="00F21562">
            <w:pPr>
              <w:jc w:val="right"/>
            </w:pPr>
            <w:r>
              <w:t>208</w:t>
            </w:r>
          </w:p>
        </w:tc>
        <w:tc>
          <w:tcPr>
            <w:tcW w:w="0" w:type="auto"/>
          </w:tcPr>
          <w:p w14:paraId="31EB5D32" w14:textId="77777777" w:rsidR="00651E0A" w:rsidRDefault="00F21562">
            <w:pPr>
              <w:jc w:val="right"/>
            </w:pPr>
            <w:r>
              <w:t>0.963</w:t>
            </w:r>
          </w:p>
        </w:tc>
      </w:tr>
      <w:tr w:rsidR="00651E0A" w14:paraId="31EB5D3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34" w14:textId="77777777" w:rsidR="00651E0A" w:rsidRDefault="00F21562">
            <w:r>
              <w:t>Downstream</w:t>
            </w:r>
          </w:p>
        </w:tc>
        <w:tc>
          <w:tcPr>
            <w:tcW w:w="0" w:type="auto"/>
          </w:tcPr>
          <w:p w14:paraId="31EB5D35" w14:textId="77777777" w:rsidR="00651E0A" w:rsidRDefault="00F21562">
            <w:r>
              <w:t>AS</w:t>
            </w:r>
          </w:p>
        </w:tc>
        <w:tc>
          <w:tcPr>
            <w:tcW w:w="0" w:type="auto"/>
          </w:tcPr>
          <w:p w14:paraId="31EB5D36" w14:textId="77777777" w:rsidR="00651E0A" w:rsidRDefault="00F21562">
            <w:r>
              <w:t>JE</w:t>
            </w:r>
          </w:p>
        </w:tc>
        <w:tc>
          <w:tcPr>
            <w:tcW w:w="0" w:type="auto"/>
          </w:tcPr>
          <w:p w14:paraId="31EB5D37" w14:textId="77777777" w:rsidR="00651E0A" w:rsidRDefault="00F21562">
            <w:pPr>
              <w:jc w:val="right"/>
            </w:pPr>
            <w:r>
              <w:t>10</w:t>
            </w:r>
          </w:p>
        </w:tc>
        <w:tc>
          <w:tcPr>
            <w:tcW w:w="0" w:type="auto"/>
          </w:tcPr>
          <w:p w14:paraId="31EB5D38" w14:textId="77777777" w:rsidR="00651E0A" w:rsidRDefault="00F21562">
            <w:pPr>
              <w:jc w:val="right"/>
            </w:pPr>
            <w:r>
              <w:t>211</w:t>
            </w:r>
          </w:p>
        </w:tc>
        <w:tc>
          <w:tcPr>
            <w:tcW w:w="0" w:type="auto"/>
          </w:tcPr>
          <w:p w14:paraId="31EB5D39" w14:textId="77777777" w:rsidR="00651E0A" w:rsidRDefault="00F21562">
            <w:pPr>
              <w:jc w:val="right"/>
            </w:pPr>
            <w:r>
              <w:t>180</w:t>
            </w:r>
          </w:p>
        </w:tc>
        <w:tc>
          <w:tcPr>
            <w:tcW w:w="0" w:type="auto"/>
          </w:tcPr>
          <w:p w14:paraId="31EB5D3A" w14:textId="77777777" w:rsidR="00651E0A" w:rsidRDefault="00F21562">
            <w:pPr>
              <w:jc w:val="right"/>
            </w:pPr>
            <w:r>
              <w:t>0.883</w:t>
            </w:r>
          </w:p>
        </w:tc>
      </w:tr>
      <w:tr w:rsidR="00651E0A" w14:paraId="31EB5D4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3C" w14:textId="77777777" w:rsidR="00651E0A" w:rsidRDefault="00F21562">
            <w:r>
              <w:t>Downstream</w:t>
            </w:r>
          </w:p>
        </w:tc>
        <w:tc>
          <w:tcPr>
            <w:tcW w:w="0" w:type="auto"/>
          </w:tcPr>
          <w:p w14:paraId="31EB5D3D" w14:textId="77777777" w:rsidR="00651E0A" w:rsidRDefault="00F21562">
            <w:r>
              <w:t>AB</w:t>
            </w:r>
          </w:p>
        </w:tc>
        <w:tc>
          <w:tcPr>
            <w:tcW w:w="0" w:type="auto"/>
          </w:tcPr>
          <w:p w14:paraId="31EB5D3E" w14:textId="77777777" w:rsidR="00651E0A" w:rsidRDefault="00F21562">
            <w:r>
              <w:t>JE</w:t>
            </w:r>
          </w:p>
        </w:tc>
        <w:tc>
          <w:tcPr>
            <w:tcW w:w="0" w:type="auto"/>
          </w:tcPr>
          <w:p w14:paraId="31EB5D3F" w14:textId="77777777" w:rsidR="00651E0A" w:rsidRDefault="00F21562">
            <w:pPr>
              <w:jc w:val="right"/>
            </w:pPr>
            <w:r>
              <w:t>11</w:t>
            </w:r>
          </w:p>
        </w:tc>
        <w:tc>
          <w:tcPr>
            <w:tcW w:w="0" w:type="auto"/>
          </w:tcPr>
          <w:p w14:paraId="31EB5D40" w14:textId="77777777" w:rsidR="00651E0A" w:rsidRDefault="00F21562">
            <w:pPr>
              <w:jc w:val="right"/>
            </w:pPr>
            <w:r>
              <w:t>206</w:t>
            </w:r>
          </w:p>
        </w:tc>
        <w:tc>
          <w:tcPr>
            <w:tcW w:w="0" w:type="auto"/>
          </w:tcPr>
          <w:p w14:paraId="31EB5D41" w14:textId="77777777" w:rsidR="00651E0A" w:rsidRDefault="00F21562">
            <w:pPr>
              <w:jc w:val="right"/>
            </w:pPr>
            <w:r>
              <w:t>180</w:t>
            </w:r>
          </w:p>
        </w:tc>
        <w:tc>
          <w:tcPr>
            <w:tcW w:w="0" w:type="auto"/>
          </w:tcPr>
          <w:p w14:paraId="31EB5D42" w14:textId="77777777" w:rsidR="00651E0A" w:rsidRDefault="00F21562">
            <w:pPr>
              <w:jc w:val="right"/>
            </w:pPr>
            <w:r>
              <w:t>0.874</w:t>
            </w:r>
          </w:p>
        </w:tc>
      </w:tr>
      <w:tr w:rsidR="00651E0A" w14:paraId="31EB5D4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44" w14:textId="77777777" w:rsidR="00651E0A" w:rsidRDefault="00F21562">
            <w:r>
              <w:t>Downstream</w:t>
            </w:r>
          </w:p>
        </w:tc>
        <w:tc>
          <w:tcPr>
            <w:tcW w:w="0" w:type="auto"/>
          </w:tcPr>
          <w:p w14:paraId="31EB5D45" w14:textId="77777777" w:rsidR="00651E0A" w:rsidRDefault="00F21562">
            <w:r>
              <w:t>AS</w:t>
            </w:r>
          </w:p>
        </w:tc>
        <w:tc>
          <w:tcPr>
            <w:tcW w:w="0" w:type="auto"/>
          </w:tcPr>
          <w:p w14:paraId="31EB5D46" w14:textId="77777777" w:rsidR="00651E0A" w:rsidRDefault="00F21562">
            <w:r>
              <w:t>BC</w:t>
            </w:r>
          </w:p>
        </w:tc>
        <w:tc>
          <w:tcPr>
            <w:tcW w:w="0" w:type="auto"/>
          </w:tcPr>
          <w:p w14:paraId="31EB5D47" w14:textId="77777777" w:rsidR="00651E0A" w:rsidRDefault="00F21562">
            <w:pPr>
              <w:jc w:val="right"/>
            </w:pPr>
            <w:r>
              <w:t>3</w:t>
            </w:r>
          </w:p>
        </w:tc>
        <w:tc>
          <w:tcPr>
            <w:tcW w:w="0" w:type="auto"/>
          </w:tcPr>
          <w:p w14:paraId="31EB5D48" w14:textId="77777777" w:rsidR="00651E0A" w:rsidRDefault="00F21562">
            <w:pPr>
              <w:jc w:val="right"/>
            </w:pPr>
            <w:r>
              <w:t>6</w:t>
            </w:r>
          </w:p>
        </w:tc>
        <w:tc>
          <w:tcPr>
            <w:tcW w:w="0" w:type="auto"/>
          </w:tcPr>
          <w:p w14:paraId="31EB5D49" w14:textId="77777777" w:rsidR="00651E0A" w:rsidRDefault="00F21562">
            <w:pPr>
              <w:jc w:val="right"/>
            </w:pPr>
            <w:r>
              <w:t>7</w:t>
            </w:r>
          </w:p>
        </w:tc>
        <w:tc>
          <w:tcPr>
            <w:tcW w:w="0" w:type="auto"/>
          </w:tcPr>
          <w:p w14:paraId="31EB5D4A" w14:textId="77777777" w:rsidR="00651E0A" w:rsidRDefault="00F21562">
            <w:pPr>
              <w:jc w:val="right"/>
            </w:pPr>
            <w:r>
              <w:t>0.866</w:t>
            </w:r>
          </w:p>
        </w:tc>
      </w:tr>
      <w:tr w:rsidR="00651E0A" w14:paraId="31EB5D5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4C" w14:textId="77777777" w:rsidR="00651E0A" w:rsidRDefault="00F21562">
            <w:r>
              <w:t>Downstream</w:t>
            </w:r>
          </w:p>
        </w:tc>
        <w:tc>
          <w:tcPr>
            <w:tcW w:w="0" w:type="auto"/>
          </w:tcPr>
          <w:p w14:paraId="31EB5D4D" w14:textId="77777777" w:rsidR="00651E0A" w:rsidRDefault="00F21562">
            <w:r>
              <w:t>AS</w:t>
            </w:r>
          </w:p>
        </w:tc>
        <w:tc>
          <w:tcPr>
            <w:tcW w:w="0" w:type="auto"/>
          </w:tcPr>
          <w:p w14:paraId="31EB5D4E" w14:textId="77777777" w:rsidR="00651E0A" w:rsidRDefault="00F21562">
            <w:r>
              <w:t>BT</w:t>
            </w:r>
          </w:p>
        </w:tc>
        <w:tc>
          <w:tcPr>
            <w:tcW w:w="0" w:type="auto"/>
          </w:tcPr>
          <w:p w14:paraId="31EB5D4F" w14:textId="77777777" w:rsidR="00651E0A" w:rsidRDefault="00F21562">
            <w:pPr>
              <w:jc w:val="right"/>
            </w:pPr>
            <w:r>
              <w:t>10</w:t>
            </w:r>
          </w:p>
        </w:tc>
        <w:tc>
          <w:tcPr>
            <w:tcW w:w="0" w:type="auto"/>
          </w:tcPr>
          <w:p w14:paraId="31EB5D50" w14:textId="77777777" w:rsidR="00651E0A" w:rsidRDefault="00F21562">
            <w:pPr>
              <w:jc w:val="right"/>
            </w:pPr>
            <w:r>
              <w:t>34</w:t>
            </w:r>
          </w:p>
        </w:tc>
        <w:tc>
          <w:tcPr>
            <w:tcW w:w="0" w:type="auto"/>
          </w:tcPr>
          <w:p w14:paraId="31EB5D51" w14:textId="77777777" w:rsidR="00651E0A" w:rsidRDefault="00F21562">
            <w:pPr>
              <w:jc w:val="right"/>
            </w:pPr>
            <w:r>
              <w:t>31</w:t>
            </w:r>
          </w:p>
        </w:tc>
        <w:tc>
          <w:tcPr>
            <w:tcW w:w="0" w:type="auto"/>
          </w:tcPr>
          <w:p w14:paraId="31EB5D52" w14:textId="77777777" w:rsidR="00651E0A" w:rsidRDefault="00F21562">
            <w:pPr>
              <w:jc w:val="right"/>
            </w:pPr>
            <w:r>
              <w:t>0.863</w:t>
            </w:r>
          </w:p>
        </w:tc>
      </w:tr>
      <w:tr w:rsidR="00651E0A" w14:paraId="31EB5D5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54" w14:textId="77777777" w:rsidR="00651E0A" w:rsidRDefault="00F21562">
            <w:r>
              <w:t>Downstream</w:t>
            </w:r>
          </w:p>
        </w:tc>
        <w:tc>
          <w:tcPr>
            <w:tcW w:w="0" w:type="auto"/>
          </w:tcPr>
          <w:p w14:paraId="31EB5D55" w14:textId="77777777" w:rsidR="00651E0A" w:rsidRDefault="00F21562">
            <w:r>
              <w:t>AS</w:t>
            </w:r>
          </w:p>
        </w:tc>
        <w:tc>
          <w:tcPr>
            <w:tcW w:w="0" w:type="auto"/>
          </w:tcPr>
          <w:p w14:paraId="31EB5D56" w14:textId="77777777" w:rsidR="00651E0A" w:rsidRDefault="00F21562">
            <w:r>
              <w:t>CS</w:t>
            </w:r>
          </w:p>
        </w:tc>
        <w:tc>
          <w:tcPr>
            <w:tcW w:w="0" w:type="auto"/>
          </w:tcPr>
          <w:p w14:paraId="31EB5D57" w14:textId="77777777" w:rsidR="00651E0A" w:rsidRDefault="00F21562">
            <w:pPr>
              <w:jc w:val="right"/>
            </w:pPr>
            <w:r>
              <w:t>14</w:t>
            </w:r>
          </w:p>
        </w:tc>
        <w:tc>
          <w:tcPr>
            <w:tcW w:w="0" w:type="auto"/>
          </w:tcPr>
          <w:p w14:paraId="31EB5D58" w14:textId="77777777" w:rsidR="00651E0A" w:rsidRDefault="00F21562">
            <w:pPr>
              <w:jc w:val="right"/>
            </w:pPr>
            <w:r>
              <w:t>44</w:t>
            </w:r>
          </w:p>
        </w:tc>
        <w:tc>
          <w:tcPr>
            <w:tcW w:w="0" w:type="auto"/>
          </w:tcPr>
          <w:p w14:paraId="31EB5D59" w14:textId="77777777" w:rsidR="00651E0A" w:rsidRDefault="00F21562">
            <w:pPr>
              <w:jc w:val="right"/>
            </w:pPr>
            <w:r>
              <w:t>33</w:t>
            </w:r>
          </w:p>
        </w:tc>
        <w:tc>
          <w:tcPr>
            <w:tcW w:w="0" w:type="auto"/>
          </w:tcPr>
          <w:p w14:paraId="31EB5D5A" w14:textId="77777777" w:rsidR="00651E0A" w:rsidRDefault="00F21562">
            <w:pPr>
              <w:jc w:val="right"/>
            </w:pPr>
            <w:r>
              <w:t>0.654</w:t>
            </w:r>
          </w:p>
        </w:tc>
      </w:tr>
      <w:tr w:rsidR="00651E0A" w14:paraId="31EB5D6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5C" w14:textId="77777777" w:rsidR="00651E0A" w:rsidRDefault="00F21562">
            <w:r>
              <w:t>Downstream</w:t>
            </w:r>
          </w:p>
        </w:tc>
        <w:tc>
          <w:tcPr>
            <w:tcW w:w="0" w:type="auto"/>
          </w:tcPr>
          <w:p w14:paraId="31EB5D5D" w14:textId="77777777" w:rsidR="00651E0A" w:rsidRDefault="00F21562">
            <w:r>
              <w:t>AS</w:t>
            </w:r>
          </w:p>
        </w:tc>
        <w:tc>
          <w:tcPr>
            <w:tcW w:w="0" w:type="auto"/>
          </w:tcPr>
          <w:p w14:paraId="31EB5D5E" w14:textId="77777777" w:rsidR="00651E0A" w:rsidRDefault="00F21562">
            <w:r>
              <w:t>GB</w:t>
            </w:r>
          </w:p>
        </w:tc>
        <w:tc>
          <w:tcPr>
            <w:tcW w:w="0" w:type="auto"/>
          </w:tcPr>
          <w:p w14:paraId="31EB5D5F" w14:textId="77777777" w:rsidR="00651E0A" w:rsidRDefault="00F21562">
            <w:pPr>
              <w:jc w:val="right"/>
            </w:pPr>
            <w:r>
              <w:t>7</w:t>
            </w:r>
          </w:p>
        </w:tc>
        <w:tc>
          <w:tcPr>
            <w:tcW w:w="0" w:type="auto"/>
          </w:tcPr>
          <w:p w14:paraId="31EB5D60" w14:textId="77777777" w:rsidR="00651E0A" w:rsidRDefault="00F21562">
            <w:pPr>
              <w:jc w:val="right"/>
            </w:pPr>
            <w:r>
              <w:t>24</w:t>
            </w:r>
          </w:p>
        </w:tc>
        <w:tc>
          <w:tcPr>
            <w:tcW w:w="0" w:type="auto"/>
          </w:tcPr>
          <w:p w14:paraId="31EB5D61" w14:textId="77777777" w:rsidR="00651E0A" w:rsidRDefault="00F21562">
            <w:pPr>
              <w:jc w:val="right"/>
            </w:pPr>
            <w:r>
              <w:t>13</w:t>
            </w:r>
          </w:p>
        </w:tc>
        <w:tc>
          <w:tcPr>
            <w:tcW w:w="0" w:type="auto"/>
          </w:tcPr>
          <w:p w14:paraId="31EB5D62" w14:textId="77777777" w:rsidR="00651E0A" w:rsidRDefault="00F21562">
            <w:pPr>
              <w:jc w:val="right"/>
            </w:pPr>
            <w:r>
              <w:t>0.541</w:t>
            </w:r>
          </w:p>
        </w:tc>
      </w:tr>
      <w:tr w:rsidR="00651E0A" w14:paraId="31EB5D6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64" w14:textId="77777777" w:rsidR="00651E0A" w:rsidRDefault="00F21562">
            <w:r>
              <w:t>Downstream</w:t>
            </w:r>
          </w:p>
        </w:tc>
        <w:tc>
          <w:tcPr>
            <w:tcW w:w="0" w:type="auto"/>
          </w:tcPr>
          <w:p w14:paraId="31EB5D65" w14:textId="77777777" w:rsidR="00651E0A" w:rsidRDefault="00F21562">
            <w:r>
              <w:t>BC</w:t>
            </w:r>
          </w:p>
        </w:tc>
        <w:tc>
          <w:tcPr>
            <w:tcW w:w="0" w:type="auto"/>
          </w:tcPr>
          <w:p w14:paraId="31EB5D66" w14:textId="77777777" w:rsidR="00651E0A" w:rsidRDefault="00F21562">
            <w:r>
              <w:t>JG</w:t>
            </w:r>
          </w:p>
        </w:tc>
        <w:tc>
          <w:tcPr>
            <w:tcW w:w="0" w:type="auto"/>
          </w:tcPr>
          <w:p w14:paraId="31EB5D67" w14:textId="77777777" w:rsidR="00651E0A" w:rsidRDefault="00F21562">
            <w:pPr>
              <w:jc w:val="right"/>
            </w:pPr>
            <w:r>
              <w:t>3</w:t>
            </w:r>
          </w:p>
        </w:tc>
        <w:tc>
          <w:tcPr>
            <w:tcW w:w="0" w:type="auto"/>
          </w:tcPr>
          <w:p w14:paraId="31EB5D68" w14:textId="77777777" w:rsidR="00651E0A" w:rsidRDefault="00F21562">
            <w:pPr>
              <w:jc w:val="right"/>
            </w:pPr>
            <w:r>
              <w:t>7</w:t>
            </w:r>
          </w:p>
        </w:tc>
        <w:tc>
          <w:tcPr>
            <w:tcW w:w="0" w:type="auto"/>
          </w:tcPr>
          <w:p w14:paraId="31EB5D69" w14:textId="77777777" w:rsidR="00651E0A" w:rsidRDefault="00F21562">
            <w:pPr>
              <w:jc w:val="right"/>
            </w:pPr>
            <w:r>
              <w:t>7</w:t>
            </w:r>
          </w:p>
        </w:tc>
        <w:tc>
          <w:tcPr>
            <w:tcW w:w="0" w:type="auto"/>
          </w:tcPr>
          <w:p w14:paraId="31EB5D6A" w14:textId="77777777" w:rsidR="00651E0A" w:rsidRDefault="00F21562">
            <w:pPr>
              <w:jc w:val="right"/>
            </w:pPr>
            <w:r>
              <w:t>0.500</w:t>
            </w:r>
          </w:p>
        </w:tc>
      </w:tr>
      <w:tr w:rsidR="00651E0A" w14:paraId="31EB5D7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6C" w14:textId="77777777" w:rsidR="00651E0A" w:rsidRDefault="00F21562">
            <w:r>
              <w:t>Downstream</w:t>
            </w:r>
          </w:p>
        </w:tc>
        <w:tc>
          <w:tcPr>
            <w:tcW w:w="0" w:type="auto"/>
          </w:tcPr>
          <w:p w14:paraId="31EB5D6D" w14:textId="77777777" w:rsidR="00651E0A" w:rsidRDefault="00F21562">
            <w:r>
              <w:t>AS</w:t>
            </w:r>
          </w:p>
        </w:tc>
        <w:tc>
          <w:tcPr>
            <w:tcW w:w="0" w:type="auto"/>
          </w:tcPr>
          <w:p w14:paraId="31EB5D6E" w14:textId="77777777" w:rsidR="00651E0A" w:rsidRDefault="00F21562">
            <w:r>
              <w:t>JG</w:t>
            </w:r>
          </w:p>
        </w:tc>
        <w:tc>
          <w:tcPr>
            <w:tcW w:w="0" w:type="auto"/>
          </w:tcPr>
          <w:p w14:paraId="31EB5D6F" w14:textId="77777777" w:rsidR="00651E0A" w:rsidRDefault="00F21562">
            <w:pPr>
              <w:jc w:val="right"/>
            </w:pPr>
            <w:r>
              <w:t>4</w:t>
            </w:r>
          </w:p>
        </w:tc>
        <w:tc>
          <w:tcPr>
            <w:tcW w:w="0" w:type="auto"/>
          </w:tcPr>
          <w:p w14:paraId="31EB5D70" w14:textId="77777777" w:rsidR="00651E0A" w:rsidRDefault="00F21562">
            <w:pPr>
              <w:jc w:val="right"/>
            </w:pPr>
            <w:r>
              <w:t>9</w:t>
            </w:r>
          </w:p>
        </w:tc>
        <w:tc>
          <w:tcPr>
            <w:tcW w:w="0" w:type="auto"/>
          </w:tcPr>
          <w:p w14:paraId="31EB5D71" w14:textId="77777777" w:rsidR="00651E0A" w:rsidRDefault="00F21562">
            <w:pPr>
              <w:jc w:val="right"/>
            </w:pPr>
            <w:r>
              <w:t>7</w:t>
            </w:r>
          </w:p>
        </w:tc>
        <w:tc>
          <w:tcPr>
            <w:tcW w:w="0" w:type="auto"/>
          </w:tcPr>
          <w:p w14:paraId="31EB5D72" w14:textId="77777777" w:rsidR="00651E0A" w:rsidRDefault="00F21562">
            <w:pPr>
              <w:jc w:val="right"/>
            </w:pPr>
            <w:r>
              <w:t>0.174</w:t>
            </w:r>
          </w:p>
        </w:tc>
      </w:tr>
      <w:tr w:rsidR="00651E0A" w14:paraId="31EB5D7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74" w14:textId="77777777" w:rsidR="00651E0A" w:rsidRDefault="00F21562">
            <w:r>
              <w:t>Downstream</w:t>
            </w:r>
          </w:p>
        </w:tc>
        <w:tc>
          <w:tcPr>
            <w:tcW w:w="0" w:type="auto"/>
          </w:tcPr>
          <w:p w14:paraId="31EB5D75" w14:textId="77777777" w:rsidR="00651E0A" w:rsidRDefault="00F21562">
            <w:r>
              <w:t>CS</w:t>
            </w:r>
          </w:p>
        </w:tc>
        <w:tc>
          <w:tcPr>
            <w:tcW w:w="0" w:type="auto"/>
          </w:tcPr>
          <w:p w14:paraId="31EB5D76" w14:textId="77777777" w:rsidR="00651E0A" w:rsidRDefault="00F21562">
            <w:r>
              <w:t>GB</w:t>
            </w:r>
          </w:p>
        </w:tc>
        <w:tc>
          <w:tcPr>
            <w:tcW w:w="0" w:type="auto"/>
          </w:tcPr>
          <w:p w14:paraId="31EB5D77" w14:textId="77777777" w:rsidR="00651E0A" w:rsidRDefault="00F21562">
            <w:pPr>
              <w:jc w:val="right"/>
            </w:pPr>
            <w:r>
              <w:t>5</w:t>
            </w:r>
          </w:p>
        </w:tc>
        <w:tc>
          <w:tcPr>
            <w:tcW w:w="0" w:type="auto"/>
          </w:tcPr>
          <w:p w14:paraId="31EB5D78" w14:textId="77777777" w:rsidR="00651E0A" w:rsidRDefault="00F21562">
            <w:pPr>
              <w:jc w:val="right"/>
            </w:pPr>
            <w:r>
              <w:t>9</w:t>
            </w:r>
          </w:p>
        </w:tc>
        <w:tc>
          <w:tcPr>
            <w:tcW w:w="0" w:type="auto"/>
          </w:tcPr>
          <w:p w14:paraId="31EB5D79" w14:textId="77777777" w:rsidR="00651E0A" w:rsidRDefault="00F21562">
            <w:pPr>
              <w:jc w:val="right"/>
            </w:pPr>
            <w:r>
              <w:t>13</w:t>
            </w:r>
          </w:p>
        </w:tc>
        <w:tc>
          <w:tcPr>
            <w:tcW w:w="0" w:type="auto"/>
          </w:tcPr>
          <w:p w14:paraId="31EB5D7A" w14:textId="77777777" w:rsidR="00651E0A" w:rsidRDefault="00F21562">
            <w:pPr>
              <w:jc w:val="right"/>
            </w:pPr>
            <w:r>
              <w:t>-0.250</w:t>
            </w:r>
          </w:p>
        </w:tc>
      </w:tr>
    </w:tbl>
    <w:p w14:paraId="31EB5D7C" w14:textId="77777777" w:rsidR="00651E0A" w:rsidRDefault="00F21562">
      <w:r>
        <w:t>For fish observed by multiple observers, the CVs of those multiple length measurements are displayed in Figure 4.1. The mean CV of length measurements for upstream moving fish was 0.09, while it was 0.10 for downstream moving fish. 86% of the upstream CVs were smaller than 0.15 (considered a reference point for precise measurements), while 78% of the downstream CVs met this criterion.</w:t>
      </w:r>
    </w:p>
    <w:p w14:paraId="31EB5D7D" w14:textId="77777777" w:rsidR="00651E0A" w:rsidRDefault="00F21562" w:rsidP="00E10985">
      <w:pPr>
        <w:jc w:val="center"/>
      </w:pPr>
      <w:r>
        <w:rPr>
          <w:noProof/>
        </w:rPr>
        <w:lastRenderedPageBreak/>
        <w:drawing>
          <wp:inline distT="0" distB="0" distL="0" distR="0" wp14:anchorId="31EB6091" wp14:editId="31EB6092">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31EB5D7E" w14:textId="77777777" w:rsidR="00651E0A" w:rsidRDefault="00F21562">
      <w:bookmarkStart w:id="37" w:name="fig:cv-lgth-hist"/>
      <w:bookmarkEnd w:id="37"/>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31EB5D7F" w14:textId="77777777" w:rsidR="00651E0A" w:rsidRDefault="00F21562">
      <w:r>
        <w:t>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BT and GB) had a positive mean bias relative to observer AS for upstream fish and AB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-12.4 cm per fish for observer BC (although that observer only measured four downstream fish).</w:t>
      </w:r>
    </w:p>
    <w:p w14:paraId="31EB5D80" w14:textId="77777777" w:rsidR="00651E0A" w:rsidRDefault="00F21562">
      <w:r>
        <w:t>The mean absolute percent error (MAPE) ranged from 6.7 - 12.3% for upstream moving fish and from 8.9 - 18.2% for downstream moving fish. To put that on the scale of fish lengths (centimeters), the root mean square error (RMSE) ranged from 6.7 - 9.9 cm for upstream moving fish and 6.8 - 17 cm for downstream moving fish.</w:t>
      </w:r>
    </w:p>
    <w:p w14:paraId="31EB5D81" w14:textId="77777777" w:rsidR="00651E0A" w:rsidRDefault="00F21562" w:rsidP="00E10985">
      <w:pPr>
        <w:jc w:val="center"/>
      </w:pPr>
      <w:r>
        <w:rPr>
          <w:noProof/>
        </w:rPr>
        <w:lastRenderedPageBreak/>
        <w:drawing>
          <wp:inline distT="0" distB="0" distL="0" distR="0" wp14:anchorId="31EB6093" wp14:editId="31EB6094">
            <wp:extent cx="5504749" cy="3669832"/>
            <wp:effectExtent l="0" t="0" r="0"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31EB5D82" w14:textId="77777777" w:rsidR="00651E0A" w:rsidRDefault="00F21562">
      <w:bookmarkStart w:id="38" w:name="fig:lgth-comp-fig"/>
      <w:bookmarkEnd w:id="38"/>
      <w:r>
        <w:t>Figure 4.2: Histograms and density plots showing the bias of length measurements, relative to observer AS, colored by observer and faceted by direction and year.</w:t>
      </w:r>
    </w:p>
    <w:p w14:paraId="31EB5D83" w14:textId="77777777" w:rsidR="00651E0A" w:rsidRDefault="00F21562">
      <w:bookmarkStart w:id="39" w:name="tab:lgth-comp-tab"/>
      <w:bookmarkEnd w:id="39"/>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651E0A" w14:paraId="31EB5D8B" w14:textId="77777777" w:rsidTr="00E10985">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D84" w14:textId="77777777" w:rsidR="00651E0A" w:rsidRDefault="00F21562">
            <w:r>
              <w:t>Direction</w:t>
            </w:r>
          </w:p>
        </w:tc>
        <w:tc>
          <w:tcPr>
            <w:tcW w:w="0" w:type="auto"/>
          </w:tcPr>
          <w:p w14:paraId="31EB5D85" w14:textId="77777777" w:rsidR="00651E0A" w:rsidRDefault="00F21562">
            <w:r>
              <w:t>Observer</w:t>
            </w:r>
          </w:p>
        </w:tc>
        <w:tc>
          <w:tcPr>
            <w:tcW w:w="0" w:type="auto"/>
          </w:tcPr>
          <w:p w14:paraId="31EB5D86" w14:textId="77777777" w:rsidR="00651E0A" w:rsidRDefault="00F21562">
            <w:pPr>
              <w:jc w:val="right"/>
            </w:pPr>
            <w:r>
              <w:t>N Fish</w:t>
            </w:r>
          </w:p>
        </w:tc>
        <w:tc>
          <w:tcPr>
            <w:tcW w:w="0" w:type="auto"/>
          </w:tcPr>
          <w:p w14:paraId="31EB5D87" w14:textId="77777777" w:rsidR="00651E0A" w:rsidRDefault="00F21562">
            <w:pPr>
              <w:jc w:val="right"/>
            </w:pPr>
            <w:r>
              <w:t>Mean Bias</w:t>
            </w:r>
          </w:p>
        </w:tc>
        <w:tc>
          <w:tcPr>
            <w:tcW w:w="0" w:type="auto"/>
          </w:tcPr>
          <w:p w14:paraId="31EB5D88" w14:textId="77777777" w:rsidR="00651E0A" w:rsidRDefault="00F21562">
            <w:pPr>
              <w:jc w:val="right"/>
            </w:pPr>
            <w:r>
              <w:t>RMSE</w:t>
            </w:r>
          </w:p>
        </w:tc>
        <w:tc>
          <w:tcPr>
            <w:tcW w:w="0" w:type="auto"/>
          </w:tcPr>
          <w:p w14:paraId="31EB5D89" w14:textId="77777777" w:rsidR="00651E0A" w:rsidRDefault="00F21562">
            <w:pPr>
              <w:jc w:val="right"/>
            </w:pPr>
            <w:r>
              <w:t>MAE</w:t>
            </w:r>
          </w:p>
        </w:tc>
        <w:tc>
          <w:tcPr>
            <w:tcW w:w="0" w:type="auto"/>
          </w:tcPr>
          <w:p w14:paraId="31EB5D8A" w14:textId="77777777" w:rsidR="00651E0A" w:rsidRDefault="00F21562">
            <w:pPr>
              <w:jc w:val="right"/>
            </w:pPr>
            <w:r>
              <w:t>MAPE</w:t>
            </w:r>
          </w:p>
        </w:tc>
      </w:tr>
      <w:tr w:rsidR="00651E0A" w14:paraId="31EB5D9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8C" w14:textId="77777777" w:rsidR="00651E0A" w:rsidRDefault="00F21562">
            <w:r>
              <w:t>Upstream</w:t>
            </w:r>
          </w:p>
        </w:tc>
        <w:tc>
          <w:tcPr>
            <w:tcW w:w="0" w:type="auto"/>
          </w:tcPr>
          <w:p w14:paraId="31EB5D8D" w14:textId="77777777" w:rsidR="00651E0A" w:rsidRDefault="00F21562">
            <w:r>
              <w:t>JE</w:t>
            </w:r>
          </w:p>
        </w:tc>
        <w:tc>
          <w:tcPr>
            <w:tcW w:w="0" w:type="auto"/>
          </w:tcPr>
          <w:p w14:paraId="31EB5D8E" w14:textId="77777777" w:rsidR="00651E0A" w:rsidRDefault="00F21562">
            <w:pPr>
              <w:jc w:val="right"/>
            </w:pPr>
            <w:r>
              <w:t>299</w:t>
            </w:r>
          </w:p>
        </w:tc>
        <w:tc>
          <w:tcPr>
            <w:tcW w:w="0" w:type="auto"/>
          </w:tcPr>
          <w:p w14:paraId="31EB5D8F" w14:textId="77777777" w:rsidR="00651E0A" w:rsidRDefault="00F21562">
            <w:pPr>
              <w:jc w:val="right"/>
            </w:pPr>
            <w:r>
              <w:t>-7.4</w:t>
            </w:r>
          </w:p>
        </w:tc>
        <w:tc>
          <w:tcPr>
            <w:tcW w:w="0" w:type="auto"/>
          </w:tcPr>
          <w:p w14:paraId="31EB5D90" w14:textId="77777777" w:rsidR="00651E0A" w:rsidRDefault="00F21562">
            <w:pPr>
              <w:jc w:val="right"/>
            </w:pPr>
            <w:r>
              <w:t>9.9</w:t>
            </w:r>
          </w:p>
        </w:tc>
        <w:tc>
          <w:tcPr>
            <w:tcW w:w="0" w:type="auto"/>
          </w:tcPr>
          <w:p w14:paraId="31EB5D91" w14:textId="77777777" w:rsidR="00651E0A" w:rsidRDefault="00F21562">
            <w:pPr>
              <w:jc w:val="right"/>
            </w:pPr>
            <w:r>
              <w:t>8.1</w:t>
            </w:r>
          </w:p>
        </w:tc>
        <w:tc>
          <w:tcPr>
            <w:tcW w:w="0" w:type="auto"/>
          </w:tcPr>
          <w:p w14:paraId="31EB5D92" w14:textId="77777777" w:rsidR="00651E0A" w:rsidRDefault="00F21562">
            <w:pPr>
              <w:jc w:val="right"/>
            </w:pPr>
            <w:r>
              <w:t>11.3</w:t>
            </w:r>
          </w:p>
        </w:tc>
      </w:tr>
      <w:tr w:rsidR="00651E0A" w14:paraId="31EB5D9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94" w14:textId="77777777" w:rsidR="00651E0A" w:rsidRDefault="00F21562">
            <w:r>
              <w:t>Upstream</w:t>
            </w:r>
          </w:p>
        </w:tc>
        <w:tc>
          <w:tcPr>
            <w:tcW w:w="0" w:type="auto"/>
          </w:tcPr>
          <w:p w14:paraId="31EB5D95" w14:textId="77777777" w:rsidR="00651E0A" w:rsidRDefault="00F21562">
            <w:r>
              <w:t>AB</w:t>
            </w:r>
          </w:p>
        </w:tc>
        <w:tc>
          <w:tcPr>
            <w:tcW w:w="0" w:type="auto"/>
          </w:tcPr>
          <w:p w14:paraId="31EB5D96" w14:textId="77777777" w:rsidR="00651E0A" w:rsidRDefault="00F21562">
            <w:pPr>
              <w:jc w:val="right"/>
            </w:pPr>
            <w:r>
              <w:t>224</w:t>
            </w:r>
          </w:p>
        </w:tc>
        <w:tc>
          <w:tcPr>
            <w:tcW w:w="0" w:type="auto"/>
          </w:tcPr>
          <w:p w14:paraId="31EB5D97" w14:textId="77777777" w:rsidR="00651E0A" w:rsidRDefault="00F21562">
            <w:pPr>
              <w:jc w:val="right"/>
            </w:pPr>
            <w:r>
              <w:t>2.9</w:t>
            </w:r>
          </w:p>
        </w:tc>
        <w:tc>
          <w:tcPr>
            <w:tcW w:w="0" w:type="auto"/>
          </w:tcPr>
          <w:p w14:paraId="31EB5D98" w14:textId="77777777" w:rsidR="00651E0A" w:rsidRDefault="00F21562">
            <w:pPr>
              <w:jc w:val="right"/>
            </w:pPr>
            <w:r>
              <w:t>7.7</w:t>
            </w:r>
          </w:p>
        </w:tc>
        <w:tc>
          <w:tcPr>
            <w:tcW w:w="0" w:type="auto"/>
          </w:tcPr>
          <w:p w14:paraId="31EB5D99" w14:textId="77777777" w:rsidR="00651E0A" w:rsidRDefault="00F21562">
            <w:pPr>
              <w:jc w:val="right"/>
            </w:pPr>
            <w:r>
              <w:t>6.1</w:t>
            </w:r>
          </w:p>
        </w:tc>
        <w:tc>
          <w:tcPr>
            <w:tcW w:w="0" w:type="auto"/>
          </w:tcPr>
          <w:p w14:paraId="31EB5D9A" w14:textId="77777777" w:rsidR="00651E0A" w:rsidRDefault="00F21562">
            <w:pPr>
              <w:jc w:val="right"/>
            </w:pPr>
            <w:r>
              <w:t>9.1</w:t>
            </w:r>
          </w:p>
        </w:tc>
      </w:tr>
      <w:tr w:rsidR="00651E0A" w14:paraId="31EB5DA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9C" w14:textId="77777777" w:rsidR="00651E0A" w:rsidRDefault="00F21562">
            <w:r>
              <w:t>Upstream</w:t>
            </w:r>
          </w:p>
        </w:tc>
        <w:tc>
          <w:tcPr>
            <w:tcW w:w="0" w:type="auto"/>
          </w:tcPr>
          <w:p w14:paraId="31EB5D9D" w14:textId="77777777" w:rsidR="00651E0A" w:rsidRDefault="00F21562">
            <w:r>
              <w:t>CS</w:t>
            </w:r>
          </w:p>
        </w:tc>
        <w:tc>
          <w:tcPr>
            <w:tcW w:w="0" w:type="auto"/>
          </w:tcPr>
          <w:p w14:paraId="31EB5D9E" w14:textId="77777777" w:rsidR="00651E0A" w:rsidRDefault="00F21562">
            <w:pPr>
              <w:jc w:val="right"/>
            </w:pPr>
            <w:r>
              <w:t>63</w:t>
            </w:r>
          </w:p>
        </w:tc>
        <w:tc>
          <w:tcPr>
            <w:tcW w:w="0" w:type="auto"/>
          </w:tcPr>
          <w:p w14:paraId="31EB5D9F" w14:textId="77777777" w:rsidR="00651E0A" w:rsidRDefault="00F21562">
            <w:pPr>
              <w:jc w:val="right"/>
            </w:pPr>
            <w:r>
              <w:t>-1.1</w:t>
            </w:r>
          </w:p>
        </w:tc>
        <w:tc>
          <w:tcPr>
            <w:tcW w:w="0" w:type="auto"/>
          </w:tcPr>
          <w:p w14:paraId="31EB5DA0" w14:textId="77777777" w:rsidR="00651E0A" w:rsidRDefault="00F21562">
            <w:pPr>
              <w:jc w:val="right"/>
            </w:pPr>
            <w:r>
              <w:t>7.8</w:t>
            </w:r>
          </w:p>
        </w:tc>
        <w:tc>
          <w:tcPr>
            <w:tcW w:w="0" w:type="auto"/>
          </w:tcPr>
          <w:p w14:paraId="31EB5DA1" w14:textId="77777777" w:rsidR="00651E0A" w:rsidRDefault="00F21562">
            <w:pPr>
              <w:jc w:val="right"/>
            </w:pPr>
            <w:r>
              <w:t>5.7</w:t>
            </w:r>
          </w:p>
        </w:tc>
        <w:tc>
          <w:tcPr>
            <w:tcW w:w="0" w:type="auto"/>
          </w:tcPr>
          <w:p w14:paraId="31EB5DA2" w14:textId="77777777" w:rsidR="00651E0A" w:rsidRDefault="00F21562">
            <w:pPr>
              <w:jc w:val="right"/>
            </w:pPr>
            <w:r>
              <w:t>8.9</w:t>
            </w:r>
          </w:p>
        </w:tc>
      </w:tr>
      <w:tr w:rsidR="00651E0A" w14:paraId="31EB5DA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A4" w14:textId="77777777" w:rsidR="00651E0A" w:rsidRDefault="00F21562">
            <w:r>
              <w:t>Upstream</w:t>
            </w:r>
          </w:p>
        </w:tc>
        <w:tc>
          <w:tcPr>
            <w:tcW w:w="0" w:type="auto"/>
          </w:tcPr>
          <w:p w14:paraId="31EB5DA5" w14:textId="77777777" w:rsidR="00651E0A" w:rsidRDefault="00F21562">
            <w:r>
              <w:t>BT</w:t>
            </w:r>
          </w:p>
        </w:tc>
        <w:tc>
          <w:tcPr>
            <w:tcW w:w="0" w:type="auto"/>
          </w:tcPr>
          <w:p w14:paraId="31EB5DA6" w14:textId="77777777" w:rsidR="00651E0A" w:rsidRDefault="00F21562">
            <w:pPr>
              <w:jc w:val="right"/>
            </w:pPr>
            <w:r>
              <w:t>41</w:t>
            </w:r>
          </w:p>
        </w:tc>
        <w:tc>
          <w:tcPr>
            <w:tcW w:w="0" w:type="auto"/>
          </w:tcPr>
          <w:p w14:paraId="31EB5DA7" w14:textId="77777777" w:rsidR="00651E0A" w:rsidRDefault="00F21562">
            <w:pPr>
              <w:jc w:val="right"/>
            </w:pPr>
            <w:r>
              <w:t>1.5</w:t>
            </w:r>
          </w:p>
        </w:tc>
        <w:tc>
          <w:tcPr>
            <w:tcW w:w="0" w:type="auto"/>
          </w:tcPr>
          <w:p w14:paraId="31EB5DA8" w14:textId="77777777" w:rsidR="00651E0A" w:rsidRDefault="00F21562">
            <w:pPr>
              <w:jc w:val="right"/>
            </w:pPr>
            <w:r>
              <w:t>8.3</w:t>
            </w:r>
          </w:p>
        </w:tc>
        <w:tc>
          <w:tcPr>
            <w:tcW w:w="0" w:type="auto"/>
          </w:tcPr>
          <w:p w14:paraId="31EB5DA9" w14:textId="77777777" w:rsidR="00651E0A" w:rsidRDefault="00F21562">
            <w:pPr>
              <w:jc w:val="right"/>
            </w:pPr>
            <w:r>
              <w:t>5.7</w:t>
            </w:r>
          </w:p>
        </w:tc>
        <w:tc>
          <w:tcPr>
            <w:tcW w:w="0" w:type="auto"/>
          </w:tcPr>
          <w:p w14:paraId="31EB5DAA" w14:textId="77777777" w:rsidR="00651E0A" w:rsidRDefault="00F21562">
            <w:pPr>
              <w:jc w:val="right"/>
            </w:pPr>
            <w:r>
              <w:t>9.1</w:t>
            </w:r>
          </w:p>
        </w:tc>
      </w:tr>
      <w:tr w:rsidR="00651E0A" w14:paraId="31EB5DB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AC" w14:textId="77777777" w:rsidR="00651E0A" w:rsidRDefault="00F21562">
            <w:r>
              <w:t>Upstream</w:t>
            </w:r>
          </w:p>
        </w:tc>
        <w:tc>
          <w:tcPr>
            <w:tcW w:w="0" w:type="auto"/>
          </w:tcPr>
          <w:p w14:paraId="31EB5DAD" w14:textId="77777777" w:rsidR="00651E0A" w:rsidRDefault="00F21562">
            <w:r>
              <w:t>JG</w:t>
            </w:r>
          </w:p>
        </w:tc>
        <w:tc>
          <w:tcPr>
            <w:tcW w:w="0" w:type="auto"/>
          </w:tcPr>
          <w:p w14:paraId="31EB5DAE" w14:textId="77777777" w:rsidR="00651E0A" w:rsidRDefault="00F21562">
            <w:pPr>
              <w:jc w:val="right"/>
            </w:pPr>
            <w:r>
              <w:t>37</w:t>
            </w:r>
          </w:p>
        </w:tc>
        <w:tc>
          <w:tcPr>
            <w:tcW w:w="0" w:type="auto"/>
          </w:tcPr>
          <w:p w14:paraId="31EB5DAF" w14:textId="77777777" w:rsidR="00651E0A" w:rsidRDefault="00F21562">
            <w:pPr>
              <w:jc w:val="right"/>
            </w:pPr>
            <w:r>
              <w:t>-6.3</w:t>
            </w:r>
          </w:p>
        </w:tc>
        <w:tc>
          <w:tcPr>
            <w:tcW w:w="0" w:type="auto"/>
          </w:tcPr>
          <w:p w14:paraId="31EB5DB0" w14:textId="77777777" w:rsidR="00651E0A" w:rsidRDefault="00F21562">
            <w:pPr>
              <w:jc w:val="right"/>
            </w:pPr>
            <w:r>
              <w:t>8.3</w:t>
            </w:r>
          </w:p>
        </w:tc>
        <w:tc>
          <w:tcPr>
            <w:tcW w:w="0" w:type="auto"/>
          </w:tcPr>
          <w:p w14:paraId="31EB5DB1" w14:textId="77777777" w:rsidR="00651E0A" w:rsidRDefault="00F21562">
            <w:pPr>
              <w:jc w:val="right"/>
            </w:pPr>
            <w:r>
              <w:t>6.8</w:t>
            </w:r>
          </w:p>
        </w:tc>
        <w:tc>
          <w:tcPr>
            <w:tcW w:w="0" w:type="auto"/>
          </w:tcPr>
          <w:p w14:paraId="31EB5DB2" w14:textId="77777777" w:rsidR="00651E0A" w:rsidRDefault="00F21562">
            <w:pPr>
              <w:jc w:val="right"/>
            </w:pPr>
            <w:r>
              <w:t>9.3</w:t>
            </w:r>
          </w:p>
        </w:tc>
      </w:tr>
      <w:tr w:rsidR="00651E0A" w14:paraId="31EB5DB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B4" w14:textId="77777777" w:rsidR="00651E0A" w:rsidRDefault="00F21562">
            <w:r>
              <w:t>Upstream</w:t>
            </w:r>
          </w:p>
        </w:tc>
        <w:tc>
          <w:tcPr>
            <w:tcW w:w="0" w:type="auto"/>
          </w:tcPr>
          <w:p w14:paraId="31EB5DB5" w14:textId="77777777" w:rsidR="00651E0A" w:rsidRDefault="00F21562">
            <w:r>
              <w:t>BC</w:t>
            </w:r>
          </w:p>
        </w:tc>
        <w:tc>
          <w:tcPr>
            <w:tcW w:w="0" w:type="auto"/>
          </w:tcPr>
          <w:p w14:paraId="31EB5DB6" w14:textId="77777777" w:rsidR="00651E0A" w:rsidRDefault="00F21562">
            <w:pPr>
              <w:jc w:val="right"/>
            </w:pPr>
            <w:r>
              <w:t>36</w:t>
            </w:r>
          </w:p>
        </w:tc>
        <w:tc>
          <w:tcPr>
            <w:tcW w:w="0" w:type="auto"/>
          </w:tcPr>
          <w:p w14:paraId="31EB5DB7" w14:textId="77777777" w:rsidR="00651E0A" w:rsidRDefault="00F21562">
            <w:pPr>
              <w:jc w:val="right"/>
            </w:pPr>
            <w:r>
              <w:t>-2.3</w:t>
            </w:r>
          </w:p>
        </w:tc>
        <w:tc>
          <w:tcPr>
            <w:tcW w:w="0" w:type="auto"/>
          </w:tcPr>
          <w:p w14:paraId="31EB5DB8" w14:textId="77777777" w:rsidR="00651E0A" w:rsidRDefault="00F21562">
            <w:pPr>
              <w:jc w:val="right"/>
            </w:pPr>
            <w:r>
              <w:t>6.7</w:t>
            </w:r>
          </w:p>
        </w:tc>
        <w:tc>
          <w:tcPr>
            <w:tcW w:w="0" w:type="auto"/>
          </w:tcPr>
          <w:p w14:paraId="31EB5DB9" w14:textId="77777777" w:rsidR="00651E0A" w:rsidRDefault="00F21562">
            <w:pPr>
              <w:jc w:val="right"/>
            </w:pPr>
            <w:r>
              <w:t>4.9</w:t>
            </w:r>
          </w:p>
        </w:tc>
        <w:tc>
          <w:tcPr>
            <w:tcW w:w="0" w:type="auto"/>
          </w:tcPr>
          <w:p w14:paraId="31EB5DBA" w14:textId="77777777" w:rsidR="00651E0A" w:rsidRDefault="00F21562">
            <w:pPr>
              <w:jc w:val="right"/>
            </w:pPr>
            <w:r>
              <w:t>6.7</w:t>
            </w:r>
          </w:p>
        </w:tc>
      </w:tr>
      <w:tr w:rsidR="00651E0A" w14:paraId="31EB5DC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BC" w14:textId="77777777" w:rsidR="00651E0A" w:rsidRDefault="00F21562">
            <w:r>
              <w:t>Upstream</w:t>
            </w:r>
          </w:p>
        </w:tc>
        <w:tc>
          <w:tcPr>
            <w:tcW w:w="0" w:type="auto"/>
          </w:tcPr>
          <w:p w14:paraId="31EB5DBD" w14:textId="77777777" w:rsidR="00651E0A" w:rsidRDefault="00F21562">
            <w:r>
              <w:t>GB</w:t>
            </w:r>
          </w:p>
        </w:tc>
        <w:tc>
          <w:tcPr>
            <w:tcW w:w="0" w:type="auto"/>
          </w:tcPr>
          <w:p w14:paraId="31EB5DBE" w14:textId="77777777" w:rsidR="00651E0A" w:rsidRDefault="00F21562">
            <w:pPr>
              <w:jc w:val="right"/>
            </w:pPr>
            <w:r>
              <w:t>29</w:t>
            </w:r>
          </w:p>
        </w:tc>
        <w:tc>
          <w:tcPr>
            <w:tcW w:w="0" w:type="auto"/>
          </w:tcPr>
          <w:p w14:paraId="31EB5DBF" w14:textId="77777777" w:rsidR="00651E0A" w:rsidRDefault="00F21562">
            <w:pPr>
              <w:jc w:val="right"/>
            </w:pPr>
            <w:r>
              <w:t>1.9</w:t>
            </w:r>
          </w:p>
        </w:tc>
        <w:tc>
          <w:tcPr>
            <w:tcW w:w="0" w:type="auto"/>
          </w:tcPr>
          <w:p w14:paraId="31EB5DC0" w14:textId="77777777" w:rsidR="00651E0A" w:rsidRDefault="00F21562">
            <w:pPr>
              <w:jc w:val="right"/>
            </w:pPr>
            <w:r>
              <w:t>9.6</w:t>
            </w:r>
          </w:p>
        </w:tc>
        <w:tc>
          <w:tcPr>
            <w:tcW w:w="0" w:type="auto"/>
          </w:tcPr>
          <w:p w14:paraId="31EB5DC1" w14:textId="77777777" w:rsidR="00651E0A" w:rsidRDefault="00F21562">
            <w:pPr>
              <w:jc w:val="right"/>
            </w:pPr>
            <w:r>
              <w:t>7.4</w:t>
            </w:r>
          </w:p>
        </w:tc>
        <w:tc>
          <w:tcPr>
            <w:tcW w:w="0" w:type="auto"/>
          </w:tcPr>
          <w:p w14:paraId="31EB5DC2" w14:textId="77777777" w:rsidR="00651E0A" w:rsidRDefault="00F21562">
            <w:pPr>
              <w:jc w:val="right"/>
            </w:pPr>
            <w:r>
              <w:t>12.3</w:t>
            </w:r>
          </w:p>
        </w:tc>
      </w:tr>
      <w:tr w:rsidR="00651E0A" w14:paraId="31EB5DC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C4" w14:textId="77777777" w:rsidR="00651E0A" w:rsidRDefault="00F21562">
            <w:r>
              <w:t>Downstream</w:t>
            </w:r>
          </w:p>
        </w:tc>
        <w:tc>
          <w:tcPr>
            <w:tcW w:w="0" w:type="auto"/>
          </w:tcPr>
          <w:p w14:paraId="31EB5DC5" w14:textId="77777777" w:rsidR="00651E0A" w:rsidRDefault="00F21562">
            <w:r>
              <w:t>JE</w:t>
            </w:r>
          </w:p>
        </w:tc>
        <w:tc>
          <w:tcPr>
            <w:tcW w:w="0" w:type="auto"/>
          </w:tcPr>
          <w:p w14:paraId="31EB5DC6" w14:textId="77777777" w:rsidR="00651E0A" w:rsidRDefault="00F21562">
            <w:pPr>
              <w:jc w:val="right"/>
            </w:pPr>
            <w:r>
              <w:t>128</w:t>
            </w:r>
          </w:p>
        </w:tc>
        <w:tc>
          <w:tcPr>
            <w:tcW w:w="0" w:type="auto"/>
          </w:tcPr>
          <w:p w14:paraId="31EB5DC7" w14:textId="77777777" w:rsidR="00651E0A" w:rsidRDefault="00F21562">
            <w:pPr>
              <w:jc w:val="right"/>
            </w:pPr>
            <w:r>
              <w:t>-9.8</w:t>
            </w:r>
          </w:p>
        </w:tc>
        <w:tc>
          <w:tcPr>
            <w:tcW w:w="0" w:type="auto"/>
          </w:tcPr>
          <w:p w14:paraId="31EB5DC8" w14:textId="77777777" w:rsidR="00651E0A" w:rsidRDefault="00F21562">
            <w:pPr>
              <w:jc w:val="right"/>
            </w:pPr>
            <w:r>
              <w:t>13.2</w:t>
            </w:r>
          </w:p>
        </w:tc>
        <w:tc>
          <w:tcPr>
            <w:tcW w:w="0" w:type="auto"/>
          </w:tcPr>
          <w:p w14:paraId="31EB5DC9" w14:textId="77777777" w:rsidR="00651E0A" w:rsidRDefault="00F21562">
            <w:pPr>
              <w:jc w:val="right"/>
            </w:pPr>
            <w:r>
              <w:t>10.9</w:t>
            </w:r>
          </w:p>
        </w:tc>
        <w:tc>
          <w:tcPr>
            <w:tcW w:w="0" w:type="auto"/>
          </w:tcPr>
          <w:p w14:paraId="31EB5DCA" w14:textId="77777777" w:rsidR="00651E0A" w:rsidRDefault="00F21562">
            <w:pPr>
              <w:jc w:val="right"/>
            </w:pPr>
            <w:r>
              <w:t>14.6</w:t>
            </w:r>
          </w:p>
        </w:tc>
      </w:tr>
      <w:tr w:rsidR="00651E0A" w14:paraId="31EB5DD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CC" w14:textId="77777777" w:rsidR="00651E0A" w:rsidRDefault="00F21562">
            <w:r>
              <w:t>Downstream</w:t>
            </w:r>
          </w:p>
        </w:tc>
        <w:tc>
          <w:tcPr>
            <w:tcW w:w="0" w:type="auto"/>
          </w:tcPr>
          <w:p w14:paraId="31EB5DCD" w14:textId="77777777" w:rsidR="00651E0A" w:rsidRDefault="00F21562">
            <w:r>
              <w:t>AB</w:t>
            </w:r>
          </w:p>
        </w:tc>
        <w:tc>
          <w:tcPr>
            <w:tcW w:w="0" w:type="auto"/>
          </w:tcPr>
          <w:p w14:paraId="31EB5DCE" w14:textId="77777777" w:rsidR="00651E0A" w:rsidRDefault="00F21562">
            <w:pPr>
              <w:jc w:val="right"/>
            </w:pPr>
            <w:r>
              <w:t>122</w:t>
            </w:r>
          </w:p>
        </w:tc>
        <w:tc>
          <w:tcPr>
            <w:tcW w:w="0" w:type="auto"/>
          </w:tcPr>
          <w:p w14:paraId="31EB5DCF" w14:textId="77777777" w:rsidR="00651E0A" w:rsidRDefault="00F21562">
            <w:pPr>
              <w:jc w:val="right"/>
            </w:pPr>
            <w:r>
              <w:t>1.2</w:t>
            </w:r>
          </w:p>
        </w:tc>
        <w:tc>
          <w:tcPr>
            <w:tcW w:w="0" w:type="auto"/>
          </w:tcPr>
          <w:p w14:paraId="31EB5DD0" w14:textId="77777777" w:rsidR="00651E0A" w:rsidRDefault="00F21562">
            <w:pPr>
              <w:jc w:val="right"/>
            </w:pPr>
            <w:r>
              <w:t>8.7</w:t>
            </w:r>
          </w:p>
        </w:tc>
        <w:tc>
          <w:tcPr>
            <w:tcW w:w="0" w:type="auto"/>
          </w:tcPr>
          <w:p w14:paraId="31EB5DD1" w14:textId="77777777" w:rsidR="00651E0A" w:rsidRDefault="00F21562">
            <w:pPr>
              <w:jc w:val="right"/>
            </w:pPr>
            <w:r>
              <w:t>6.6</w:t>
            </w:r>
          </w:p>
        </w:tc>
        <w:tc>
          <w:tcPr>
            <w:tcW w:w="0" w:type="auto"/>
          </w:tcPr>
          <w:p w14:paraId="31EB5DD2" w14:textId="77777777" w:rsidR="00651E0A" w:rsidRDefault="00F21562">
            <w:pPr>
              <w:jc w:val="right"/>
            </w:pPr>
            <w:r>
              <w:t>9.5</w:t>
            </w:r>
          </w:p>
        </w:tc>
      </w:tr>
      <w:tr w:rsidR="00651E0A" w14:paraId="31EB5DD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D4" w14:textId="77777777" w:rsidR="00651E0A" w:rsidRDefault="00F21562">
            <w:r>
              <w:t>Downstream</w:t>
            </w:r>
          </w:p>
        </w:tc>
        <w:tc>
          <w:tcPr>
            <w:tcW w:w="0" w:type="auto"/>
          </w:tcPr>
          <w:p w14:paraId="31EB5DD5" w14:textId="77777777" w:rsidR="00651E0A" w:rsidRDefault="00F21562">
            <w:r>
              <w:t>BT</w:t>
            </w:r>
          </w:p>
        </w:tc>
        <w:tc>
          <w:tcPr>
            <w:tcW w:w="0" w:type="auto"/>
          </w:tcPr>
          <w:p w14:paraId="31EB5DD6" w14:textId="77777777" w:rsidR="00651E0A" w:rsidRDefault="00F21562">
            <w:pPr>
              <w:jc w:val="right"/>
            </w:pPr>
            <w:r>
              <w:t>24</w:t>
            </w:r>
          </w:p>
        </w:tc>
        <w:tc>
          <w:tcPr>
            <w:tcW w:w="0" w:type="auto"/>
          </w:tcPr>
          <w:p w14:paraId="31EB5DD7" w14:textId="77777777" w:rsidR="00651E0A" w:rsidRDefault="00F21562">
            <w:pPr>
              <w:jc w:val="right"/>
            </w:pPr>
            <w:r>
              <w:t>1.5</w:t>
            </w:r>
          </w:p>
        </w:tc>
        <w:tc>
          <w:tcPr>
            <w:tcW w:w="0" w:type="auto"/>
          </w:tcPr>
          <w:p w14:paraId="31EB5DD8" w14:textId="77777777" w:rsidR="00651E0A" w:rsidRDefault="00F21562">
            <w:pPr>
              <w:jc w:val="right"/>
            </w:pPr>
            <w:r>
              <w:t>9.7</w:t>
            </w:r>
          </w:p>
        </w:tc>
        <w:tc>
          <w:tcPr>
            <w:tcW w:w="0" w:type="auto"/>
          </w:tcPr>
          <w:p w14:paraId="31EB5DD9" w14:textId="77777777" w:rsidR="00651E0A" w:rsidRDefault="00F21562">
            <w:pPr>
              <w:jc w:val="right"/>
            </w:pPr>
            <w:r>
              <w:t>7.4</w:t>
            </w:r>
          </w:p>
        </w:tc>
        <w:tc>
          <w:tcPr>
            <w:tcW w:w="0" w:type="auto"/>
          </w:tcPr>
          <w:p w14:paraId="31EB5DDA" w14:textId="77777777" w:rsidR="00651E0A" w:rsidRDefault="00F21562">
            <w:pPr>
              <w:jc w:val="right"/>
            </w:pPr>
            <w:r>
              <w:t>12.6</w:t>
            </w:r>
          </w:p>
        </w:tc>
      </w:tr>
      <w:tr w:rsidR="00651E0A" w14:paraId="31EB5DE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DC" w14:textId="77777777" w:rsidR="00651E0A" w:rsidRDefault="00F21562">
            <w:r>
              <w:t>Downstream</w:t>
            </w:r>
          </w:p>
        </w:tc>
        <w:tc>
          <w:tcPr>
            <w:tcW w:w="0" w:type="auto"/>
          </w:tcPr>
          <w:p w14:paraId="31EB5DDD" w14:textId="77777777" w:rsidR="00651E0A" w:rsidRDefault="00F21562">
            <w:r>
              <w:t>CS</w:t>
            </w:r>
          </w:p>
        </w:tc>
        <w:tc>
          <w:tcPr>
            <w:tcW w:w="0" w:type="auto"/>
          </w:tcPr>
          <w:p w14:paraId="31EB5DDE" w14:textId="77777777" w:rsidR="00651E0A" w:rsidRDefault="00F21562">
            <w:pPr>
              <w:jc w:val="right"/>
            </w:pPr>
            <w:r>
              <w:t>23</w:t>
            </w:r>
          </w:p>
        </w:tc>
        <w:tc>
          <w:tcPr>
            <w:tcW w:w="0" w:type="auto"/>
          </w:tcPr>
          <w:p w14:paraId="31EB5DDF" w14:textId="77777777" w:rsidR="00651E0A" w:rsidRDefault="00F21562">
            <w:pPr>
              <w:jc w:val="right"/>
            </w:pPr>
            <w:r>
              <w:t>-4.4</w:t>
            </w:r>
          </w:p>
        </w:tc>
        <w:tc>
          <w:tcPr>
            <w:tcW w:w="0" w:type="auto"/>
          </w:tcPr>
          <w:p w14:paraId="31EB5DE0" w14:textId="77777777" w:rsidR="00651E0A" w:rsidRDefault="00F21562">
            <w:pPr>
              <w:jc w:val="right"/>
            </w:pPr>
            <w:r>
              <w:t>6.8</w:t>
            </w:r>
          </w:p>
        </w:tc>
        <w:tc>
          <w:tcPr>
            <w:tcW w:w="0" w:type="auto"/>
          </w:tcPr>
          <w:p w14:paraId="31EB5DE1" w14:textId="77777777" w:rsidR="00651E0A" w:rsidRDefault="00F21562">
            <w:pPr>
              <w:jc w:val="right"/>
            </w:pPr>
            <w:r>
              <w:t>6.0</w:t>
            </w:r>
          </w:p>
        </w:tc>
        <w:tc>
          <w:tcPr>
            <w:tcW w:w="0" w:type="auto"/>
          </w:tcPr>
          <w:p w14:paraId="31EB5DE2" w14:textId="77777777" w:rsidR="00651E0A" w:rsidRDefault="00F21562">
            <w:pPr>
              <w:jc w:val="right"/>
            </w:pPr>
            <w:r>
              <w:t>8.9</w:t>
            </w:r>
          </w:p>
        </w:tc>
      </w:tr>
      <w:tr w:rsidR="00651E0A" w14:paraId="31EB5DE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E4" w14:textId="77777777" w:rsidR="00651E0A" w:rsidRDefault="00F21562">
            <w:r>
              <w:t>Downstream</w:t>
            </w:r>
          </w:p>
        </w:tc>
        <w:tc>
          <w:tcPr>
            <w:tcW w:w="0" w:type="auto"/>
          </w:tcPr>
          <w:p w14:paraId="31EB5DE5" w14:textId="77777777" w:rsidR="00651E0A" w:rsidRDefault="00F21562">
            <w:r>
              <w:t>GB</w:t>
            </w:r>
          </w:p>
        </w:tc>
        <w:tc>
          <w:tcPr>
            <w:tcW w:w="0" w:type="auto"/>
          </w:tcPr>
          <w:p w14:paraId="31EB5DE6" w14:textId="77777777" w:rsidR="00651E0A" w:rsidRDefault="00F21562">
            <w:pPr>
              <w:jc w:val="right"/>
            </w:pPr>
            <w:r>
              <w:t>7</w:t>
            </w:r>
          </w:p>
        </w:tc>
        <w:tc>
          <w:tcPr>
            <w:tcW w:w="0" w:type="auto"/>
          </w:tcPr>
          <w:p w14:paraId="31EB5DE7" w14:textId="77777777" w:rsidR="00651E0A" w:rsidRDefault="00F21562">
            <w:pPr>
              <w:jc w:val="right"/>
            </w:pPr>
            <w:r>
              <w:t>-2.0</w:t>
            </w:r>
          </w:p>
        </w:tc>
        <w:tc>
          <w:tcPr>
            <w:tcW w:w="0" w:type="auto"/>
          </w:tcPr>
          <w:p w14:paraId="31EB5DE8" w14:textId="77777777" w:rsidR="00651E0A" w:rsidRDefault="00F21562">
            <w:pPr>
              <w:jc w:val="right"/>
            </w:pPr>
            <w:r>
              <w:t>15.1</w:t>
            </w:r>
          </w:p>
        </w:tc>
        <w:tc>
          <w:tcPr>
            <w:tcW w:w="0" w:type="auto"/>
          </w:tcPr>
          <w:p w14:paraId="31EB5DE9" w14:textId="77777777" w:rsidR="00651E0A" w:rsidRDefault="00F21562">
            <w:pPr>
              <w:jc w:val="right"/>
            </w:pPr>
            <w:r>
              <w:t>12.4</w:t>
            </w:r>
          </w:p>
        </w:tc>
        <w:tc>
          <w:tcPr>
            <w:tcW w:w="0" w:type="auto"/>
          </w:tcPr>
          <w:p w14:paraId="31EB5DEA" w14:textId="77777777" w:rsidR="00651E0A" w:rsidRDefault="00F21562">
            <w:pPr>
              <w:jc w:val="right"/>
            </w:pPr>
            <w:r>
              <w:t>18.2</w:t>
            </w:r>
          </w:p>
        </w:tc>
      </w:tr>
      <w:tr w:rsidR="00651E0A" w14:paraId="31EB5DF3" w14:textId="77777777" w:rsidTr="00E10985">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DEC" w14:textId="77777777" w:rsidR="00651E0A" w:rsidRDefault="00F21562">
            <w:r>
              <w:t>Downstream</w:t>
            </w:r>
          </w:p>
        </w:tc>
        <w:tc>
          <w:tcPr>
            <w:tcW w:w="0" w:type="auto"/>
          </w:tcPr>
          <w:p w14:paraId="31EB5DED" w14:textId="77777777" w:rsidR="00651E0A" w:rsidRDefault="00F21562">
            <w:r>
              <w:t>JG</w:t>
            </w:r>
          </w:p>
        </w:tc>
        <w:tc>
          <w:tcPr>
            <w:tcW w:w="0" w:type="auto"/>
          </w:tcPr>
          <w:p w14:paraId="31EB5DEE" w14:textId="77777777" w:rsidR="00651E0A" w:rsidRDefault="00F21562">
            <w:pPr>
              <w:jc w:val="right"/>
            </w:pPr>
            <w:r>
              <w:t>5</w:t>
            </w:r>
          </w:p>
        </w:tc>
        <w:tc>
          <w:tcPr>
            <w:tcW w:w="0" w:type="auto"/>
          </w:tcPr>
          <w:p w14:paraId="31EB5DEF" w14:textId="77777777" w:rsidR="00651E0A" w:rsidRDefault="00F21562">
            <w:pPr>
              <w:jc w:val="right"/>
            </w:pPr>
            <w:r>
              <w:t>-7.4</w:t>
            </w:r>
          </w:p>
        </w:tc>
        <w:tc>
          <w:tcPr>
            <w:tcW w:w="0" w:type="auto"/>
          </w:tcPr>
          <w:p w14:paraId="31EB5DF0" w14:textId="77777777" w:rsidR="00651E0A" w:rsidRDefault="00F21562">
            <w:pPr>
              <w:jc w:val="right"/>
            </w:pPr>
            <w:r>
              <w:t>12.1</w:t>
            </w:r>
          </w:p>
        </w:tc>
        <w:tc>
          <w:tcPr>
            <w:tcW w:w="0" w:type="auto"/>
          </w:tcPr>
          <w:p w14:paraId="31EB5DF1" w14:textId="77777777" w:rsidR="00651E0A" w:rsidRDefault="00F21562">
            <w:pPr>
              <w:jc w:val="right"/>
            </w:pPr>
            <w:r>
              <w:t>10.7</w:t>
            </w:r>
          </w:p>
        </w:tc>
        <w:tc>
          <w:tcPr>
            <w:tcW w:w="0" w:type="auto"/>
          </w:tcPr>
          <w:p w14:paraId="31EB5DF2" w14:textId="77777777" w:rsidR="00651E0A" w:rsidRDefault="00F21562">
            <w:pPr>
              <w:jc w:val="right"/>
            </w:pPr>
            <w:r>
              <w:t>13.0</w:t>
            </w:r>
          </w:p>
        </w:tc>
      </w:tr>
      <w:tr w:rsidR="00651E0A" w14:paraId="31EB5DFB" w14:textId="77777777" w:rsidTr="00E10985">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DF4" w14:textId="77777777" w:rsidR="00651E0A" w:rsidRDefault="00F21562">
            <w:r>
              <w:lastRenderedPageBreak/>
              <w:t>Downstream</w:t>
            </w:r>
          </w:p>
        </w:tc>
        <w:tc>
          <w:tcPr>
            <w:tcW w:w="0" w:type="auto"/>
          </w:tcPr>
          <w:p w14:paraId="31EB5DF5" w14:textId="77777777" w:rsidR="00651E0A" w:rsidRDefault="00F21562">
            <w:r>
              <w:t>BC</w:t>
            </w:r>
          </w:p>
        </w:tc>
        <w:tc>
          <w:tcPr>
            <w:tcW w:w="0" w:type="auto"/>
          </w:tcPr>
          <w:p w14:paraId="31EB5DF6" w14:textId="77777777" w:rsidR="00651E0A" w:rsidRDefault="00F21562">
            <w:pPr>
              <w:jc w:val="right"/>
            </w:pPr>
            <w:r>
              <w:t>4</w:t>
            </w:r>
          </w:p>
        </w:tc>
        <w:tc>
          <w:tcPr>
            <w:tcW w:w="0" w:type="auto"/>
          </w:tcPr>
          <w:p w14:paraId="31EB5DF7" w14:textId="77777777" w:rsidR="00651E0A" w:rsidRDefault="00F21562">
            <w:pPr>
              <w:jc w:val="right"/>
            </w:pPr>
            <w:r>
              <w:t>-12.4</w:t>
            </w:r>
          </w:p>
        </w:tc>
        <w:tc>
          <w:tcPr>
            <w:tcW w:w="0" w:type="auto"/>
          </w:tcPr>
          <w:p w14:paraId="31EB5DF8" w14:textId="77777777" w:rsidR="00651E0A" w:rsidRDefault="00F21562">
            <w:pPr>
              <w:jc w:val="right"/>
            </w:pPr>
            <w:r>
              <w:t>17.0</w:t>
            </w:r>
          </w:p>
        </w:tc>
        <w:tc>
          <w:tcPr>
            <w:tcW w:w="0" w:type="auto"/>
          </w:tcPr>
          <w:p w14:paraId="31EB5DF9" w14:textId="77777777" w:rsidR="00651E0A" w:rsidRDefault="00F21562">
            <w:pPr>
              <w:jc w:val="right"/>
            </w:pPr>
            <w:r>
              <w:t>13.0</w:t>
            </w:r>
          </w:p>
        </w:tc>
        <w:tc>
          <w:tcPr>
            <w:tcW w:w="0" w:type="auto"/>
          </w:tcPr>
          <w:p w14:paraId="31EB5DFA" w14:textId="77777777" w:rsidR="00651E0A" w:rsidRDefault="00F21562">
            <w:pPr>
              <w:jc w:val="right"/>
            </w:pPr>
            <w:r>
              <w:t>14.5</w:t>
            </w:r>
          </w:p>
        </w:tc>
      </w:tr>
    </w:tbl>
    <w:p w14:paraId="31EB5DFC" w14:textId="77777777" w:rsidR="00651E0A" w:rsidRDefault="00F21562">
      <w:pPr>
        <w:pStyle w:val="Heading2"/>
      </w:pPr>
      <w:bookmarkStart w:id="40" w:name="_Toc168413031"/>
      <w:bookmarkStart w:id="41" w:name="species-composition"/>
      <w:bookmarkEnd w:id="34"/>
      <w:r>
        <w:t>4.2</w:t>
      </w:r>
      <w:r>
        <w:tab/>
        <w:t>Species Composition</w:t>
      </w:r>
      <w:bookmarkEnd w:id="40"/>
    </w:p>
    <w:p w14:paraId="31EB5DFD" w14:textId="77777777" w:rsidR="00651E0A" w:rsidRDefault="00F21562">
      <w:r>
        <w:t>Thirty-eight species composition sampling events were conducted between early February and late June across 2021, 2022 and 2023. Steelhead and bull trout were the primary species encountered during sampling. The majority of captured steelhead were natural-origin. Two hatchery-origin steelhead were captured in early April 2021, three hatchery-origin steelhead were captured in mid-March of 2022, and four hatchery-origin steelhead were captured in 2023: one in early February, one in early March, and two in late April (Table 4.4). Steelhead kelts were encountered starting in June 2021, May 2022, and mid-April 2023 (Table 4.4). From the species composition netting, there are 166 fish to use in this model. The lengths of these fish can be seen in Figure 4.3.</w:t>
      </w:r>
    </w:p>
    <w:p w14:paraId="31EB5DFE" w14:textId="6FBDE38A" w:rsidR="00651E0A" w:rsidRDefault="00F21562">
      <w:bookmarkStart w:id="42" w:name="tab:spp-cnts-date"/>
      <w:bookmarkEnd w:id="42"/>
      <w:r>
        <w:t xml:space="preserve">Table 4.4: Counts of species encountered during species composition sampling in the lower Dungeness River in 2021 - 2023, </w:t>
      </w:r>
      <w:del w:id="43" w:author="Craig, Bethany E (DFW)" w:date="2024-06-05T09:57:00Z" w16du:dateUtc="2024-06-05T16:57:00Z">
        <w:r w:rsidDel="002D6432">
          <w:delText>differentiating between marked or ad-clipped (AD) and unmarked (UM) fresh steelhead as well as marked and unmarked steelhead kelts</w:delText>
        </w:r>
      </w:del>
      <w:ins w:id="44" w:author="Craig, Bethany E (DFW)" w:date="2024-06-05T09:59:00Z" w16du:dateUtc="2024-06-05T16:59:00Z">
        <w:r w:rsidR="00532FD6">
          <w:t xml:space="preserve"> with </w:t>
        </w:r>
        <w:proofErr w:type="spellStart"/>
        <w:r w:rsidR="00532FD6">
          <w:t>steelhead</w:t>
        </w:r>
      </w:ins>
      <w:del w:id="45" w:author="Craig, Bethany E (DFW)" w:date="2024-06-05T09:57:00Z" w16du:dateUtc="2024-06-05T16:57:00Z">
        <w:r w:rsidDel="002D6432">
          <w:delText>.</w:delText>
        </w:r>
      </w:del>
      <w:ins w:id="46" w:author="Craig, Bethany E (DFW)" w:date="2024-06-05T09:57:00Z" w16du:dateUtc="2024-06-05T16:57:00Z">
        <w:r w:rsidR="002D6432">
          <w:t>differen</w:t>
        </w:r>
        <w:r w:rsidR="005661BD">
          <w:t>tiated</w:t>
        </w:r>
        <w:proofErr w:type="spellEnd"/>
        <w:r w:rsidR="005661BD">
          <w:t xml:space="preserve"> by mark status (ma</w:t>
        </w:r>
      </w:ins>
      <w:ins w:id="47" w:author="Craig, Bethany E (DFW)" w:date="2024-06-05T09:58:00Z" w16du:dateUtc="2024-06-05T16:58:00Z">
        <w:r w:rsidR="005661BD">
          <w:t xml:space="preserve">rked (AD) or unmarked (UM)) and </w:t>
        </w:r>
        <w:proofErr w:type="spellStart"/>
        <w:r w:rsidR="00451F1F">
          <w:t>kelt</w:t>
        </w:r>
        <w:proofErr w:type="spellEnd"/>
        <w:r w:rsidR="00451F1F">
          <w:t xml:space="preserve"> status. </w:t>
        </w:r>
      </w:ins>
    </w:p>
    <w:tbl>
      <w:tblPr>
        <w:tblStyle w:val="Table-WDFW"/>
        <w:tblW w:w="9551" w:type="dxa"/>
        <w:jc w:val="center"/>
        <w:tblLook w:val="0020" w:firstRow="1" w:lastRow="0" w:firstColumn="0" w:lastColumn="0" w:noHBand="0" w:noVBand="0"/>
        <w:tblCaption w:val="Table 4.4: Counts of species encountered during species composition sampling in the lower Dungeness River in 2021 - 2023, differentiating between marked or ad-clipped (AD) and unmarked (UM) fresh steelhead as well as marked and unmarked steelhead kelts."/>
      </w:tblPr>
      <w:tblGrid>
        <w:gridCol w:w="714"/>
        <w:gridCol w:w="991"/>
        <w:gridCol w:w="927"/>
        <w:gridCol w:w="1189"/>
        <w:gridCol w:w="1378"/>
        <w:gridCol w:w="1358"/>
        <w:gridCol w:w="1507"/>
        <w:gridCol w:w="1487"/>
      </w:tblGrid>
      <w:tr w:rsidR="00651E0A" w14:paraId="31EB5E07" w14:textId="77777777" w:rsidTr="00F2156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DFF" w14:textId="77777777" w:rsidR="00651E0A" w:rsidRDefault="00F21562">
            <w:pPr>
              <w:jc w:val="center"/>
            </w:pPr>
            <w:r>
              <w:t>Year</w:t>
            </w:r>
          </w:p>
        </w:tc>
        <w:tc>
          <w:tcPr>
            <w:tcW w:w="991" w:type="dxa"/>
          </w:tcPr>
          <w:p w14:paraId="31EB5E00" w14:textId="77777777" w:rsidR="00651E0A" w:rsidRDefault="00F21562">
            <w:pPr>
              <w:jc w:val="center"/>
            </w:pPr>
            <w:r>
              <w:t>Date</w:t>
            </w:r>
          </w:p>
        </w:tc>
        <w:tc>
          <w:tcPr>
            <w:tcW w:w="0" w:type="auto"/>
          </w:tcPr>
          <w:p w14:paraId="31EB5E01" w14:textId="77777777" w:rsidR="00651E0A" w:rsidRDefault="00F21562">
            <w:pPr>
              <w:jc w:val="center"/>
            </w:pPr>
            <w:r>
              <w:t>Bull Trout</w:t>
            </w:r>
          </w:p>
        </w:tc>
        <w:tc>
          <w:tcPr>
            <w:tcW w:w="0" w:type="auto"/>
          </w:tcPr>
          <w:p w14:paraId="31EB5E02" w14:textId="77777777" w:rsidR="00651E0A" w:rsidRDefault="00F21562">
            <w:pPr>
              <w:jc w:val="center"/>
            </w:pPr>
            <w:r>
              <w:t>Cutthroat</w:t>
            </w:r>
          </w:p>
        </w:tc>
        <w:tc>
          <w:tcPr>
            <w:tcW w:w="0" w:type="auto"/>
          </w:tcPr>
          <w:p w14:paraId="31EB5E03" w14:textId="77777777" w:rsidR="00651E0A" w:rsidRDefault="00F21562">
            <w:pPr>
              <w:jc w:val="center"/>
            </w:pPr>
            <w:r>
              <w:t>Steelhead (UM)</w:t>
            </w:r>
          </w:p>
        </w:tc>
        <w:tc>
          <w:tcPr>
            <w:tcW w:w="0" w:type="auto"/>
          </w:tcPr>
          <w:p w14:paraId="31EB5E04" w14:textId="77777777" w:rsidR="00651E0A" w:rsidRDefault="00F21562">
            <w:pPr>
              <w:jc w:val="center"/>
            </w:pPr>
            <w:r>
              <w:t>Steelhead (AD)</w:t>
            </w:r>
          </w:p>
        </w:tc>
        <w:tc>
          <w:tcPr>
            <w:tcW w:w="0" w:type="auto"/>
          </w:tcPr>
          <w:p w14:paraId="31EB5E05" w14:textId="77777777" w:rsidR="00651E0A" w:rsidRDefault="00F21562">
            <w:pPr>
              <w:jc w:val="center"/>
            </w:pPr>
            <w:r>
              <w:t>Steelhead Kelt (UM)</w:t>
            </w:r>
          </w:p>
        </w:tc>
        <w:tc>
          <w:tcPr>
            <w:tcW w:w="0" w:type="auto"/>
          </w:tcPr>
          <w:p w14:paraId="31EB5E06" w14:textId="77777777" w:rsidR="00651E0A" w:rsidRDefault="00F21562">
            <w:pPr>
              <w:jc w:val="center"/>
            </w:pPr>
            <w:r>
              <w:t>Steelhead Kelt (AD)</w:t>
            </w:r>
          </w:p>
        </w:tc>
      </w:tr>
      <w:tr w:rsidR="00651E0A" w14:paraId="31EB5E1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08" w14:textId="77777777" w:rsidR="00651E0A" w:rsidRDefault="00F21562">
            <w:pPr>
              <w:jc w:val="center"/>
            </w:pPr>
            <w:r>
              <w:t>2021</w:t>
            </w:r>
          </w:p>
        </w:tc>
        <w:tc>
          <w:tcPr>
            <w:tcW w:w="991" w:type="dxa"/>
          </w:tcPr>
          <w:p w14:paraId="31EB5E09" w14:textId="77777777" w:rsidR="00651E0A" w:rsidRDefault="00F21562">
            <w:pPr>
              <w:jc w:val="center"/>
            </w:pPr>
            <w:r>
              <w:t>Feb 03</w:t>
            </w:r>
          </w:p>
        </w:tc>
        <w:tc>
          <w:tcPr>
            <w:tcW w:w="0" w:type="auto"/>
          </w:tcPr>
          <w:p w14:paraId="31EB5E0A" w14:textId="77777777" w:rsidR="00651E0A" w:rsidRDefault="00F21562">
            <w:pPr>
              <w:jc w:val="center"/>
            </w:pPr>
            <w:r>
              <w:t>3</w:t>
            </w:r>
          </w:p>
        </w:tc>
        <w:tc>
          <w:tcPr>
            <w:tcW w:w="0" w:type="auto"/>
          </w:tcPr>
          <w:p w14:paraId="31EB5E0B" w14:textId="77777777" w:rsidR="00651E0A" w:rsidRDefault="00F21562">
            <w:pPr>
              <w:jc w:val="center"/>
            </w:pPr>
            <w:r>
              <w:t>0</w:t>
            </w:r>
          </w:p>
        </w:tc>
        <w:tc>
          <w:tcPr>
            <w:tcW w:w="0" w:type="auto"/>
          </w:tcPr>
          <w:p w14:paraId="31EB5E0C" w14:textId="77777777" w:rsidR="00651E0A" w:rsidRDefault="00F21562">
            <w:pPr>
              <w:jc w:val="center"/>
            </w:pPr>
            <w:r>
              <w:t>0</w:t>
            </w:r>
          </w:p>
        </w:tc>
        <w:tc>
          <w:tcPr>
            <w:tcW w:w="0" w:type="auto"/>
          </w:tcPr>
          <w:p w14:paraId="31EB5E0D" w14:textId="77777777" w:rsidR="00651E0A" w:rsidRDefault="00F21562">
            <w:pPr>
              <w:jc w:val="center"/>
            </w:pPr>
            <w:r>
              <w:t>0</w:t>
            </w:r>
          </w:p>
        </w:tc>
        <w:tc>
          <w:tcPr>
            <w:tcW w:w="0" w:type="auto"/>
          </w:tcPr>
          <w:p w14:paraId="31EB5E0E" w14:textId="77777777" w:rsidR="00651E0A" w:rsidRDefault="00F21562">
            <w:pPr>
              <w:jc w:val="center"/>
            </w:pPr>
            <w:r>
              <w:t>0</w:t>
            </w:r>
          </w:p>
        </w:tc>
        <w:tc>
          <w:tcPr>
            <w:tcW w:w="0" w:type="auto"/>
          </w:tcPr>
          <w:p w14:paraId="31EB5E0F" w14:textId="77777777" w:rsidR="00651E0A" w:rsidRDefault="00F21562">
            <w:pPr>
              <w:jc w:val="center"/>
            </w:pPr>
            <w:r>
              <w:t>0</w:t>
            </w:r>
          </w:p>
        </w:tc>
      </w:tr>
      <w:tr w:rsidR="00651E0A" w14:paraId="31EB5E19"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11" w14:textId="77777777" w:rsidR="00651E0A" w:rsidRDefault="00F21562">
            <w:pPr>
              <w:jc w:val="center"/>
            </w:pPr>
            <w:r>
              <w:t>2021</w:t>
            </w:r>
          </w:p>
        </w:tc>
        <w:tc>
          <w:tcPr>
            <w:tcW w:w="991" w:type="dxa"/>
          </w:tcPr>
          <w:p w14:paraId="31EB5E12" w14:textId="77777777" w:rsidR="00651E0A" w:rsidRDefault="00F21562">
            <w:pPr>
              <w:jc w:val="center"/>
            </w:pPr>
            <w:r>
              <w:t>Feb 17</w:t>
            </w:r>
          </w:p>
        </w:tc>
        <w:tc>
          <w:tcPr>
            <w:tcW w:w="0" w:type="auto"/>
          </w:tcPr>
          <w:p w14:paraId="31EB5E13" w14:textId="77777777" w:rsidR="00651E0A" w:rsidRDefault="00F21562">
            <w:pPr>
              <w:jc w:val="center"/>
            </w:pPr>
            <w:r>
              <w:t>1</w:t>
            </w:r>
          </w:p>
        </w:tc>
        <w:tc>
          <w:tcPr>
            <w:tcW w:w="0" w:type="auto"/>
          </w:tcPr>
          <w:p w14:paraId="31EB5E14" w14:textId="77777777" w:rsidR="00651E0A" w:rsidRDefault="00F21562">
            <w:pPr>
              <w:jc w:val="center"/>
            </w:pPr>
            <w:r>
              <w:t>0</w:t>
            </w:r>
          </w:p>
        </w:tc>
        <w:tc>
          <w:tcPr>
            <w:tcW w:w="0" w:type="auto"/>
          </w:tcPr>
          <w:p w14:paraId="31EB5E15" w14:textId="77777777" w:rsidR="00651E0A" w:rsidRDefault="00F21562">
            <w:pPr>
              <w:jc w:val="center"/>
            </w:pPr>
            <w:r>
              <w:t>3</w:t>
            </w:r>
          </w:p>
        </w:tc>
        <w:tc>
          <w:tcPr>
            <w:tcW w:w="0" w:type="auto"/>
          </w:tcPr>
          <w:p w14:paraId="31EB5E16" w14:textId="77777777" w:rsidR="00651E0A" w:rsidRDefault="00F21562">
            <w:pPr>
              <w:jc w:val="center"/>
            </w:pPr>
            <w:r>
              <w:t>0</w:t>
            </w:r>
          </w:p>
        </w:tc>
        <w:tc>
          <w:tcPr>
            <w:tcW w:w="0" w:type="auto"/>
          </w:tcPr>
          <w:p w14:paraId="31EB5E17" w14:textId="77777777" w:rsidR="00651E0A" w:rsidRDefault="00F21562">
            <w:pPr>
              <w:jc w:val="center"/>
            </w:pPr>
            <w:r>
              <w:t>0</w:t>
            </w:r>
          </w:p>
        </w:tc>
        <w:tc>
          <w:tcPr>
            <w:tcW w:w="0" w:type="auto"/>
          </w:tcPr>
          <w:p w14:paraId="31EB5E18" w14:textId="77777777" w:rsidR="00651E0A" w:rsidRDefault="00F21562">
            <w:pPr>
              <w:jc w:val="center"/>
            </w:pPr>
            <w:r>
              <w:t>0</w:t>
            </w:r>
          </w:p>
        </w:tc>
      </w:tr>
      <w:tr w:rsidR="00651E0A" w14:paraId="31EB5E22"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1A" w14:textId="77777777" w:rsidR="00651E0A" w:rsidRDefault="00F21562">
            <w:pPr>
              <w:jc w:val="center"/>
            </w:pPr>
            <w:r>
              <w:t>2021</w:t>
            </w:r>
          </w:p>
        </w:tc>
        <w:tc>
          <w:tcPr>
            <w:tcW w:w="991" w:type="dxa"/>
          </w:tcPr>
          <w:p w14:paraId="31EB5E1B" w14:textId="77777777" w:rsidR="00651E0A" w:rsidRDefault="00F21562">
            <w:pPr>
              <w:jc w:val="center"/>
            </w:pPr>
            <w:r>
              <w:t>Feb 25</w:t>
            </w:r>
          </w:p>
        </w:tc>
        <w:tc>
          <w:tcPr>
            <w:tcW w:w="0" w:type="auto"/>
          </w:tcPr>
          <w:p w14:paraId="31EB5E1C" w14:textId="77777777" w:rsidR="00651E0A" w:rsidRDefault="00F21562">
            <w:pPr>
              <w:jc w:val="center"/>
            </w:pPr>
            <w:r>
              <w:t>0</w:t>
            </w:r>
          </w:p>
        </w:tc>
        <w:tc>
          <w:tcPr>
            <w:tcW w:w="0" w:type="auto"/>
          </w:tcPr>
          <w:p w14:paraId="31EB5E1D" w14:textId="77777777" w:rsidR="00651E0A" w:rsidRDefault="00F21562">
            <w:pPr>
              <w:jc w:val="center"/>
            </w:pPr>
            <w:r>
              <w:t>0</w:t>
            </w:r>
          </w:p>
        </w:tc>
        <w:tc>
          <w:tcPr>
            <w:tcW w:w="0" w:type="auto"/>
          </w:tcPr>
          <w:p w14:paraId="31EB5E1E" w14:textId="77777777" w:rsidR="00651E0A" w:rsidRDefault="00F21562">
            <w:pPr>
              <w:jc w:val="center"/>
            </w:pPr>
            <w:r>
              <w:t>2</w:t>
            </w:r>
          </w:p>
        </w:tc>
        <w:tc>
          <w:tcPr>
            <w:tcW w:w="0" w:type="auto"/>
          </w:tcPr>
          <w:p w14:paraId="31EB5E1F" w14:textId="77777777" w:rsidR="00651E0A" w:rsidRDefault="00F21562">
            <w:pPr>
              <w:jc w:val="center"/>
            </w:pPr>
            <w:r>
              <w:t>0</w:t>
            </w:r>
          </w:p>
        </w:tc>
        <w:tc>
          <w:tcPr>
            <w:tcW w:w="0" w:type="auto"/>
          </w:tcPr>
          <w:p w14:paraId="31EB5E20" w14:textId="77777777" w:rsidR="00651E0A" w:rsidRDefault="00F21562">
            <w:pPr>
              <w:jc w:val="center"/>
            </w:pPr>
            <w:r>
              <w:t>0</w:t>
            </w:r>
          </w:p>
        </w:tc>
        <w:tc>
          <w:tcPr>
            <w:tcW w:w="0" w:type="auto"/>
          </w:tcPr>
          <w:p w14:paraId="31EB5E21" w14:textId="77777777" w:rsidR="00651E0A" w:rsidRDefault="00F21562">
            <w:pPr>
              <w:jc w:val="center"/>
            </w:pPr>
            <w:r>
              <w:t>0</w:t>
            </w:r>
          </w:p>
        </w:tc>
      </w:tr>
      <w:tr w:rsidR="00651E0A" w14:paraId="31EB5E2B"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23" w14:textId="77777777" w:rsidR="00651E0A" w:rsidRDefault="00F21562">
            <w:pPr>
              <w:jc w:val="center"/>
            </w:pPr>
            <w:r>
              <w:t>2021</w:t>
            </w:r>
          </w:p>
        </w:tc>
        <w:tc>
          <w:tcPr>
            <w:tcW w:w="991" w:type="dxa"/>
          </w:tcPr>
          <w:p w14:paraId="31EB5E24" w14:textId="77777777" w:rsidR="00651E0A" w:rsidRDefault="00F21562">
            <w:pPr>
              <w:jc w:val="center"/>
            </w:pPr>
            <w:r>
              <w:t>Mar 01</w:t>
            </w:r>
          </w:p>
        </w:tc>
        <w:tc>
          <w:tcPr>
            <w:tcW w:w="0" w:type="auto"/>
          </w:tcPr>
          <w:p w14:paraId="31EB5E25" w14:textId="77777777" w:rsidR="00651E0A" w:rsidRDefault="00F21562">
            <w:pPr>
              <w:jc w:val="center"/>
            </w:pPr>
            <w:r>
              <w:t>0</w:t>
            </w:r>
          </w:p>
        </w:tc>
        <w:tc>
          <w:tcPr>
            <w:tcW w:w="0" w:type="auto"/>
          </w:tcPr>
          <w:p w14:paraId="31EB5E26" w14:textId="77777777" w:rsidR="00651E0A" w:rsidRDefault="00F21562">
            <w:pPr>
              <w:jc w:val="center"/>
            </w:pPr>
            <w:r>
              <w:t>0</w:t>
            </w:r>
          </w:p>
        </w:tc>
        <w:tc>
          <w:tcPr>
            <w:tcW w:w="0" w:type="auto"/>
          </w:tcPr>
          <w:p w14:paraId="31EB5E27" w14:textId="77777777" w:rsidR="00651E0A" w:rsidRDefault="00F21562">
            <w:pPr>
              <w:jc w:val="center"/>
            </w:pPr>
            <w:r>
              <w:t>0</w:t>
            </w:r>
          </w:p>
        </w:tc>
        <w:tc>
          <w:tcPr>
            <w:tcW w:w="0" w:type="auto"/>
          </w:tcPr>
          <w:p w14:paraId="31EB5E28" w14:textId="77777777" w:rsidR="00651E0A" w:rsidRDefault="00F21562">
            <w:pPr>
              <w:jc w:val="center"/>
            </w:pPr>
            <w:r>
              <w:t>0</w:t>
            </w:r>
          </w:p>
        </w:tc>
        <w:tc>
          <w:tcPr>
            <w:tcW w:w="0" w:type="auto"/>
          </w:tcPr>
          <w:p w14:paraId="31EB5E29" w14:textId="77777777" w:rsidR="00651E0A" w:rsidRDefault="00F21562">
            <w:pPr>
              <w:jc w:val="center"/>
            </w:pPr>
            <w:r>
              <w:t>0</w:t>
            </w:r>
          </w:p>
        </w:tc>
        <w:tc>
          <w:tcPr>
            <w:tcW w:w="0" w:type="auto"/>
          </w:tcPr>
          <w:p w14:paraId="31EB5E2A" w14:textId="77777777" w:rsidR="00651E0A" w:rsidRDefault="00F21562">
            <w:pPr>
              <w:jc w:val="center"/>
            </w:pPr>
            <w:r>
              <w:t>0</w:t>
            </w:r>
          </w:p>
        </w:tc>
      </w:tr>
      <w:tr w:rsidR="00651E0A" w14:paraId="31EB5E34"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2C" w14:textId="77777777" w:rsidR="00651E0A" w:rsidRDefault="00F21562">
            <w:pPr>
              <w:jc w:val="center"/>
            </w:pPr>
            <w:r>
              <w:t>2021</w:t>
            </w:r>
          </w:p>
        </w:tc>
        <w:tc>
          <w:tcPr>
            <w:tcW w:w="991" w:type="dxa"/>
          </w:tcPr>
          <w:p w14:paraId="31EB5E2D" w14:textId="77777777" w:rsidR="00651E0A" w:rsidRDefault="00F21562">
            <w:pPr>
              <w:jc w:val="center"/>
            </w:pPr>
            <w:r>
              <w:t>Mar 17</w:t>
            </w:r>
          </w:p>
        </w:tc>
        <w:tc>
          <w:tcPr>
            <w:tcW w:w="0" w:type="auto"/>
          </w:tcPr>
          <w:p w14:paraId="31EB5E2E" w14:textId="77777777" w:rsidR="00651E0A" w:rsidRDefault="00F21562">
            <w:pPr>
              <w:jc w:val="center"/>
            </w:pPr>
            <w:r>
              <w:t>0</w:t>
            </w:r>
          </w:p>
        </w:tc>
        <w:tc>
          <w:tcPr>
            <w:tcW w:w="0" w:type="auto"/>
          </w:tcPr>
          <w:p w14:paraId="31EB5E2F" w14:textId="77777777" w:rsidR="00651E0A" w:rsidRDefault="00F21562">
            <w:pPr>
              <w:jc w:val="center"/>
            </w:pPr>
            <w:r>
              <w:t>0</w:t>
            </w:r>
          </w:p>
        </w:tc>
        <w:tc>
          <w:tcPr>
            <w:tcW w:w="0" w:type="auto"/>
          </w:tcPr>
          <w:p w14:paraId="31EB5E30" w14:textId="77777777" w:rsidR="00651E0A" w:rsidRDefault="00F21562">
            <w:pPr>
              <w:jc w:val="center"/>
            </w:pPr>
            <w:r>
              <w:t>1</w:t>
            </w:r>
          </w:p>
        </w:tc>
        <w:tc>
          <w:tcPr>
            <w:tcW w:w="0" w:type="auto"/>
          </w:tcPr>
          <w:p w14:paraId="31EB5E31" w14:textId="77777777" w:rsidR="00651E0A" w:rsidRDefault="00F21562">
            <w:pPr>
              <w:jc w:val="center"/>
            </w:pPr>
            <w:r>
              <w:t>0</w:t>
            </w:r>
          </w:p>
        </w:tc>
        <w:tc>
          <w:tcPr>
            <w:tcW w:w="0" w:type="auto"/>
          </w:tcPr>
          <w:p w14:paraId="31EB5E32" w14:textId="77777777" w:rsidR="00651E0A" w:rsidRDefault="00F21562">
            <w:pPr>
              <w:jc w:val="center"/>
            </w:pPr>
            <w:r>
              <w:t>0</w:t>
            </w:r>
          </w:p>
        </w:tc>
        <w:tc>
          <w:tcPr>
            <w:tcW w:w="0" w:type="auto"/>
          </w:tcPr>
          <w:p w14:paraId="31EB5E33" w14:textId="77777777" w:rsidR="00651E0A" w:rsidRDefault="00F21562">
            <w:pPr>
              <w:jc w:val="center"/>
            </w:pPr>
            <w:r>
              <w:t>0</w:t>
            </w:r>
          </w:p>
        </w:tc>
      </w:tr>
      <w:tr w:rsidR="00651E0A" w14:paraId="31EB5E3D"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35" w14:textId="77777777" w:rsidR="00651E0A" w:rsidRDefault="00F21562">
            <w:pPr>
              <w:jc w:val="center"/>
            </w:pPr>
            <w:r>
              <w:t>2021</w:t>
            </w:r>
          </w:p>
        </w:tc>
        <w:tc>
          <w:tcPr>
            <w:tcW w:w="991" w:type="dxa"/>
          </w:tcPr>
          <w:p w14:paraId="31EB5E36" w14:textId="77777777" w:rsidR="00651E0A" w:rsidRDefault="00F21562">
            <w:pPr>
              <w:jc w:val="center"/>
            </w:pPr>
            <w:r>
              <w:t>Mar 25</w:t>
            </w:r>
          </w:p>
        </w:tc>
        <w:tc>
          <w:tcPr>
            <w:tcW w:w="0" w:type="auto"/>
          </w:tcPr>
          <w:p w14:paraId="31EB5E37" w14:textId="77777777" w:rsidR="00651E0A" w:rsidRDefault="00F21562">
            <w:pPr>
              <w:jc w:val="center"/>
            </w:pPr>
            <w:r>
              <w:t>0</w:t>
            </w:r>
          </w:p>
        </w:tc>
        <w:tc>
          <w:tcPr>
            <w:tcW w:w="0" w:type="auto"/>
          </w:tcPr>
          <w:p w14:paraId="31EB5E38" w14:textId="77777777" w:rsidR="00651E0A" w:rsidRDefault="00F21562">
            <w:pPr>
              <w:jc w:val="center"/>
            </w:pPr>
            <w:r>
              <w:t>0</w:t>
            </w:r>
          </w:p>
        </w:tc>
        <w:tc>
          <w:tcPr>
            <w:tcW w:w="0" w:type="auto"/>
          </w:tcPr>
          <w:p w14:paraId="31EB5E39" w14:textId="77777777" w:rsidR="00651E0A" w:rsidRDefault="00F21562">
            <w:pPr>
              <w:jc w:val="center"/>
            </w:pPr>
            <w:r>
              <w:t>2</w:t>
            </w:r>
          </w:p>
        </w:tc>
        <w:tc>
          <w:tcPr>
            <w:tcW w:w="0" w:type="auto"/>
          </w:tcPr>
          <w:p w14:paraId="31EB5E3A" w14:textId="77777777" w:rsidR="00651E0A" w:rsidRDefault="00F21562">
            <w:pPr>
              <w:jc w:val="center"/>
            </w:pPr>
            <w:r>
              <w:t>0</w:t>
            </w:r>
          </w:p>
        </w:tc>
        <w:tc>
          <w:tcPr>
            <w:tcW w:w="0" w:type="auto"/>
          </w:tcPr>
          <w:p w14:paraId="31EB5E3B" w14:textId="77777777" w:rsidR="00651E0A" w:rsidRDefault="00F21562">
            <w:pPr>
              <w:jc w:val="center"/>
            </w:pPr>
            <w:r>
              <w:t>0</w:t>
            </w:r>
          </w:p>
        </w:tc>
        <w:tc>
          <w:tcPr>
            <w:tcW w:w="0" w:type="auto"/>
          </w:tcPr>
          <w:p w14:paraId="31EB5E3C" w14:textId="77777777" w:rsidR="00651E0A" w:rsidRDefault="00F21562">
            <w:pPr>
              <w:jc w:val="center"/>
            </w:pPr>
            <w:r>
              <w:t>0</w:t>
            </w:r>
          </w:p>
        </w:tc>
      </w:tr>
      <w:tr w:rsidR="00651E0A" w14:paraId="31EB5E46"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3E" w14:textId="77777777" w:rsidR="00651E0A" w:rsidRDefault="00F21562">
            <w:pPr>
              <w:jc w:val="center"/>
            </w:pPr>
            <w:r>
              <w:t>2021</w:t>
            </w:r>
          </w:p>
        </w:tc>
        <w:tc>
          <w:tcPr>
            <w:tcW w:w="991" w:type="dxa"/>
          </w:tcPr>
          <w:p w14:paraId="31EB5E3F" w14:textId="77777777" w:rsidR="00651E0A" w:rsidRDefault="00F21562">
            <w:pPr>
              <w:jc w:val="center"/>
            </w:pPr>
            <w:r>
              <w:t>Apr 01</w:t>
            </w:r>
          </w:p>
        </w:tc>
        <w:tc>
          <w:tcPr>
            <w:tcW w:w="0" w:type="auto"/>
          </w:tcPr>
          <w:p w14:paraId="31EB5E40" w14:textId="77777777" w:rsidR="00651E0A" w:rsidRDefault="00F21562">
            <w:pPr>
              <w:jc w:val="center"/>
            </w:pPr>
            <w:r>
              <w:t>0</w:t>
            </w:r>
          </w:p>
        </w:tc>
        <w:tc>
          <w:tcPr>
            <w:tcW w:w="0" w:type="auto"/>
          </w:tcPr>
          <w:p w14:paraId="31EB5E41" w14:textId="77777777" w:rsidR="00651E0A" w:rsidRDefault="00F21562">
            <w:pPr>
              <w:jc w:val="center"/>
            </w:pPr>
            <w:r>
              <w:t>0</w:t>
            </w:r>
          </w:p>
        </w:tc>
        <w:tc>
          <w:tcPr>
            <w:tcW w:w="0" w:type="auto"/>
          </w:tcPr>
          <w:p w14:paraId="31EB5E42" w14:textId="77777777" w:rsidR="00651E0A" w:rsidRDefault="00F21562">
            <w:pPr>
              <w:jc w:val="center"/>
            </w:pPr>
            <w:r>
              <w:t>1</w:t>
            </w:r>
          </w:p>
        </w:tc>
        <w:tc>
          <w:tcPr>
            <w:tcW w:w="0" w:type="auto"/>
          </w:tcPr>
          <w:p w14:paraId="31EB5E43" w14:textId="77777777" w:rsidR="00651E0A" w:rsidRDefault="00F21562">
            <w:pPr>
              <w:jc w:val="center"/>
            </w:pPr>
            <w:r>
              <w:t>1</w:t>
            </w:r>
          </w:p>
        </w:tc>
        <w:tc>
          <w:tcPr>
            <w:tcW w:w="0" w:type="auto"/>
          </w:tcPr>
          <w:p w14:paraId="31EB5E44" w14:textId="77777777" w:rsidR="00651E0A" w:rsidRDefault="00F21562">
            <w:pPr>
              <w:jc w:val="center"/>
            </w:pPr>
            <w:r>
              <w:t>0</w:t>
            </w:r>
          </w:p>
        </w:tc>
        <w:tc>
          <w:tcPr>
            <w:tcW w:w="0" w:type="auto"/>
          </w:tcPr>
          <w:p w14:paraId="31EB5E45" w14:textId="77777777" w:rsidR="00651E0A" w:rsidRDefault="00F21562">
            <w:pPr>
              <w:jc w:val="center"/>
            </w:pPr>
            <w:r>
              <w:t>0</w:t>
            </w:r>
          </w:p>
        </w:tc>
      </w:tr>
      <w:tr w:rsidR="00651E0A" w14:paraId="31EB5E4F"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47" w14:textId="77777777" w:rsidR="00651E0A" w:rsidRDefault="00F21562">
            <w:pPr>
              <w:jc w:val="center"/>
            </w:pPr>
            <w:r>
              <w:t>2021</w:t>
            </w:r>
          </w:p>
        </w:tc>
        <w:tc>
          <w:tcPr>
            <w:tcW w:w="991" w:type="dxa"/>
          </w:tcPr>
          <w:p w14:paraId="31EB5E48" w14:textId="77777777" w:rsidR="00651E0A" w:rsidRDefault="00F21562">
            <w:pPr>
              <w:jc w:val="center"/>
            </w:pPr>
            <w:r>
              <w:t>Apr 08</w:t>
            </w:r>
          </w:p>
        </w:tc>
        <w:tc>
          <w:tcPr>
            <w:tcW w:w="0" w:type="auto"/>
          </w:tcPr>
          <w:p w14:paraId="31EB5E49" w14:textId="77777777" w:rsidR="00651E0A" w:rsidRDefault="00F21562">
            <w:pPr>
              <w:jc w:val="center"/>
            </w:pPr>
            <w:r>
              <w:t>0</w:t>
            </w:r>
          </w:p>
        </w:tc>
        <w:tc>
          <w:tcPr>
            <w:tcW w:w="0" w:type="auto"/>
          </w:tcPr>
          <w:p w14:paraId="31EB5E4A" w14:textId="77777777" w:rsidR="00651E0A" w:rsidRDefault="00F21562">
            <w:pPr>
              <w:jc w:val="center"/>
            </w:pPr>
            <w:r>
              <w:t>0</w:t>
            </w:r>
          </w:p>
        </w:tc>
        <w:tc>
          <w:tcPr>
            <w:tcW w:w="0" w:type="auto"/>
          </w:tcPr>
          <w:p w14:paraId="31EB5E4B" w14:textId="77777777" w:rsidR="00651E0A" w:rsidRDefault="00F21562">
            <w:pPr>
              <w:jc w:val="center"/>
            </w:pPr>
            <w:r>
              <w:t>5</w:t>
            </w:r>
          </w:p>
        </w:tc>
        <w:tc>
          <w:tcPr>
            <w:tcW w:w="0" w:type="auto"/>
          </w:tcPr>
          <w:p w14:paraId="31EB5E4C" w14:textId="77777777" w:rsidR="00651E0A" w:rsidRDefault="00F21562">
            <w:pPr>
              <w:jc w:val="center"/>
            </w:pPr>
            <w:r>
              <w:t>1</w:t>
            </w:r>
          </w:p>
        </w:tc>
        <w:tc>
          <w:tcPr>
            <w:tcW w:w="0" w:type="auto"/>
          </w:tcPr>
          <w:p w14:paraId="31EB5E4D" w14:textId="77777777" w:rsidR="00651E0A" w:rsidRDefault="00F21562">
            <w:pPr>
              <w:jc w:val="center"/>
            </w:pPr>
            <w:r>
              <w:t>0</w:t>
            </w:r>
          </w:p>
        </w:tc>
        <w:tc>
          <w:tcPr>
            <w:tcW w:w="0" w:type="auto"/>
          </w:tcPr>
          <w:p w14:paraId="31EB5E4E" w14:textId="77777777" w:rsidR="00651E0A" w:rsidRDefault="00F21562">
            <w:pPr>
              <w:jc w:val="center"/>
            </w:pPr>
            <w:r>
              <w:t>0</w:t>
            </w:r>
          </w:p>
        </w:tc>
      </w:tr>
      <w:tr w:rsidR="00651E0A" w14:paraId="31EB5E58"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50" w14:textId="77777777" w:rsidR="00651E0A" w:rsidRDefault="00F21562">
            <w:pPr>
              <w:jc w:val="center"/>
            </w:pPr>
            <w:r>
              <w:t>2021</w:t>
            </w:r>
          </w:p>
        </w:tc>
        <w:tc>
          <w:tcPr>
            <w:tcW w:w="991" w:type="dxa"/>
          </w:tcPr>
          <w:p w14:paraId="31EB5E51" w14:textId="77777777" w:rsidR="00651E0A" w:rsidRDefault="00F21562">
            <w:pPr>
              <w:jc w:val="center"/>
            </w:pPr>
            <w:r>
              <w:t>Apr 14</w:t>
            </w:r>
          </w:p>
        </w:tc>
        <w:tc>
          <w:tcPr>
            <w:tcW w:w="0" w:type="auto"/>
          </w:tcPr>
          <w:p w14:paraId="31EB5E52" w14:textId="77777777" w:rsidR="00651E0A" w:rsidRDefault="00F21562">
            <w:pPr>
              <w:jc w:val="center"/>
            </w:pPr>
            <w:r>
              <w:t>0</w:t>
            </w:r>
          </w:p>
        </w:tc>
        <w:tc>
          <w:tcPr>
            <w:tcW w:w="0" w:type="auto"/>
          </w:tcPr>
          <w:p w14:paraId="31EB5E53" w14:textId="77777777" w:rsidR="00651E0A" w:rsidRDefault="00F21562">
            <w:pPr>
              <w:jc w:val="center"/>
            </w:pPr>
            <w:r>
              <w:t>0</w:t>
            </w:r>
          </w:p>
        </w:tc>
        <w:tc>
          <w:tcPr>
            <w:tcW w:w="0" w:type="auto"/>
          </w:tcPr>
          <w:p w14:paraId="31EB5E54" w14:textId="77777777" w:rsidR="00651E0A" w:rsidRDefault="00F21562">
            <w:pPr>
              <w:jc w:val="center"/>
            </w:pPr>
            <w:r>
              <w:t>4</w:t>
            </w:r>
          </w:p>
        </w:tc>
        <w:tc>
          <w:tcPr>
            <w:tcW w:w="0" w:type="auto"/>
          </w:tcPr>
          <w:p w14:paraId="31EB5E55" w14:textId="77777777" w:rsidR="00651E0A" w:rsidRDefault="00F21562">
            <w:pPr>
              <w:jc w:val="center"/>
            </w:pPr>
            <w:r>
              <w:t>0</w:t>
            </w:r>
          </w:p>
        </w:tc>
        <w:tc>
          <w:tcPr>
            <w:tcW w:w="0" w:type="auto"/>
          </w:tcPr>
          <w:p w14:paraId="31EB5E56" w14:textId="77777777" w:rsidR="00651E0A" w:rsidRDefault="00F21562">
            <w:pPr>
              <w:jc w:val="center"/>
            </w:pPr>
            <w:r>
              <w:t>0</w:t>
            </w:r>
          </w:p>
        </w:tc>
        <w:tc>
          <w:tcPr>
            <w:tcW w:w="0" w:type="auto"/>
          </w:tcPr>
          <w:p w14:paraId="31EB5E57" w14:textId="77777777" w:rsidR="00651E0A" w:rsidRDefault="00F21562">
            <w:pPr>
              <w:jc w:val="center"/>
            </w:pPr>
            <w:r>
              <w:t>0</w:t>
            </w:r>
          </w:p>
        </w:tc>
      </w:tr>
      <w:tr w:rsidR="00651E0A" w14:paraId="31EB5E61"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59" w14:textId="77777777" w:rsidR="00651E0A" w:rsidRDefault="00F21562">
            <w:pPr>
              <w:jc w:val="center"/>
            </w:pPr>
            <w:r>
              <w:t>2021</w:t>
            </w:r>
          </w:p>
        </w:tc>
        <w:tc>
          <w:tcPr>
            <w:tcW w:w="991" w:type="dxa"/>
          </w:tcPr>
          <w:p w14:paraId="31EB5E5A" w14:textId="77777777" w:rsidR="00651E0A" w:rsidRDefault="00F21562">
            <w:pPr>
              <w:jc w:val="center"/>
            </w:pPr>
            <w:r>
              <w:t>Apr 28</w:t>
            </w:r>
          </w:p>
        </w:tc>
        <w:tc>
          <w:tcPr>
            <w:tcW w:w="0" w:type="auto"/>
          </w:tcPr>
          <w:p w14:paraId="31EB5E5B" w14:textId="77777777" w:rsidR="00651E0A" w:rsidRDefault="00F21562">
            <w:pPr>
              <w:jc w:val="center"/>
            </w:pPr>
            <w:r>
              <w:t>2</w:t>
            </w:r>
          </w:p>
        </w:tc>
        <w:tc>
          <w:tcPr>
            <w:tcW w:w="0" w:type="auto"/>
          </w:tcPr>
          <w:p w14:paraId="31EB5E5C" w14:textId="77777777" w:rsidR="00651E0A" w:rsidRDefault="00F21562">
            <w:pPr>
              <w:jc w:val="center"/>
            </w:pPr>
            <w:r>
              <w:t>0</w:t>
            </w:r>
          </w:p>
        </w:tc>
        <w:tc>
          <w:tcPr>
            <w:tcW w:w="0" w:type="auto"/>
          </w:tcPr>
          <w:p w14:paraId="31EB5E5D" w14:textId="77777777" w:rsidR="00651E0A" w:rsidRDefault="00F21562">
            <w:pPr>
              <w:jc w:val="center"/>
            </w:pPr>
            <w:r>
              <w:t>1</w:t>
            </w:r>
          </w:p>
        </w:tc>
        <w:tc>
          <w:tcPr>
            <w:tcW w:w="0" w:type="auto"/>
          </w:tcPr>
          <w:p w14:paraId="31EB5E5E" w14:textId="77777777" w:rsidR="00651E0A" w:rsidRDefault="00F21562">
            <w:pPr>
              <w:jc w:val="center"/>
            </w:pPr>
            <w:r>
              <w:t>0</w:t>
            </w:r>
          </w:p>
        </w:tc>
        <w:tc>
          <w:tcPr>
            <w:tcW w:w="0" w:type="auto"/>
          </w:tcPr>
          <w:p w14:paraId="31EB5E5F" w14:textId="77777777" w:rsidR="00651E0A" w:rsidRDefault="00F21562">
            <w:pPr>
              <w:jc w:val="center"/>
            </w:pPr>
            <w:r>
              <w:t>0</w:t>
            </w:r>
          </w:p>
        </w:tc>
        <w:tc>
          <w:tcPr>
            <w:tcW w:w="0" w:type="auto"/>
          </w:tcPr>
          <w:p w14:paraId="31EB5E60" w14:textId="77777777" w:rsidR="00651E0A" w:rsidRDefault="00F21562">
            <w:pPr>
              <w:jc w:val="center"/>
            </w:pPr>
            <w:r>
              <w:t>0</w:t>
            </w:r>
          </w:p>
        </w:tc>
      </w:tr>
      <w:tr w:rsidR="00651E0A" w14:paraId="31EB5E6A"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62" w14:textId="77777777" w:rsidR="00651E0A" w:rsidRDefault="00F21562">
            <w:pPr>
              <w:jc w:val="center"/>
            </w:pPr>
            <w:r>
              <w:t>2021</w:t>
            </w:r>
          </w:p>
        </w:tc>
        <w:tc>
          <w:tcPr>
            <w:tcW w:w="991" w:type="dxa"/>
          </w:tcPr>
          <w:p w14:paraId="31EB5E63" w14:textId="77777777" w:rsidR="00651E0A" w:rsidRDefault="00F21562">
            <w:pPr>
              <w:jc w:val="center"/>
            </w:pPr>
            <w:r>
              <w:t>May 06</w:t>
            </w:r>
          </w:p>
        </w:tc>
        <w:tc>
          <w:tcPr>
            <w:tcW w:w="0" w:type="auto"/>
          </w:tcPr>
          <w:p w14:paraId="31EB5E64" w14:textId="77777777" w:rsidR="00651E0A" w:rsidRDefault="00F21562">
            <w:pPr>
              <w:jc w:val="center"/>
            </w:pPr>
            <w:r>
              <w:t>0</w:t>
            </w:r>
          </w:p>
        </w:tc>
        <w:tc>
          <w:tcPr>
            <w:tcW w:w="0" w:type="auto"/>
          </w:tcPr>
          <w:p w14:paraId="31EB5E65" w14:textId="77777777" w:rsidR="00651E0A" w:rsidRDefault="00F21562">
            <w:pPr>
              <w:jc w:val="center"/>
            </w:pPr>
            <w:r>
              <w:t>0</w:t>
            </w:r>
          </w:p>
        </w:tc>
        <w:tc>
          <w:tcPr>
            <w:tcW w:w="0" w:type="auto"/>
          </w:tcPr>
          <w:p w14:paraId="31EB5E66" w14:textId="77777777" w:rsidR="00651E0A" w:rsidRDefault="00F21562">
            <w:pPr>
              <w:jc w:val="center"/>
            </w:pPr>
            <w:r>
              <w:t>0</w:t>
            </w:r>
          </w:p>
        </w:tc>
        <w:tc>
          <w:tcPr>
            <w:tcW w:w="0" w:type="auto"/>
          </w:tcPr>
          <w:p w14:paraId="31EB5E67" w14:textId="77777777" w:rsidR="00651E0A" w:rsidRDefault="00F21562">
            <w:pPr>
              <w:jc w:val="center"/>
            </w:pPr>
            <w:r>
              <w:t>0</w:t>
            </w:r>
          </w:p>
        </w:tc>
        <w:tc>
          <w:tcPr>
            <w:tcW w:w="0" w:type="auto"/>
          </w:tcPr>
          <w:p w14:paraId="31EB5E68" w14:textId="77777777" w:rsidR="00651E0A" w:rsidRDefault="00F21562">
            <w:pPr>
              <w:jc w:val="center"/>
            </w:pPr>
            <w:r>
              <w:t>0</w:t>
            </w:r>
          </w:p>
        </w:tc>
        <w:tc>
          <w:tcPr>
            <w:tcW w:w="0" w:type="auto"/>
          </w:tcPr>
          <w:p w14:paraId="31EB5E69" w14:textId="77777777" w:rsidR="00651E0A" w:rsidRDefault="00F21562">
            <w:pPr>
              <w:jc w:val="center"/>
            </w:pPr>
            <w:r>
              <w:t>0</w:t>
            </w:r>
          </w:p>
        </w:tc>
      </w:tr>
      <w:tr w:rsidR="00651E0A" w14:paraId="31EB5E73"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6B" w14:textId="77777777" w:rsidR="00651E0A" w:rsidRDefault="00F21562">
            <w:pPr>
              <w:jc w:val="center"/>
            </w:pPr>
            <w:r>
              <w:t>2021</w:t>
            </w:r>
          </w:p>
        </w:tc>
        <w:tc>
          <w:tcPr>
            <w:tcW w:w="991" w:type="dxa"/>
          </w:tcPr>
          <w:p w14:paraId="31EB5E6C" w14:textId="77777777" w:rsidR="00651E0A" w:rsidRDefault="00F21562">
            <w:pPr>
              <w:jc w:val="center"/>
            </w:pPr>
            <w:r>
              <w:t>May 12</w:t>
            </w:r>
          </w:p>
        </w:tc>
        <w:tc>
          <w:tcPr>
            <w:tcW w:w="0" w:type="auto"/>
          </w:tcPr>
          <w:p w14:paraId="31EB5E6D" w14:textId="77777777" w:rsidR="00651E0A" w:rsidRDefault="00F21562">
            <w:pPr>
              <w:jc w:val="center"/>
            </w:pPr>
            <w:r>
              <w:t>0</w:t>
            </w:r>
          </w:p>
        </w:tc>
        <w:tc>
          <w:tcPr>
            <w:tcW w:w="0" w:type="auto"/>
          </w:tcPr>
          <w:p w14:paraId="31EB5E6E" w14:textId="77777777" w:rsidR="00651E0A" w:rsidRDefault="00F21562">
            <w:pPr>
              <w:jc w:val="center"/>
            </w:pPr>
            <w:r>
              <w:t>0</w:t>
            </w:r>
          </w:p>
        </w:tc>
        <w:tc>
          <w:tcPr>
            <w:tcW w:w="0" w:type="auto"/>
          </w:tcPr>
          <w:p w14:paraId="31EB5E6F" w14:textId="77777777" w:rsidR="00651E0A" w:rsidRDefault="00F21562">
            <w:pPr>
              <w:jc w:val="center"/>
            </w:pPr>
            <w:r>
              <w:t>0</w:t>
            </w:r>
          </w:p>
        </w:tc>
        <w:tc>
          <w:tcPr>
            <w:tcW w:w="0" w:type="auto"/>
          </w:tcPr>
          <w:p w14:paraId="31EB5E70" w14:textId="77777777" w:rsidR="00651E0A" w:rsidRDefault="00F21562">
            <w:pPr>
              <w:jc w:val="center"/>
            </w:pPr>
            <w:r>
              <w:t>0</w:t>
            </w:r>
          </w:p>
        </w:tc>
        <w:tc>
          <w:tcPr>
            <w:tcW w:w="0" w:type="auto"/>
          </w:tcPr>
          <w:p w14:paraId="31EB5E71" w14:textId="77777777" w:rsidR="00651E0A" w:rsidRDefault="00F21562">
            <w:pPr>
              <w:jc w:val="center"/>
            </w:pPr>
            <w:r>
              <w:t>0</w:t>
            </w:r>
          </w:p>
        </w:tc>
        <w:tc>
          <w:tcPr>
            <w:tcW w:w="0" w:type="auto"/>
          </w:tcPr>
          <w:p w14:paraId="31EB5E72" w14:textId="77777777" w:rsidR="00651E0A" w:rsidRDefault="00F21562">
            <w:pPr>
              <w:jc w:val="center"/>
            </w:pPr>
            <w:r>
              <w:t>0</w:t>
            </w:r>
          </w:p>
        </w:tc>
      </w:tr>
      <w:tr w:rsidR="00651E0A" w14:paraId="31EB5E7C"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74" w14:textId="77777777" w:rsidR="00651E0A" w:rsidRDefault="00F21562">
            <w:pPr>
              <w:jc w:val="center"/>
            </w:pPr>
            <w:r>
              <w:t>2021</w:t>
            </w:r>
          </w:p>
        </w:tc>
        <w:tc>
          <w:tcPr>
            <w:tcW w:w="991" w:type="dxa"/>
          </w:tcPr>
          <w:p w14:paraId="31EB5E75" w14:textId="77777777" w:rsidR="00651E0A" w:rsidRDefault="00F21562">
            <w:pPr>
              <w:jc w:val="center"/>
            </w:pPr>
            <w:r>
              <w:t>Jun 08</w:t>
            </w:r>
          </w:p>
        </w:tc>
        <w:tc>
          <w:tcPr>
            <w:tcW w:w="0" w:type="auto"/>
          </w:tcPr>
          <w:p w14:paraId="31EB5E76" w14:textId="77777777" w:rsidR="00651E0A" w:rsidRDefault="00F21562">
            <w:pPr>
              <w:jc w:val="center"/>
            </w:pPr>
            <w:r>
              <w:t>3</w:t>
            </w:r>
          </w:p>
        </w:tc>
        <w:tc>
          <w:tcPr>
            <w:tcW w:w="0" w:type="auto"/>
          </w:tcPr>
          <w:p w14:paraId="31EB5E77" w14:textId="77777777" w:rsidR="00651E0A" w:rsidRDefault="00F21562">
            <w:pPr>
              <w:jc w:val="center"/>
            </w:pPr>
            <w:r>
              <w:t>0</w:t>
            </w:r>
          </w:p>
        </w:tc>
        <w:tc>
          <w:tcPr>
            <w:tcW w:w="0" w:type="auto"/>
          </w:tcPr>
          <w:p w14:paraId="31EB5E78" w14:textId="77777777" w:rsidR="00651E0A" w:rsidRDefault="00F21562">
            <w:pPr>
              <w:jc w:val="center"/>
            </w:pPr>
            <w:r>
              <w:t>0</w:t>
            </w:r>
          </w:p>
        </w:tc>
        <w:tc>
          <w:tcPr>
            <w:tcW w:w="0" w:type="auto"/>
          </w:tcPr>
          <w:p w14:paraId="31EB5E79" w14:textId="77777777" w:rsidR="00651E0A" w:rsidRDefault="00F21562">
            <w:pPr>
              <w:jc w:val="center"/>
            </w:pPr>
            <w:r>
              <w:t>0</w:t>
            </w:r>
          </w:p>
        </w:tc>
        <w:tc>
          <w:tcPr>
            <w:tcW w:w="0" w:type="auto"/>
          </w:tcPr>
          <w:p w14:paraId="31EB5E7A" w14:textId="77777777" w:rsidR="00651E0A" w:rsidRDefault="00F21562">
            <w:pPr>
              <w:jc w:val="center"/>
            </w:pPr>
            <w:r>
              <w:t>0</w:t>
            </w:r>
          </w:p>
        </w:tc>
        <w:tc>
          <w:tcPr>
            <w:tcW w:w="0" w:type="auto"/>
          </w:tcPr>
          <w:p w14:paraId="31EB5E7B" w14:textId="77777777" w:rsidR="00651E0A" w:rsidRDefault="00F21562">
            <w:pPr>
              <w:jc w:val="center"/>
            </w:pPr>
            <w:r>
              <w:t>0</w:t>
            </w:r>
          </w:p>
        </w:tc>
      </w:tr>
      <w:tr w:rsidR="00651E0A" w14:paraId="31EB5E8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7D" w14:textId="77777777" w:rsidR="00651E0A" w:rsidRDefault="00F21562">
            <w:pPr>
              <w:jc w:val="center"/>
            </w:pPr>
            <w:r>
              <w:t>2021</w:t>
            </w:r>
          </w:p>
        </w:tc>
        <w:tc>
          <w:tcPr>
            <w:tcW w:w="991" w:type="dxa"/>
          </w:tcPr>
          <w:p w14:paraId="31EB5E7E" w14:textId="77777777" w:rsidR="00651E0A" w:rsidRDefault="00F21562">
            <w:pPr>
              <w:jc w:val="center"/>
            </w:pPr>
            <w:r>
              <w:t>Jun 09</w:t>
            </w:r>
          </w:p>
        </w:tc>
        <w:tc>
          <w:tcPr>
            <w:tcW w:w="0" w:type="auto"/>
          </w:tcPr>
          <w:p w14:paraId="31EB5E7F" w14:textId="77777777" w:rsidR="00651E0A" w:rsidRDefault="00F21562">
            <w:pPr>
              <w:jc w:val="center"/>
            </w:pPr>
            <w:r>
              <w:t>0</w:t>
            </w:r>
          </w:p>
        </w:tc>
        <w:tc>
          <w:tcPr>
            <w:tcW w:w="0" w:type="auto"/>
          </w:tcPr>
          <w:p w14:paraId="31EB5E80" w14:textId="77777777" w:rsidR="00651E0A" w:rsidRDefault="00F21562">
            <w:pPr>
              <w:jc w:val="center"/>
            </w:pPr>
            <w:r>
              <w:t>0</w:t>
            </w:r>
          </w:p>
        </w:tc>
        <w:tc>
          <w:tcPr>
            <w:tcW w:w="0" w:type="auto"/>
          </w:tcPr>
          <w:p w14:paraId="31EB5E81" w14:textId="77777777" w:rsidR="00651E0A" w:rsidRDefault="00F21562">
            <w:pPr>
              <w:jc w:val="center"/>
            </w:pPr>
            <w:r>
              <w:t>0</w:t>
            </w:r>
          </w:p>
        </w:tc>
        <w:tc>
          <w:tcPr>
            <w:tcW w:w="0" w:type="auto"/>
          </w:tcPr>
          <w:p w14:paraId="31EB5E82" w14:textId="77777777" w:rsidR="00651E0A" w:rsidRDefault="00F21562">
            <w:pPr>
              <w:jc w:val="center"/>
            </w:pPr>
            <w:r>
              <w:t>0</w:t>
            </w:r>
          </w:p>
        </w:tc>
        <w:tc>
          <w:tcPr>
            <w:tcW w:w="0" w:type="auto"/>
          </w:tcPr>
          <w:p w14:paraId="31EB5E83" w14:textId="77777777" w:rsidR="00651E0A" w:rsidRDefault="00F21562">
            <w:pPr>
              <w:jc w:val="center"/>
            </w:pPr>
            <w:r>
              <w:t>1</w:t>
            </w:r>
          </w:p>
        </w:tc>
        <w:tc>
          <w:tcPr>
            <w:tcW w:w="0" w:type="auto"/>
          </w:tcPr>
          <w:p w14:paraId="31EB5E84" w14:textId="77777777" w:rsidR="00651E0A" w:rsidRDefault="00F21562">
            <w:pPr>
              <w:jc w:val="center"/>
            </w:pPr>
            <w:r>
              <w:t>0</w:t>
            </w:r>
          </w:p>
        </w:tc>
      </w:tr>
      <w:tr w:rsidR="00651E0A" w14:paraId="31EB5E8E"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86" w14:textId="77777777" w:rsidR="00651E0A" w:rsidRDefault="00F21562">
            <w:pPr>
              <w:jc w:val="center"/>
            </w:pPr>
            <w:r>
              <w:t>2021</w:t>
            </w:r>
          </w:p>
        </w:tc>
        <w:tc>
          <w:tcPr>
            <w:tcW w:w="991" w:type="dxa"/>
          </w:tcPr>
          <w:p w14:paraId="31EB5E87" w14:textId="77777777" w:rsidR="00651E0A" w:rsidRDefault="00F21562">
            <w:pPr>
              <w:jc w:val="center"/>
            </w:pPr>
            <w:r>
              <w:t>Jun 17</w:t>
            </w:r>
          </w:p>
        </w:tc>
        <w:tc>
          <w:tcPr>
            <w:tcW w:w="0" w:type="auto"/>
          </w:tcPr>
          <w:p w14:paraId="31EB5E88" w14:textId="77777777" w:rsidR="00651E0A" w:rsidRDefault="00F21562">
            <w:pPr>
              <w:jc w:val="center"/>
            </w:pPr>
            <w:r>
              <w:t>2</w:t>
            </w:r>
          </w:p>
        </w:tc>
        <w:tc>
          <w:tcPr>
            <w:tcW w:w="0" w:type="auto"/>
          </w:tcPr>
          <w:p w14:paraId="31EB5E89" w14:textId="77777777" w:rsidR="00651E0A" w:rsidRDefault="00F21562">
            <w:pPr>
              <w:jc w:val="center"/>
            </w:pPr>
            <w:r>
              <w:t>0</w:t>
            </w:r>
          </w:p>
        </w:tc>
        <w:tc>
          <w:tcPr>
            <w:tcW w:w="0" w:type="auto"/>
          </w:tcPr>
          <w:p w14:paraId="31EB5E8A" w14:textId="77777777" w:rsidR="00651E0A" w:rsidRDefault="00F21562">
            <w:pPr>
              <w:jc w:val="center"/>
            </w:pPr>
            <w:r>
              <w:t>0</w:t>
            </w:r>
          </w:p>
        </w:tc>
        <w:tc>
          <w:tcPr>
            <w:tcW w:w="0" w:type="auto"/>
          </w:tcPr>
          <w:p w14:paraId="31EB5E8B" w14:textId="77777777" w:rsidR="00651E0A" w:rsidRDefault="00F21562">
            <w:pPr>
              <w:jc w:val="center"/>
            </w:pPr>
            <w:r>
              <w:t>0</w:t>
            </w:r>
          </w:p>
        </w:tc>
        <w:tc>
          <w:tcPr>
            <w:tcW w:w="0" w:type="auto"/>
          </w:tcPr>
          <w:p w14:paraId="31EB5E8C" w14:textId="77777777" w:rsidR="00651E0A" w:rsidRDefault="00F21562">
            <w:pPr>
              <w:jc w:val="center"/>
            </w:pPr>
            <w:r>
              <w:t>0</w:t>
            </w:r>
          </w:p>
        </w:tc>
        <w:tc>
          <w:tcPr>
            <w:tcW w:w="0" w:type="auto"/>
          </w:tcPr>
          <w:p w14:paraId="31EB5E8D" w14:textId="77777777" w:rsidR="00651E0A" w:rsidRDefault="00F21562">
            <w:pPr>
              <w:jc w:val="center"/>
            </w:pPr>
            <w:r>
              <w:t>0</w:t>
            </w:r>
          </w:p>
        </w:tc>
      </w:tr>
      <w:tr w:rsidR="00651E0A" w14:paraId="31EB5E97"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8F" w14:textId="77777777" w:rsidR="00651E0A" w:rsidRDefault="00F21562">
            <w:pPr>
              <w:jc w:val="center"/>
            </w:pPr>
            <w:r>
              <w:t>2021</w:t>
            </w:r>
          </w:p>
        </w:tc>
        <w:tc>
          <w:tcPr>
            <w:tcW w:w="991" w:type="dxa"/>
          </w:tcPr>
          <w:p w14:paraId="31EB5E90" w14:textId="77777777" w:rsidR="00651E0A" w:rsidRDefault="00F21562">
            <w:pPr>
              <w:jc w:val="center"/>
            </w:pPr>
            <w:r>
              <w:t>Total</w:t>
            </w:r>
          </w:p>
        </w:tc>
        <w:tc>
          <w:tcPr>
            <w:tcW w:w="0" w:type="auto"/>
          </w:tcPr>
          <w:p w14:paraId="31EB5E91" w14:textId="77777777" w:rsidR="00651E0A" w:rsidRDefault="00F21562">
            <w:pPr>
              <w:jc w:val="center"/>
            </w:pPr>
            <w:r>
              <w:t>11</w:t>
            </w:r>
          </w:p>
        </w:tc>
        <w:tc>
          <w:tcPr>
            <w:tcW w:w="0" w:type="auto"/>
          </w:tcPr>
          <w:p w14:paraId="31EB5E92" w14:textId="77777777" w:rsidR="00651E0A" w:rsidRDefault="00F21562">
            <w:pPr>
              <w:jc w:val="center"/>
            </w:pPr>
            <w:r>
              <w:t>0</w:t>
            </w:r>
          </w:p>
        </w:tc>
        <w:tc>
          <w:tcPr>
            <w:tcW w:w="0" w:type="auto"/>
          </w:tcPr>
          <w:p w14:paraId="31EB5E93" w14:textId="77777777" w:rsidR="00651E0A" w:rsidRDefault="00F21562">
            <w:pPr>
              <w:jc w:val="center"/>
            </w:pPr>
            <w:r>
              <w:t>19</w:t>
            </w:r>
          </w:p>
        </w:tc>
        <w:tc>
          <w:tcPr>
            <w:tcW w:w="0" w:type="auto"/>
          </w:tcPr>
          <w:p w14:paraId="31EB5E94" w14:textId="77777777" w:rsidR="00651E0A" w:rsidRDefault="00F21562">
            <w:pPr>
              <w:jc w:val="center"/>
            </w:pPr>
            <w:r>
              <w:t>2</w:t>
            </w:r>
          </w:p>
        </w:tc>
        <w:tc>
          <w:tcPr>
            <w:tcW w:w="0" w:type="auto"/>
          </w:tcPr>
          <w:p w14:paraId="31EB5E95" w14:textId="77777777" w:rsidR="00651E0A" w:rsidRDefault="00F21562">
            <w:pPr>
              <w:jc w:val="center"/>
            </w:pPr>
            <w:r>
              <w:t>1</w:t>
            </w:r>
          </w:p>
        </w:tc>
        <w:tc>
          <w:tcPr>
            <w:tcW w:w="0" w:type="auto"/>
          </w:tcPr>
          <w:p w14:paraId="31EB5E96" w14:textId="77777777" w:rsidR="00651E0A" w:rsidRDefault="00F21562">
            <w:pPr>
              <w:jc w:val="center"/>
            </w:pPr>
            <w:r>
              <w:t>0</w:t>
            </w:r>
          </w:p>
        </w:tc>
      </w:tr>
      <w:tr w:rsidR="00651E0A" w14:paraId="31EB5EA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98" w14:textId="77777777" w:rsidR="00651E0A" w:rsidRDefault="00F21562">
            <w:pPr>
              <w:jc w:val="center"/>
            </w:pPr>
            <w:r>
              <w:t>2022</w:t>
            </w:r>
          </w:p>
        </w:tc>
        <w:tc>
          <w:tcPr>
            <w:tcW w:w="991" w:type="dxa"/>
          </w:tcPr>
          <w:p w14:paraId="31EB5E99" w14:textId="77777777" w:rsidR="00651E0A" w:rsidRDefault="00F21562">
            <w:pPr>
              <w:jc w:val="center"/>
            </w:pPr>
            <w:r>
              <w:t>Feb 02</w:t>
            </w:r>
          </w:p>
        </w:tc>
        <w:tc>
          <w:tcPr>
            <w:tcW w:w="0" w:type="auto"/>
          </w:tcPr>
          <w:p w14:paraId="31EB5E9A" w14:textId="77777777" w:rsidR="00651E0A" w:rsidRDefault="00F21562">
            <w:pPr>
              <w:jc w:val="center"/>
            </w:pPr>
            <w:r>
              <w:t>3</w:t>
            </w:r>
          </w:p>
        </w:tc>
        <w:tc>
          <w:tcPr>
            <w:tcW w:w="0" w:type="auto"/>
          </w:tcPr>
          <w:p w14:paraId="31EB5E9B" w14:textId="77777777" w:rsidR="00651E0A" w:rsidRDefault="00F21562">
            <w:pPr>
              <w:jc w:val="center"/>
            </w:pPr>
            <w:r>
              <w:t>1</w:t>
            </w:r>
          </w:p>
        </w:tc>
        <w:tc>
          <w:tcPr>
            <w:tcW w:w="0" w:type="auto"/>
          </w:tcPr>
          <w:p w14:paraId="31EB5E9C" w14:textId="77777777" w:rsidR="00651E0A" w:rsidRDefault="00F21562">
            <w:pPr>
              <w:jc w:val="center"/>
            </w:pPr>
            <w:r>
              <w:t>0</w:t>
            </w:r>
          </w:p>
        </w:tc>
        <w:tc>
          <w:tcPr>
            <w:tcW w:w="0" w:type="auto"/>
          </w:tcPr>
          <w:p w14:paraId="31EB5E9D" w14:textId="77777777" w:rsidR="00651E0A" w:rsidRDefault="00F21562">
            <w:pPr>
              <w:jc w:val="center"/>
            </w:pPr>
            <w:r>
              <w:t>0</w:t>
            </w:r>
          </w:p>
        </w:tc>
        <w:tc>
          <w:tcPr>
            <w:tcW w:w="0" w:type="auto"/>
          </w:tcPr>
          <w:p w14:paraId="31EB5E9E" w14:textId="77777777" w:rsidR="00651E0A" w:rsidRDefault="00F21562">
            <w:pPr>
              <w:jc w:val="center"/>
            </w:pPr>
            <w:r>
              <w:t>0</w:t>
            </w:r>
          </w:p>
        </w:tc>
        <w:tc>
          <w:tcPr>
            <w:tcW w:w="0" w:type="auto"/>
          </w:tcPr>
          <w:p w14:paraId="31EB5E9F" w14:textId="77777777" w:rsidR="00651E0A" w:rsidRDefault="00F21562">
            <w:pPr>
              <w:jc w:val="center"/>
            </w:pPr>
            <w:r>
              <w:t>0</w:t>
            </w:r>
          </w:p>
        </w:tc>
      </w:tr>
      <w:tr w:rsidR="00651E0A" w14:paraId="31EB5EA9"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A1" w14:textId="77777777" w:rsidR="00651E0A" w:rsidRDefault="00F21562">
            <w:pPr>
              <w:jc w:val="center"/>
            </w:pPr>
            <w:r>
              <w:t>2022</w:t>
            </w:r>
          </w:p>
        </w:tc>
        <w:tc>
          <w:tcPr>
            <w:tcW w:w="991" w:type="dxa"/>
          </w:tcPr>
          <w:p w14:paraId="31EB5EA2" w14:textId="77777777" w:rsidR="00651E0A" w:rsidRDefault="00F21562">
            <w:pPr>
              <w:jc w:val="center"/>
            </w:pPr>
            <w:r>
              <w:t>Feb 09</w:t>
            </w:r>
          </w:p>
        </w:tc>
        <w:tc>
          <w:tcPr>
            <w:tcW w:w="0" w:type="auto"/>
          </w:tcPr>
          <w:p w14:paraId="31EB5EA3" w14:textId="77777777" w:rsidR="00651E0A" w:rsidRDefault="00F21562">
            <w:pPr>
              <w:jc w:val="center"/>
            </w:pPr>
            <w:r>
              <w:t>0</w:t>
            </w:r>
          </w:p>
        </w:tc>
        <w:tc>
          <w:tcPr>
            <w:tcW w:w="0" w:type="auto"/>
          </w:tcPr>
          <w:p w14:paraId="31EB5EA4" w14:textId="77777777" w:rsidR="00651E0A" w:rsidRDefault="00F21562">
            <w:pPr>
              <w:jc w:val="center"/>
            </w:pPr>
            <w:r>
              <w:t>1</w:t>
            </w:r>
          </w:p>
        </w:tc>
        <w:tc>
          <w:tcPr>
            <w:tcW w:w="0" w:type="auto"/>
          </w:tcPr>
          <w:p w14:paraId="31EB5EA5" w14:textId="77777777" w:rsidR="00651E0A" w:rsidRDefault="00F21562">
            <w:pPr>
              <w:jc w:val="center"/>
            </w:pPr>
            <w:r>
              <w:t>0</w:t>
            </w:r>
          </w:p>
        </w:tc>
        <w:tc>
          <w:tcPr>
            <w:tcW w:w="0" w:type="auto"/>
          </w:tcPr>
          <w:p w14:paraId="31EB5EA6" w14:textId="77777777" w:rsidR="00651E0A" w:rsidRDefault="00F21562">
            <w:pPr>
              <w:jc w:val="center"/>
            </w:pPr>
            <w:r>
              <w:t>0</w:t>
            </w:r>
          </w:p>
        </w:tc>
        <w:tc>
          <w:tcPr>
            <w:tcW w:w="0" w:type="auto"/>
          </w:tcPr>
          <w:p w14:paraId="31EB5EA7" w14:textId="77777777" w:rsidR="00651E0A" w:rsidRDefault="00F21562">
            <w:pPr>
              <w:jc w:val="center"/>
            </w:pPr>
            <w:r>
              <w:t>0</w:t>
            </w:r>
          </w:p>
        </w:tc>
        <w:tc>
          <w:tcPr>
            <w:tcW w:w="0" w:type="auto"/>
          </w:tcPr>
          <w:p w14:paraId="31EB5EA8" w14:textId="77777777" w:rsidR="00651E0A" w:rsidRDefault="00F21562">
            <w:pPr>
              <w:jc w:val="center"/>
            </w:pPr>
            <w:r>
              <w:t>0</w:t>
            </w:r>
          </w:p>
        </w:tc>
      </w:tr>
      <w:tr w:rsidR="00651E0A" w14:paraId="31EB5EB2"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AA" w14:textId="77777777" w:rsidR="00651E0A" w:rsidRDefault="00F21562">
            <w:pPr>
              <w:jc w:val="center"/>
            </w:pPr>
            <w:r>
              <w:lastRenderedPageBreak/>
              <w:t>2022</w:t>
            </w:r>
          </w:p>
        </w:tc>
        <w:tc>
          <w:tcPr>
            <w:tcW w:w="991" w:type="dxa"/>
          </w:tcPr>
          <w:p w14:paraId="31EB5EAB" w14:textId="77777777" w:rsidR="00651E0A" w:rsidRDefault="00F21562">
            <w:pPr>
              <w:jc w:val="center"/>
            </w:pPr>
            <w:r>
              <w:t>Feb 15</w:t>
            </w:r>
          </w:p>
        </w:tc>
        <w:tc>
          <w:tcPr>
            <w:tcW w:w="0" w:type="auto"/>
          </w:tcPr>
          <w:p w14:paraId="31EB5EAC" w14:textId="77777777" w:rsidR="00651E0A" w:rsidRDefault="00F21562">
            <w:pPr>
              <w:jc w:val="center"/>
            </w:pPr>
            <w:r>
              <w:t>1</w:t>
            </w:r>
          </w:p>
        </w:tc>
        <w:tc>
          <w:tcPr>
            <w:tcW w:w="0" w:type="auto"/>
          </w:tcPr>
          <w:p w14:paraId="31EB5EAD" w14:textId="77777777" w:rsidR="00651E0A" w:rsidRDefault="00F21562">
            <w:pPr>
              <w:jc w:val="center"/>
            </w:pPr>
            <w:r>
              <w:t>0</w:t>
            </w:r>
          </w:p>
        </w:tc>
        <w:tc>
          <w:tcPr>
            <w:tcW w:w="0" w:type="auto"/>
          </w:tcPr>
          <w:p w14:paraId="31EB5EAE" w14:textId="77777777" w:rsidR="00651E0A" w:rsidRDefault="00F21562">
            <w:pPr>
              <w:jc w:val="center"/>
            </w:pPr>
            <w:r>
              <w:t>0</w:t>
            </w:r>
          </w:p>
        </w:tc>
        <w:tc>
          <w:tcPr>
            <w:tcW w:w="0" w:type="auto"/>
          </w:tcPr>
          <w:p w14:paraId="31EB5EAF" w14:textId="77777777" w:rsidR="00651E0A" w:rsidRDefault="00F21562">
            <w:pPr>
              <w:jc w:val="center"/>
            </w:pPr>
            <w:r>
              <w:t>0</w:t>
            </w:r>
          </w:p>
        </w:tc>
        <w:tc>
          <w:tcPr>
            <w:tcW w:w="0" w:type="auto"/>
          </w:tcPr>
          <w:p w14:paraId="31EB5EB0" w14:textId="77777777" w:rsidR="00651E0A" w:rsidRDefault="00F21562">
            <w:pPr>
              <w:jc w:val="center"/>
            </w:pPr>
            <w:r>
              <w:t>0</w:t>
            </w:r>
          </w:p>
        </w:tc>
        <w:tc>
          <w:tcPr>
            <w:tcW w:w="0" w:type="auto"/>
          </w:tcPr>
          <w:p w14:paraId="31EB5EB1" w14:textId="77777777" w:rsidR="00651E0A" w:rsidRDefault="00F21562">
            <w:pPr>
              <w:jc w:val="center"/>
            </w:pPr>
            <w:r>
              <w:t>0</w:t>
            </w:r>
          </w:p>
        </w:tc>
      </w:tr>
      <w:tr w:rsidR="00651E0A" w14:paraId="31EB5EBB"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B3" w14:textId="77777777" w:rsidR="00651E0A" w:rsidRDefault="00F21562">
            <w:pPr>
              <w:jc w:val="center"/>
            </w:pPr>
            <w:r>
              <w:t>2022</w:t>
            </w:r>
          </w:p>
        </w:tc>
        <w:tc>
          <w:tcPr>
            <w:tcW w:w="991" w:type="dxa"/>
          </w:tcPr>
          <w:p w14:paraId="31EB5EB4" w14:textId="77777777" w:rsidR="00651E0A" w:rsidRDefault="00F21562">
            <w:pPr>
              <w:jc w:val="center"/>
            </w:pPr>
            <w:r>
              <w:t>Feb 22</w:t>
            </w:r>
          </w:p>
        </w:tc>
        <w:tc>
          <w:tcPr>
            <w:tcW w:w="0" w:type="auto"/>
          </w:tcPr>
          <w:p w14:paraId="31EB5EB5" w14:textId="77777777" w:rsidR="00651E0A" w:rsidRDefault="00F21562">
            <w:pPr>
              <w:jc w:val="center"/>
            </w:pPr>
            <w:r>
              <w:t>0</w:t>
            </w:r>
          </w:p>
        </w:tc>
        <w:tc>
          <w:tcPr>
            <w:tcW w:w="0" w:type="auto"/>
          </w:tcPr>
          <w:p w14:paraId="31EB5EB6" w14:textId="77777777" w:rsidR="00651E0A" w:rsidRDefault="00F21562">
            <w:pPr>
              <w:jc w:val="center"/>
            </w:pPr>
            <w:r>
              <w:t>0</w:t>
            </w:r>
          </w:p>
        </w:tc>
        <w:tc>
          <w:tcPr>
            <w:tcW w:w="0" w:type="auto"/>
          </w:tcPr>
          <w:p w14:paraId="31EB5EB7" w14:textId="77777777" w:rsidR="00651E0A" w:rsidRDefault="00F21562">
            <w:pPr>
              <w:jc w:val="center"/>
            </w:pPr>
            <w:r>
              <w:t>2</w:t>
            </w:r>
          </w:p>
        </w:tc>
        <w:tc>
          <w:tcPr>
            <w:tcW w:w="0" w:type="auto"/>
          </w:tcPr>
          <w:p w14:paraId="31EB5EB8" w14:textId="77777777" w:rsidR="00651E0A" w:rsidRDefault="00F21562">
            <w:pPr>
              <w:jc w:val="center"/>
            </w:pPr>
            <w:r>
              <w:t>0</w:t>
            </w:r>
          </w:p>
        </w:tc>
        <w:tc>
          <w:tcPr>
            <w:tcW w:w="0" w:type="auto"/>
          </w:tcPr>
          <w:p w14:paraId="31EB5EB9" w14:textId="77777777" w:rsidR="00651E0A" w:rsidRDefault="00F21562">
            <w:pPr>
              <w:jc w:val="center"/>
            </w:pPr>
            <w:r>
              <w:t>0</w:t>
            </w:r>
          </w:p>
        </w:tc>
        <w:tc>
          <w:tcPr>
            <w:tcW w:w="0" w:type="auto"/>
          </w:tcPr>
          <w:p w14:paraId="31EB5EBA" w14:textId="77777777" w:rsidR="00651E0A" w:rsidRDefault="00F21562">
            <w:pPr>
              <w:jc w:val="center"/>
            </w:pPr>
            <w:r>
              <w:t>0</w:t>
            </w:r>
          </w:p>
        </w:tc>
      </w:tr>
      <w:tr w:rsidR="00651E0A" w14:paraId="31EB5EC4"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BC" w14:textId="77777777" w:rsidR="00651E0A" w:rsidRDefault="00F21562">
            <w:pPr>
              <w:jc w:val="center"/>
            </w:pPr>
            <w:r>
              <w:t>2022</w:t>
            </w:r>
          </w:p>
        </w:tc>
        <w:tc>
          <w:tcPr>
            <w:tcW w:w="991" w:type="dxa"/>
          </w:tcPr>
          <w:p w14:paraId="31EB5EBD" w14:textId="77777777" w:rsidR="00651E0A" w:rsidRDefault="00F21562">
            <w:pPr>
              <w:jc w:val="center"/>
            </w:pPr>
            <w:r>
              <w:t>Mar 09</w:t>
            </w:r>
          </w:p>
        </w:tc>
        <w:tc>
          <w:tcPr>
            <w:tcW w:w="0" w:type="auto"/>
          </w:tcPr>
          <w:p w14:paraId="31EB5EBE" w14:textId="77777777" w:rsidR="00651E0A" w:rsidRDefault="00F21562">
            <w:pPr>
              <w:jc w:val="center"/>
            </w:pPr>
            <w:r>
              <w:t>1</w:t>
            </w:r>
          </w:p>
        </w:tc>
        <w:tc>
          <w:tcPr>
            <w:tcW w:w="0" w:type="auto"/>
          </w:tcPr>
          <w:p w14:paraId="31EB5EBF" w14:textId="77777777" w:rsidR="00651E0A" w:rsidRDefault="00F21562">
            <w:pPr>
              <w:jc w:val="center"/>
            </w:pPr>
            <w:r>
              <w:t>0</w:t>
            </w:r>
          </w:p>
        </w:tc>
        <w:tc>
          <w:tcPr>
            <w:tcW w:w="0" w:type="auto"/>
          </w:tcPr>
          <w:p w14:paraId="31EB5EC0" w14:textId="77777777" w:rsidR="00651E0A" w:rsidRDefault="00F21562">
            <w:pPr>
              <w:jc w:val="center"/>
            </w:pPr>
            <w:r>
              <w:t>1</w:t>
            </w:r>
          </w:p>
        </w:tc>
        <w:tc>
          <w:tcPr>
            <w:tcW w:w="0" w:type="auto"/>
          </w:tcPr>
          <w:p w14:paraId="31EB5EC1" w14:textId="77777777" w:rsidR="00651E0A" w:rsidRDefault="00F21562">
            <w:pPr>
              <w:jc w:val="center"/>
            </w:pPr>
            <w:r>
              <w:t>1</w:t>
            </w:r>
          </w:p>
        </w:tc>
        <w:tc>
          <w:tcPr>
            <w:tcW w:w="0" w:type="auto"/>
          </w:tcPr>
          <w:p w14:paraId="31EB5EC2" w14:textId="77777777" w:rsidR="00651E0A" w:rsidRDefault="00F21562">
            <w:pPr>
              <w:jc w:val="center"/>
            </w:pPr>
            <w:r>
              <w:t>0</w:t>
            </w:r>
          </w:p>
        </w:tc>
        <w:tc>
          <w:tcPr>
            <w:tcW w:w="0" w:type="auto"/>
          </w:tcPr>
          <w:p w14:paraId="31EB5EC3" w14:textId="77777777" w:rsidR="00651E0A" w:rsidRDefault="00F21562">
            <w:pPr>
              <w:jc w:val="center"/>
            </w:pPr>
            <w:r>
              <w:t>0</w:t>
            </w:r>
          </w:p>
        </w:tc>
      </w:tr>
      <w:tr w:rsidR="00651E0A" w14:paraId="31EB5ECD"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C5" w14:textId="77777777" w:rsidR="00651E0A" w:rsidRDefault="00F21562">
            <w:pPr>
              <w:jc w:val="center"/>
            </w:pPr>
            <w:r>
              <w:t>2022</w:t>
            </w:r>
          </w:p>
        </w:tc>
        <w:tc>
          <w:tcPr>
            <w:tcW w:w="991" w:type="dxa"/>
          </w:tcPr>
          <w:p w14:paraId="31EB5EC6" w14:textId="77777777" w:rsidR="00651E0A" w:rsidRDefault="00F21562">
            <w:pPr>
              <w:jc w:val="center"/>
            </w:pPr>
            <w:r>
              <w:t>Mar 16</w:t>
            </w:r>
          </w:p>
        </w:tc>
        <w:tc>
          <w:tcPr>
            <w:tcW w:w="0" w:type="auto"/>
          </w:tcPr>
          <w:p w14:paraId="31EB5EC7" w14:textId="77777777" w:rsidR="00651E0A" w:rsidRDefault="00F21562">
            <w:pPr>
              <w:jc w:val="center"/>
            </w:pPr>
            <w:r>
              <w:t>1</w:t>
            </w:r>
          </w:p>
        </w:tc>
        <w:tc>
          <w:tcPr>
            <w:tcW w:w="0" w:type="auto"/>
          </w:tcPr>
          <w:p w14:paraId="31EB5EC8" w14:textId="77777777" w:rsidR="00651E0A" w:rsidRDefault="00F21562">
            <w:pPr>
              <w:jc w:val="center"/>
            </w:pPr>
            <w:r>
              <w:t>0</w:t>
            </w:r>
          </w:p>
        </w:tc>
        <w:tc>
          <w:tcPr>
            <w:tcW w:w="0" w:type="auto"/>
          </w:tcPr>
          <w:p w14:paraId="31EB5EC9" w14:textId="77777777" w:rsidR="00651E0A" w:rsidRDefault="00F21562">
            <w:pPr>
              <w:jc w:val="center"/>
            </w:pPr>
            <w:r>
              <w:t>2</w:t>
            </w:r>
          </w:p>
        </w:tc>
        <w:tc>
          <w:tcPr>
            <w:tcW w:w="0" w:type="auto"/>
          </w:tcPr>
          <w:p w14:paraId="31EB5ECA" w14:textId="77777777" w:rsidR="00651E0A" w:rsidRDefault="00F21562">
            <w:pPr>
              <w:jc w:val="center"/>
            </w:pPr>
            <w:r>
              <w:t>2</w:t>
            </w:r>
          </w:p>
        </w:tc>
        <w:tc>
          <w:tcPr>
            <w:tcW w:w="0" w:type="auto"/>
          </w:tcPr>
          <w:p w14:paraId="31EB5ECB" w14:textId="77777777" w:rsidR="00651E0A" w:rsidRDefault="00F21562">
            <w:pPr>
              <w:jc w:val="center"/>
            </w:pPr>
            <w:r>
              <w:t>0</w:t>
            </w:r>
          </w:p>
        </w:tc>
        <w:tc>
          <w:tcPr>
            <w:tcW w:w="0" w:type="auto"/>
          </w:tcPr>
          <w:p w14:paraId="31EB5ECC" w14:textId="77777777" w:rsidR="00651E0A" w:rsidRDefault="00F21562">
            <w:pPr>
              <w:jc w:val="center"/>
            </w:pPr>
            <w:r>
              <w:t>0</w:t>
            </w:r>
          </w:p>
        </w:tc>
      </w:tr>
      <w:tr w:rsidR="00651E0A" w14:paraId="31EB5ED6"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CE" w14:textId="77777777" w:rsidR="00651E0A" w:rsidRDefault="00F21562">
            <w:pPr>
              <w:jc w:val="center"/>
            </w:pPr>
            <w:r>
              <w:t>2022</w:t>
            </w:r>
          </w:p>
        </w:tc>
        <w:tc>
          <w:tcPr>
            <w:tcW w:w="991" w:type="dxa"/>
          </w:tcPr>
          <w:p w14:paraId="31EB5ECF" w14:textId="77777777" w:rsidR="00651E0A" w:rsidRDefault="00F21562">
            <w:pPr>
              <w:jc w:val="center"/>
            </w:pPr>
            <w:r>
              <w:t>Mar 23</w:t>
            </w:r>
          </w:p>
        </w:tc>
        <w:tc>
          <w:tcPr>
            <w:tcW w:w="0" w:type="auto"/>
          </w:tcPr>
          <w:p w14:paraId="31EB5ED0" w14:textId="77777777" w:rsidR="00651E0A" w:rsidRDefault="00F21562">
            <w:pPr>
              <w:jc w:val="center"/>
            </w:pPr>
            <w:r>
              <w:t>1</w:t>
            </w:r>
          </w:p>
        </w:tc>
        <w:tc>
          <w:tcPr>
            <w:tcW w:w="0" w:type="auto"/>
          </w:tcPr>
          <w:p w14:paraId="31EB5ED1" w14:textId="77777777" w:rsidR="00651E0A" w:rsidRDefault="00F21562">
            <w:pPr>
              <w:jc w:val="center"/>
            </w:pPr>
            <w:r>
              <w:t>0</w:t>
            </w:r>
          </w:p>
        </w:tc>
        <w:tc>
          <w:tcPr>
            <w:tcW w:w="0" w:type="auto"/>
          </w:tcPr>
          <w:p w14:paraId="31EB5ED2" w14:textId="77777777" w:rsidR="00651E0A" w:rsidRDefault="00F21562">
            <w:pPr>
              <w:jc w:val="center"/>
            </w:pPr>
            <w:r>
              <w:t>2</w:t>
            </w:r>
          </w:p>
        </w:tc>
        <w:tc>
          <w:tcPr>
            <w:tcW w:w="0" w:type="auto"/>
          </w:tcPr>
          <w:p w14:paraId="31EB5ED3" w14:textId="77777777" w:rsidR="00651E0A" w:rsidRDefault="00F21562">
            <w:pPr>
              <w:jc w:val="center"/>
            </w:pPr>
            <w:r>
              <w:t>0</w:t>
            </w:r>
          </w:p>
        </w:tc>
        <w:tc>
          <w:tcPr>
            <w:tcW w:w="0" w:type="auto"/>
          </w:tcPr>
          <w:p w14:paraId="31EB5ED4" w14:textId="77777777" w:rsidR="00651E0A" w:rsidRDefault="00F21562">
            <w:pPr>
              <w:jc w:val="center"/>
            </w:pPr>
            <w:r>
              <w:t>0</w:t>
            </w:r>
          </w:p>
        </w:tc>
        <w:tc>
          <w:tcPr>
            <w:tcW w:w="0" w:type="auto"/>
          </w:tcPr>
          <w:p w14:paraId="31EB5ED5" w14:textId="77777777" w:rsidR="00651E0A" w:rsidRDefault="00F21562">
            <w:pPr>
              <w:jc w:val="center"/>
            </w:pPr>
            <w:r>
              <w:t>0</w:t>
            </w:r>
          </w:p>
        </w:tc>
      </w:tr>
      <w:tr w:rsidR="00651E0A" w14:paraId="31EB5EDF"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D7" w14:textId="77777777" w:rsidR="00651E0A" w:rsidRDefault="00F21562">
            <w:pPr>
              <w:jc w:val="center"/>
            </w:pPr>
            <w:r>
              <w:t>2022</w:t>
            </w:r>
          </w:p>
        </w:tc>
        <w:tc>
          <w:tcPr>
            <w:tcW w:w="991" w:type="dxa"/>
          </w:tcPr>
          <w:p w14:paraId="31EB5ED8" w14:textId="77777777" w:rsidR="00651E0A" w:rsidRDefault="00F21562">
            <w:pPr>
              <w:jc w:val="center"/>
            </w:pPr>
            <w:r>
              <w:t>Mar 30</w:t>
            </w:r>
          </w:p>
        </w:tc>
        <w:tc>
          <w:tcPr>
            <w:tcW w:w="0" w:type="auto"/>
          </w:tcPr>
          <w:p w14:paraId="31EB5ED9" w14:textId="77777777" w:rsidR="00651E0A" w:rsidRDefault="00F21562">
            <w:pPr>
              <w:jc w:val="center"/>
            </w:pPr>
            <w:r>
              <w:t>0</w:t>
            </w:r>
          </w:p>
        </w:tc>
        <w:tc>
          <w:tcPr>
            <w:tcW w:w="0" w:type="auto"/>
          </w:tcPr>
          <w:p w14:paraId="31EB5EDA" w14:textId="77777777" w:rsidR="00651E0A" w:rsidRDefault="00F21562">
            <w:pPr>
              <w:jc w:val="center"/>
            </w:pPr>
            <w:r>
              <w:t>0</w:t>
            </w:r>
          </w:p>
        </w:tc>
        <w:tc>
          <w:tcPr>
            <w:tcW w:w="0" w:type="auto"/>
          </w:tcPr>
          <w:p w14:paraId="31EB5EDB" w14:textId="77777777" w:rsidR="00651E0A" w:rsidRDefault="00F21562">
            <w:pPr>
              <w:jc w:val="center"/>
            </w:pPr>
            <w:r>
              <w:t>2</w:t>
            </w:r>
          </w:p>
        </w:tc>
        <w:tc>
          <w:tcPr>
            <w:tcW w:w="0" w:type="auto"/>
          </w:tcPr>
          <w:p w14:paraId="31EB5EDC" w14:textId="77777777" w:rsidR="00651E0A" w:rsidRDefault="00F21562">
            <w:pPr>
              <w:jc w:val="center"/>
            </w:pPr>
            <w:r>
              <w:t>0</w:t>
            </w:r>
          </w:p>
        </w:tc>
        <w:tc>
          <w:tcPr>
            <w:tcW w:w="0" w:type="auto"/>
          </w:tcPr>
          <w:p w14:paraId="31EB5EDD" w14:textId="77777777" w:rsidR="00651E0A" w:rsidRDefault="00F21562">
            <w:pPr>
              <w:jc w:val="center"/>
            </w:pPr>
            <w:r>
              <w:t>0</w:t>
            </w:r>
          </w:p>
        </w:tc>
        <w:tc>
          <w:tcPr>
            <w:tcW w:w="0" w:type="auto"/>
          </w:tcPr>
          <w:p w14:paraId="31EB5EDE" w14:textId="77777777" w:rsidR="00651E0A" w:rsidRDefault="00F21562">
            <w:pPr>
              <w:jc w:val="center"/>
            </w:pPr>
            <w:r>
              <w:t>0</w:t>
            </w:r>
          </w:p>
        </w:tc>
      </w:tr>
      <w:tr w:rsidR="00651E0A" w14:paraId="31EB5EE8"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E0" w14:textId="77777777" w:rsidR="00651E0A" w:rsidRDefault="00F21562">
            <w:pPr>
              <w:jc w:val="center"/>
            </w:pPr>
            <w:r>
              <w:t>2022</w:t>
            </w:r>
          </w:p>
        </w:tc>
        <w:tc>
          <w:tcPr>
            <w:tcW w:w="991" w:type="dxa"/>
          </w:tcPr>
          <w:p w14:paraId="31EB5EE1" w14:textId="77777777" w:rsidR="00651E0A" w:rsidRDefault="00F21562">
            <w:pPr>
              <w:jc w:val="center"/>
            </w:pPr>
            <w:r>
              <w:t>Apr 07</w:t>
            </w:r>
          </w:p>
        </w:tc>
        <w:tc>
          <w:tcPr>
            <w:tcW w:w="0" w:type="auto"/>
          </w:tcPr>
          <w:p w14:paraId="31EB5EE2" w14:textId="77777777" w:rsidR="00651E0A" w:rsidRDefault="00F21562">
            <w:pPr>
              <w:jc w:val="center"/>
            </w:pPr>
            <w:r>
              <w:t>1</w:t>
            </w:r>
          </w:p>
        </w:tc>
        <w:tc>
          <w:tcPr>
            <w:tcW w:w="0" w:type="auto"/>
          </w:tcPr>
          <w:p w14:paraId="31EB5EE3" w14:textId="77777777" w:rsidR="00651E0A" w:rsidRDefault="00F21562">
            <w:pPr>
              <w:jc w:val="center"/>
            </w:pPr>
            <w:r>
              <w:t>0</w:t>
            </w:r>
          </w:p>
        </w:tc>
        <w:tc>
          <w:tcPr>
            <w:tcW w:w="0" w:type="auto"/>
          </w:tcPr>
          <w:p w14:paraId="31EB5EE4" w14:textId="77777777" w:rsidR="00651E0A" w:rsidRDefault="00F21562">
            <w:pPr>
              <w:jc w:val="center"/>
            </w:pPr>
            <w:r>
              <w:t>3</w:t>
            </w:r>
          </w:p>
        </w:tc>
        <w:tc>
          <w:tcPr>
            <w:tcW w:w="0" w:type="auto"/>
          </w:tcPr>
          <w:p w14:paraId="31EB5EE5" w14:textId="77777777" w:rsidR="00651E0A" w:rsidRDefault="00F21562">
            <w:pPr>
              <w:jc w:val="center"/>
            </w:pPr>
            <w:r>
              <w:t>0</w:t>
            </w:r>
          </w:p>
        </w:tc>
        <w:tc>
          <w:tcPr>
            <w:tcW w:w="0" w:type="auto"/>
          </w:tcPr>
          <w:p w14:paraId="31EB5EE6" w14:textId="77777777" w:rsidR="00651E0A" w:rsidRDefault="00F21562">
            <w:pPr>
              <w:jc w:val="center"/>
            </w:pPr>
            <w:r>
              <w:t>0</w:t>
            </w:r>
          </w:p>
        </w:tc>
        <w:tc>
          <w:tcPr>
            <w:tcW w:w="0" w:type="auto"/>
          </w:tcPr>
          <w:p w14:paraId="31EB5EE7" w14:textId="77777777" w:rsidR="00651E0A" w:rsidRDefault="00F21562">
            <w:pPr>
              <w:jc w:val="center"/>
            </w:pPr>
            <w:r>
              <w:t>0</w:t>
            </w:r>
          </w:p>
        </w:tc>
      </w:tr>
      <w:tr w:rsidR="00651E0A" w14:paraId="31EB5EF1"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E9" w14:textId="77777777" w:rsidR="00651E0A" w:rsidRDefault="00F21562">
            <w:pPr>
              <w:jc w:val="center"/>
            </w:pPr>
            <w:r>
              <w:t>2022</w:t>
            </w:r>
          </w:p>
        </w:tc>
        <w:tc>
          <w:tcPr>
            <w:tcW w:w="991" w:type="dxa"/>
          </w:tcPr>
          <w:p w14:paraId="31EB5EEA" w14:textId="77777777" w:rsidR="00651E0A" w:rsidRDefault="00F21562">
            <w:pPr>
              <w:jc w:val="center"/>
            </w:pPr>
            <w:r>
              <w:t>Apr 19</w:t>
            </w:r>
          </w:p>
        </w:tc>
        <w:tc>
          <w:tcPr>
            <w:tcW w:w="0" w:type="auto"/>
          </w:tcPr>
          <w:p w14:paraId="31EB5EEB" w14:textId="77777777" w:rsidR="00651E0A" w:rsidRDefault="00F21562">
            <w:pPr>
              <w:jc w:val="center"/>
            </w:pPr>
            <w:r>
              <w:t>3</w:t>
            </w:r>
          </w:p>
        </w:tc>
        <w:tc>
          <w:tcPr>
            <w:tcW w:w="0" w:type="auto"/>
          </w:tcPr>
          <w:p w14:paraId="31EB5EEC" w14:textId="77777777" w:rsidR="00651E0A" w:rsidRDefault="00F21562">
            <w:pPr>
              <w:jc w:val="center"/>
            </w:pPr>
            <w:r>
              <w:t>0</w:t>
            </w:r>
          </w:p>
        </w:tc>
        <w:tc>
          <w:tcPr>
            <w:tcW w:w="0" w:type="auto"/>
          </w:tcPr>
          <w:p w14:paraId="31EB5EED" w14:textId="77777777" w:rsidR="00651E0A" w:rsidRDefault="00F21562">
            <w:pPr>
              <w:jc w:val="center"/>
            </w:pPr>
            <w:r>
              <w:t>7</w:t>
            </w:r>
          </w:p>
        </w:tc>
        <w:tc>
          <w:tcPr>
            <w:tcW w:w="0" w:type="auto"/>
          </w:tcPr>
          <w:p w14:paraId="31EB5EEE" w14:textId="77777777" w:rsidR="00651E0A" w:rsidRDefault="00F21562">
            <w:pPr>
              <w:jc w:val="center"/>
            </w:pPr>
            <w:r>
              <w:t>0</w:t>
            </w:r>
          </w:p>
        </w:tc>
        <w:tc>
          <w:tcPr>
            <w:tcW w:w="0" w:type="auto"/>
          </w:tcPr>
          <w:p w14:paraId="31EB5EEF" w14:textId="77777777" w:rsidR="00651E0A" w:rsidRDefault="00F21562">
            <w:pPr>
              <w:jc w:val="center"/>
            </w:pPr>
            <w:r>
              <w:t>0</w:t>
            </w:r>
          </w:p>
        </w:tc>
        <w:tc>
          <w:tcPr>
            <w:tcW w:w="0" w:type="auto"/>
          </w:tcPr>
          <w:p w14:paraId="31EB5EF0" w14:textId="77777777" w:rsidR="00651E0A" w:rsidRDefault="00F21562">
            <w:pPr>
              <w:jc w:val="center"/>
            </w:pPr>
            <w:r>
              <w:t>0</w:t>
            </w:r>
          </w:p>
        </w:tc>
      </w:tr>
      <w:tr w:rsidR="00651E0A" w14:paraId="31EB5EFA"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EF2" w14:textId="77777777" w:rsidR="00651E0A" w:rsidRDefault="00F21562">
            <w:pPr>
              <w:jc w:val="center"/>
            </w:pPr>
            <w:r>
              <w:t>2022</w:t>
            </w:r>
          </w:p>
        </w:tc>
        <w:tc>
          <w:tcPr>
            <w:tcW w:w="991" w:type="dxa"/>
          </w:tcPr>
          <w:p w14:paraId="31EB5EF3" w14:textId="77777777" w:rsidR="00651E0A" w:rsidRDefault="00F21562">
            <w:pPr>
              <w:jc w:val="center"/>
            </w:pPr>
            <w:r>
              <w:t>May 04</w:t>
            </w:r>
          </w:p>
        </w:tc>
        <w:tc>
          <w:tcPr>
            <w:tcW w:w="0" w:type="auto"/>
          </w:tcPr>
          <w:p w14:paraId="31EB5EF4" w14:textId="77777777" w:rsidR="00651E0A" w:rsidRDefault="00F21562">
            <w:pPr>
              <w:jc w:val="center"/>
            </w:pPr>
            <w:r>
              <w:t>2</w:t>
            </w:r>
          </w:p>
        </w:tc>
        <w:tc>
          <w:tcPr>
            <w:tcW w:w="0" w:type="auto"/>
          </w:tcPr>
          <w:p w14:paraId="31EB5EF5" w14:textId="77777777" w:rsidR="00651E0A" w:rsidRDefault="00F21562">
            <w:pPr>
              <w:jc w:val="center"/>
            </w:pPr>
            <w:r>
              <w:t>0</w:t>
            </w:r>
          </w:p>
        </w:tc>
        <w:tc>
          <w:tcPr>
            <w:tcW w:w="0" w:type="auto"/>
          </w:tcPr>
          <w:p w14:paraId="31EB5EF6" w14:textId="77777777" w:rsidR="00651E0A" w:rsidRDefault="00F21562">
            <w:pPr>
              <w:jc w:val="center"/>
            </w:pPr>
            <w:r>
              <w:t>2</w:t>
            </w:r>
          </w:p>
        </w:tc>
        <w:tc>
          <w:tcPr>
            <w:tcW w:w="0" w:type="auto"/>
          </w:tcPr>
          <w:p w14:paraId="31EB5EF7" w14:textId="77777777" w:rsidR="00651E0A" w:rsidRDefault="00F21562">
            <w:pPr>
              <w:jc w:val="center"/>
            </w:pPr>
            <w:r>
              <w:t>0</w:t>
            </w:r>
          </w:p>
        </w:tc>
        <w:tc>
          <w:tcPr>
            <w:tcW w:w="0" w:type="auto"/>
          </w:tcPr>
          <w:p w14:paraId="31EB5EF8" w14:textId="77777777" w:rsidR="00651E0A" w:rsidRDefault="00F21562">
            <w:pPr>
              <w:jc w:val="center"/>
            </w:pPr>
            <w:r>
              <w:t>4</w:t>
            </w:r>
          </w:p>
        </w:tc>
        <w:tc>
          <w:tcPr>
            <w:tcW w:w="0" w:type="auto"/>
          </w:tcPr>
          <w:p w14:paraId="31EB5EF9" w14:textId="77777777" w:rsidR="00651E0A" w:rsidRDefault="00F21562">
            <w:pPr>
              <w:jc w:val="center"/>
            </w:pPr>
            <w:r>
              <w:t>0</w:t>
            </w:r>
          </w:p>
        </w:tc>
      </w:tr>
      <w:tr w:rsidR="00651E0A" w14:paraId="31EB5F03"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EFB" w14:textId="77777777" w:rsidR="00651E0A" w:rsidRDefault="00F21562">
            <w:pPr>
              <w:jc w:val="center"/>
            </w:pPr>
            <w:r>
              <w:t>2022</w:t>
            </w:r>
          </w:p>
        </w:tc>
        <w:tc>
          <w:tcPr>
            <w:tcW w:w="991" w:type="dxa"/>
          </w:tcPr>
          <w:p w14:paraId="31EB5EFC" w14:textId="77777777" w:rsidR="00651E0A" w:rsidRDefault="00F21562">
            <w:pPr>
              <w:jc w:val="center"/>
            </w:pPr>
            <w:r>
              <w:t>May 20</w:t>
            </w:r>
          </w:p>
        </w:tc>
        <w:tc>
          <w:tcPr>
            <w:tcW w:w="0" w:type="auto"/>
          </w:tcPr>
          <w:p w14:paraId="31EB5EFD" w14:textId="77777777" w:rsidR="00651E0A" w:rsidRDefault="00F21562">
            <w:pPr>
              <w:jc w:val="center"/>
            </w:pPr>
            <w:r>
              <w:t>2</w:t>
            </w:r>
          </w:p>
        </w:tc>
        <w:tc>
          <w:tcPr>
            <w:tcW w:w="0" w:type="auto"/>
          </w:tcPr>
          <w:p w14:paraId="31EB5EFE" w14:textId="77777777" w:rsidR="00651E0A" w:rsidRDefault="00F21562">
            <w:pPr>
              <w:jc w:val="center"/>
            </w:pPr>
            <w:r>
              <w:t>0</w:t>
            </w:r>
          </w:p>
        </w:tc>
        <w:tc>
          <w:tcPr>
            <w:tcW w:w="0" w:type="auto"/>
          </w:tcPr>
          <w:p w14:paraId="31EB5EFF" w14:textId="77777777" w:rsidR="00651E0A" w:rsidRDefault="00F21562">
            <w:pPr>
              <w:jc w:val="center"/>
            </w:pPr>
            <w:r>
              <w:t>1</w:t>
            </w:r>
          </w:p>
        </w:tc>
        <w:tc>
          <w:tcPr>
            <w:tcW w:w="0" w:type="auto"/>
          </w:tcPr>
          <w:p w14:paraId="31EB5F00" w14:textId="77777777" w:rsidR="00651E0A" w:rsidRDefault="00F21562">
            <w:pPr>
              <w:jc w:val="center"/>
            </w:pPr>
            <w:r>
              <w:t>0</w:t>
            </w:r>
          </w:p>
        </w:tc>
        <w:tc>
          <w:tcPr>
            <w:tcW w:w="0" w:type="auto"/>
          </w:tcPr>
          <w:p w14:paraId="31EB5F01" w14:textId="77777777" w:rsidR="00651E0A" w:rsidRDefault="00F21562">
            <w:pPr>
              <w:jc w:val="center"/>
            </w:pPr>
            <w:r>
              <w:t>1</w:t>
            </w:r>
          </w:p>
        </w:tc>
        <w:tc>
          <w:tcPr>
            <w:tcW w:w="0" w:type="auto"/>
          </w:tcPr>
          <w:p w14:paraId="31EB5F02" w14:textId="77777777" w:rsidR="00651E0A" w:rsidRDefault="00F21562">
            <w:pPr>
              <w:jc w:val="center"/>
            </w:pPr>
            <w:r>
              <w:t>1</w:t>
            </w:r>
          </w:p>
        </w:tc>
      </w:tr>
      <w:tr w:rsidR="00651E0A" w14:paraId="31EB5F0C"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04" w14:textId="77777777" w:rsidR="00651E0A" w:rsidRDefault="00F21562">
            <w:pPr>
              <w:jc w:val="center"/>
            </w:pPr>
            <w:r>
              <w:t>2022</w:t>
            </w:r>
          </w:p>
        </w:tc>
        <w:tc>
          <w:tcPr>
            <w:tcW w:w="991" w:type="dxa"/>
          </w:tcPr>
          <w:p w14:paraId="31EB5F05" w14:textId="77777777" w:rsidR="00651E0A" w:rsidRDefault="00F21562">
            <w:pPr>
              <w:jc w:val="center"/>
            </w:pPr>
            <w:r>
              <w:t>Jun 01</w:t>
            </w:r>
          </w:p>
        </w:tc>
        <w:tc>
          <w:tcPr>
            <w:tcW w:w="0" w:type="auto"/>
          </w:tcPr>
          <w:p w14:paraId="31EB5F06" w14:textId="77777777" w:rsidR="00651E0A" w:rsidRDefault="00F21562">
            <w:pPr>
              <w:jc w:val="center"/>
            </w:pPr>
            <w:r>
              <w:t>2</w:t>
            </w:r>
          </w:p>
        </w:tc>
        <w:tc>
          <w:tcPr>
            <w:tcW w:w="0" w:type="auto"/>
          </w:tcPr>
          <w:p w14:paraId="31EB5F07" w14:textId="77777777" w:rsidR="00651E0A" w:rsidRDefault="00F21562">
            <w:pPr>
              <w:jc w:val="center"/>
            </w:pPr>
            <w:r>
              <w:t>0</w:t>
            </w:r>
          </w:p>
        </w:tc>
        <w:tc>
          <w:tcPr>
            <w:tcW w:w="0" w:type="auto"/>
          </w:tcPr>
          <w:p w14:paraId="31EB5F08" w14:textId="77777777" w:rsidR="00651E0A" w:rsidRDefault="00F21562">
            <w:pPr>
              <w:jc w:val="center"/>
            </w:pPr>
            <w:r>
              <w:t>0</w:t>
            </w:r>
          </w:p>
        </w:tc>
        <w:tc>
          <w:tcPr>
            <w:tcW w:w="0" w:type="auto"/>
          </w:tcPr>
          <w:p w14:paraId="31EB5F09" w14:textId="77777777" w:rsidR="00651E0A" w:rsidRDefault="00F21562">
            <w:pPr>
              <w:jc w:val="center"/>
            </w:pPr>
            <w:r>
              <w:t>0</w:t>
            </w:r>
          </w:p>
        </w:tc>
        <w:tc>
          <w:tcPr>
            <w:tcW w:w="0" w:type="auto"/>
          </w:tcPr>
          <w:p w14:paraId="31EB5F0A" w14:textId="77777777" w:rsidR="00651E0A" w:rsidRDefault="00F21562">
            <w:pPr>
              <w:jc w:val="center"/>
            </w:pPr>
            <w:r>
              <w:t>1</w:t>
            </w:r>
          </w:p>
        </w:tc>
        <w:tc>
          <w:tcPr>
            <w:tcW w:w="0" w:type="auto"/>
          </w:tcPr>
          <w:p w14:paraId="31EB5F0B" w14:textId="77777777" w:rsidR="00651E0A" w:rsidRDefault="00F21562">
            <w:pPr>
              <w:jc w:val="center"/>
            </w:pPr>
            <w:r>
              <w:t>0</w:t>
            </w:r>
          </w:p>
        </w:tc>
      </w:tr>
      <w:tr w:rsidR="00651E0A" w14:paraId="31EB5F1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0D" w14:textId="77777777" w:rsidR="00651E0A" w:rsidRDefault="00F21562">
            <w:pPr>
              <w:jc w:val="center"/>
            </w:pPr>
            <w:r>
              <w:t>2022</w:t>
            </w:r>
          </w:p>
        </w:tc>
        <w:tc>
          <w:tcPr>
            <w:tcW w:w="991" w:type="dxa"/>
          </w:tcPr>
          <w:p w14:paraId="31EB5F0E" w14:textId="77777777" w:rsidR="00651E0A" w:rsidRDefault="00F21562">
            <w:pPr>
              <w:jc w:val="center"/>
            </w:pPr>
            <w:r>
              <w:t>Jun 22</w:t>
            </w:r>
          </w:p>
        </w:tc>
        <w:tc>
          <w:tcPr>
            <w:tcW w:w="0" w:type="auto"/>
          </w:tcPr>
          <w:p w14:paraId="31EB5F0F" w14:textId="77777777" w:rsidR="00651E0A" w:rsidRDefault="00F21562">
            <w:pPr>
              <w:jc w:val="center"/>
            </w:pPr>
            <w:r>
              <w:t>1</w:t>
            </w:r>
          </w:p>
        </w:tc>
        <w:tc>
          <w:tcPr>
            <w:tcW w:w="0" w:type="auto"/>
          </w:tcPr>
          <w:p w14:paraId="31EB5F10" w14:textId="77777777" w:rsidR="00651E0A" w:rsidRDefault="00F21562">
            <w:pPr>
              <w:jc w:val="center"/>
            </w:pPr>
            <w:r>
              <w:t>0</w:t>
            </w:r>
          </w:p>
        </w:tc>
        <w:tc>
          <w:tcPr>
            <w:tcW w:w="0" w:type="auto"/>
          </w:tcPr>
          <w:p w14:paraId="31EB5F11" w14:textId="77777777" w:rsidR="00651E0A" w:rsidRDefault="00F21562">
            <w:pPr>
              <w:jc w:val="center"/>
            </w:pPr>
            <w:r>
              <w:t>0</w:t>
            </w:r>
          </w:p>
        </w:tc>
        <w:tc>
          <w:tcPr>
            <w:tcW w:w="0" w:type="auto"/>
          </w:tcPr>
          <w:p w14:paraId="31EB5F12" w14:textId="77777777" w:rsidR="00651E0A" w:rsidRDefault="00F21562">
            <w:pPr>
              <w:jc w:val="center"/>
            </w:pPr>
            <w:r>
              <w:t>0</w:t>
            </w:r>
          </w:p>
        </w:tc>
        <w:tc>
          <w:tcPr>
            <w:tcW w:w="0" w:type="auto"/>
          </w:tcPr>
          <w:p w14:paraId="31EB5F13" w14:textId="77777777" w:rsidR="00651E0A" w:rsidRDefault="00F21562">
            <w:pPr>
              <w:jc w:val="center"/>
            </w:pPr>
            <w:r>
              <w:t>0</w:t>
            </w:r>
          </w:p>
        </w:tc>
        <w:tc>
          <w:tcPr>
            <w:tcW w:w="0" w:type="auto"/>
          </w:tcPr>
          <w:p w14:paraId="31EB5F14" w14:textId="77777777" w:rsidR="00651E0A" w:rsidRDefault="00F21562">
            <w:pPr>
              <w:jc w:val="center"/>
            </w:pPr>
            <w:r>
              <w:t>0</w:t>
            </w:r>
          </w:p>
        </w:tc>
      </w:tr>
      <w:tr w:rsidR="00651E0A" w14:paraId="31EB5F1E"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16" w14:textId="77777777" w:rsidR="00651E0A" w:rsidRDefault="00F21562">
            <w:pPr>
              <w:jc w:val="center"/>
            </w:pPr>
            <w:r>
              <w:t>2022</w:t>
            </w:r>
          </w:p>
        </w:tc>
        <w:tc>
          <w:tcPr>
            <w:tcW w:w="991" w:type="dxa"/>
          </w:tcPr>
          <w:p w14:paraId="31EB5F17" w14:textId="77777777" w:rsidR="00651E0A" w:rsidRDefault="00F21562">
            <w:pPr>
              <w:jc w:val="center"/>
            </w:pPr>
            <w:r>
              <w:t>Total</w:t>
            </w:r>
          </w:p>
        </w:tc>
        <w:tc>
          <w:tcPr>
            <w:tcW w:w="0" w:type="auto"/>
          </w:tcPr>
          <w:p w14:paraId="31EB5F18" w14:textId="77777777" w:rsidR="00651E0A" w:rsidRDefault="00F21562">
            <w:pPr>
              <w:jc w:val="center"/>
            </w:pPr>
            <w:r>
              <w:t>18</w:t>
            </w:r>
          </w:p>
        </w:tc>
        <w:tc>
          <w:tcPr>
            <w:tcW w:w="0" w:type="auto"/>
          </w:tcPr>
          <w:p w14:paraId="31EB5F19" w14:textId="77777777" w:rsidR="00651E0A" w:rsidRDefault="00F21562">
            <w:pPr>
              <w:jc w:val="center"/>
            </w:pPr>
            <w:r>
              <w:t>2</w:t>
            </w:r>
          </w:p>
        </w:tc>
        <w:tc>
          <w:tcPr>
            <w:tcW w:w="0" w:type="auto"/>
          </w:tcPr>
          <w:p w14:paraId="31EB5F1A" w14:textId="77777777" w:rsidR="00651E0A" w:rsidRDefault="00F21562">
            <w:pPr>
              <w:jc w:val="center"/>
            </w:pPr>
            <w:r>
              <w:t>22</w:t>
            </w:r>
          </w:p>
        </w:tc>
        <w:tc>
          <w:tcPr>
            <w:tcW w:w="0" w:type="auto"/>
          </w:tcPr>
          <w:p w14:paraId="31EB5F1B" w14:textId="77777777" w:rsidR="00651E0A" w:rsidRDefault="00F21562">
            <w:pPr>
              <w:jc w:val="center"/>
            </w:pPr>
            <w:r>
              <w:t>3</w:t>
            </w:r>
          </w:p>
        </w:tc>
        <w:tc>
          <w:tcPr>
            <w:tcW w:w="0" w:type="auto"/>
          </w:tcPr>
          <w:p w14:paraId="31EB5F1C" w14:textId="77777777" w:rsidR="00651E0A" w:rsidRDefault="00F21562">
            <w:pPr>
              <w:jc w:val="center"/>
            </w:pPr>
            <w:r>
              <w:t>6</w:t>
            </w:r>
          </w:p>
        </w:tc>
        <w:tc>
          <w:tcPr>
            <w:tcW w:w="0" w:type="auto"/>
          </w:tcPr>
          <w:p w14:paraId="31EB5F1D" w14:textId="77777777" w:rsidR="00651E0A" w:rsidRDefault="00F21562">
            <w:pPr>
              <w:jc w:val="center"/>
            </w:pPr>
            <w:r>
              <w:t>1</w:t>
            </w:r>
          </w:p>
        </w:tc>
      </w:tr>
      <w:tr w:rsidR="00651E0A" w14:paraId="31EB5F27"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1F" w14:textId="77777777" w:rsidR="00651E0A" w:rsidRDefault="00F21562">
            <w:pPr>
              <w:jc w:val="center"/>
            </w:pPr>
            <w:r>
              <w:t>2023</w:t>
            </w:r>
          </w:p>
        </w:tc>
        <w:tc>
          <w:tcPr>
            <w:tcW w:w="991" w:type="dxa"/>
          </w:tcPr>
          <w:p w14:paraId="31EB5F20" w14:textId="77777777" w:rsidR="00651E0A" w:rsidRDefault="00F21562">
            <w:pPr>
              <w:jc w:val="center"/>
            </w:pPr>
            <w:r>
              <w:t>Feb 01</w:t>
            </w:r>
          </w:p>
        </w:tc>
        <w:tc>
          <w:tcPr>
            <w:tcW w:w="0" w:type="auto"/>
          </w:tcPr>
          <w:p w14:paraId="31EB5F21" w14:textId="77777777" w:rsidR="00651E0A" w:rsidRDefault="00F21562">
            <w:pPr>
              <w:jc w:val="center"/>
            </w:pPr>
            <w:r>
              <w:t>4</w:t>
            </w:r>
          </w:p>
        </w:tc>
        <w:tc>
          <w:tcPr>
            <w:tcW w:w="0" w:type="auto"/>
          </w:tcPr>
          <w:p w14:paraId="31EB5F22" w14:textId="77777777" w:rsidR="00651E0A" w:rsidRDefault="00F21562">
            <w:pPr>
              <w:jc w:val="center"/>
            </w:pPr>
            <w:r>
              <w:t>0</w:t>
            </w:r>
          </w:p>
        </w:tc>
        <w:tc>
          <w:tcPr>
            <w:tcW w:w="0" w:type="auto"/>
          </w:tcPr>
          <w:p w14:paraId="31EB5F23" w14:textId="77777777" w:rsidR="00651E0A" w:rsidRDefault="00F21562">
            <w:pPr>
              <w:jc w:val="center"/>
            </w:pPr>
            <w:r>
              <w:t>0</w:t>
            </w:r>
          </w:p>
        </w:tc>
        <w:tc>
          <w:tcPr>
            <w:tcW w:w="0" w:type="auto"/>
          </w:tcPr>
          <w:p w14:paraId="31EB5F24" w14:textId="77777777" w:rsidR="00651E0A" w:rsidRDefault="00F21562">
            <w:pPr>
              <w:jc w:val="center"/>
            </w:pPr>
            <w:r>
              <w:t>0</w:t>
            </w:r>
          </w:p>
        </w:tc>
        <w:tc>
          <w:tcPr>
            <w:tcW w:w="0" w:type="auto"/>
          </w:tcPr>
          <w:p w14:paraId="31EB5F25" w14:textId="77777777" w:rsidR="00651E0A" w:rsidRDefault="00F21562">
            <w:pPr>
              <w:jc w:val="center"/>
            </w:pPr>
            <w:r>
              <w:t>0</w:t>
            </w:r>
          </w:p>
        </w:tc>
        <w:tc>
          <w:tcPr>
            <w:tcW w:w="0" w:type="auto"/>
          </w:tcPr>
          <w:p w14:paraId="31EB5F26" w14:textId="77777777" w:rsidR="00651E0A" w:rsidRDefault="00F21562">
            <w:pPr>
              <w:jc w:val="center"/>
            </w:pPr>
            <w:r>
              <w:t>0</w:t>
            </w:r>
          </w:p>
        </w:tc>
      </w:tr>
      <w:tr w:rsidR="00651E0A" w14:paraId="31EB5F3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28" w14:textId="77777777" w:rsidR="00651E0A" w:rsidRDefault="00F21562">
            <w:pPr>
              <w:jc w:val="center"/>
            </w:pPr>
            <w:r>
              <w:t>2023</w:t>
            </w:r>
          </w:p>
        </w:tc>
        <w:tc>
          <w:tcPr>
            <w:tcW w:w="991" w:type="dxa"/>
          </w:tcPr>
          <w:p w14:paraId="31EB5F29" w14:textId="77777777" w:rsidR="00651E0A" w:rsidRDefault="00F21562">
            <w:pPr>
              <w:jc w:val="center"/>
            </w:pPr>
            <w:r>
              <w:t>Feb 08</w:t>
            </w:r>
          </w:p>
        </w:tc>
        <w:tc>
          <w:tcPr>
            <w:tcW w:w="0" w:type="auto"/>
          </w:tcPr>
          <w:p w14:paraId="31EB5F2A" w14:textId="77777777" w:rsidR="00651E0A" w:rsidRDefault="00F21562">
            <w:pPr>
              <w:jc w:val="center"/>
            </w:pPr>
            <w:r>
              <w:t>6</w:t>
            </w:r>
          </w:p>
        </w:tc>
        <w:tc>
          <w:tcPr>
            <w:tcW w:w="0" w:type="auto"/>
          </w:tcPr>
          <w:p w14:paraId="31EB5F2B" w14:textId="77777777" w:rsidR="00651E0A" w:rsidRDefault="00F21562">
            <w:pPr>
              <w:jc w:val="center"/>
            </w:pPr>
            <w:r>
              <w:t>0</w:t>
            </w:r>
          </w:p>
        </w:tc>
        <w:tc>
          <w:tcPr>
            <w:tcW w:w="0" w:type="auto"/>
          </w:tcPr>
          <w:p w14:paraId="31EB5F2C" w14:textId="77777777" w:rsidR="00651E0A" w:rsidRDefault="00F21562">
            <w:pPr>
              <w:jc w:val="center"/>
            </w:pPr>
            <w:r>
              <w:t>2</w:t>
            </w:r>
          </w:p>
        </w:tc>
        <w:tc>
          <w:tcPr>
            <w:tcW w:w="0" w:type="auto"/>
          </w:tcPr>
          <w:p w14:paraId="31EB5F2D" w14:textId="77777777" w:rsidR="00651E0A" w:rsidRDefault="00F21562">
            <w:pPr>
              <w:jc w:val="center"/>
            </w:pPr>
            <w:r>
              <w:t>1</w:t>
            </w:r>
          </w:p>
        </w:tc>
        <w:tc>
          <w:tcPr>
            <w:tcW w:w="0" w:type="auto"/>
          </w:tcPr>
          <w:p w14:paraId="31EB5F2E" w14:textId="77777777" w:rsidR="00651E0A" w:rsidRDefault="00F21562">
            <w:pPr>
              <w:jc w:val="center"/>
            </w:pPr>
            <w:r>
              <w:t>0</w:t>
            </w:r>
          </w:p>
        </w:tc>
        <w:tc>
          <w:tcPr>
            <w:tcW w:w="0" w:type="auto"/>
          </w:tcPr>
          <w:p w14:paraId="31EB5F2F" w14:textId="77777777" w:rsidR="00651E0A" w:rsidRDefault="00F21562">
            <w:pPr>
              <w:jc w:val="center"/>
            </w:pPr>
            <w:r>
              <w:t>0</w:t>
            </w:r>
          </w:p>
        </w:tc>
      </w:tr>
      <w:tr w:rsidR="00651E0A" w14:paraId="31EB5F39"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31" w14:textId="77777777" w:rsidR="00651E0A" w:rsidRDefault="00F21562">
            <w:pPr>
              <w:jc w:val="center"/>
            </w:pPr>
            <w:r>
              <w:t>2023</w:t>
            </w:r>
          </w:p>
        </w:tc>
        <w:tc>
          <w:tcPr>
            <w:tcW w:w="991" w:type="dxa"/>
          </w:tcPr>
          <w:p w14:paraId="31EB5F32" w14:textId="77777777" w:rsidR="00651E0A" w:rsidRDefault="00F21562">
            <w:pPr>
              <w:jc w:val="center"/>
            </w:pPr>
            <w:r>
              <w:t>Feb 16</w:t>
            </w:r>
          </w:p>
        </w:tc>
        <w:tc>
          <w:tcPr>
            <w:tcW w:w="0" w:type="auto"/>
          </w:tcPr>
          <w:p w14:paraId="31EB5F33" w14:textId="77777777" w:rsidR="00651E0A" w:rsidRDefault="00F21562">
            <w:pPr>
              <w:jc w:val="center"/>
            </w:pPr>
            <w:r>
              <w:t>1</w:t>
            </w:r>
          </w:p>
        </w:tc>
        <w:tc>
          <w:tcPr>
            <w:tcW w:w="0" w:type="auto"/>
          </w:tcPr>
          <w:p w14:paraId="31EB5F34" w14:textId="77777777" w:rsidR="00651E0A" w:rsidRDefault="00F21562">
            <w:pPr>
              <w:jc w:val="center"/>
            </w:pPr>
            <w:r>
              <w:t>0</w:t>
            </w:r>
          </w:p>
        </w:tc>
        <w:tc>
          <w:tcPr>
            <w:tcW w:w="0" w:type="auto"/>
          </w:tcPr>
          <w:p w14:paraId="31EB5F35" w14:textId="77777777" w:rsidR="00651E0A" w:rsidRDefault="00F21562">
            <w:pPr>
              <w:jc w:val="center"/>
            </w:pPr>
            <w:r>
              <w:t>1</w:t>
            </w:r>
          </w:p>
        </w:tc>
        <w:tc>
          <w:tcPr>
            <w:tcW w:w="0" w:type="auto"/>
          </w:tcPr>
          <w:p w14:paraId="31EB5F36" w14:textId="77777777" w:rsidR="00651E0A" w:rsidRDefault="00F21562">
            <w:pPr>
              <w:jc w:val="center"/>
            </w:pPr>
            <w:r>
              <w:t>0</w:t>
            </w:r>
          </w:p>
        </w:tc>
        <w:tc>
          <w:tcPr>
            <w:tcW w:w="0" w:type="auto"/>
          </w:tcPr>
          <w:p w14:paraId="31EB5F37" w14:textId="77777777" w:rsidR="00651E0A" w:rsidRDefault="00F21562">
            <w:pPr>
              <w:jc w:val="center"/>
            </w:pPr>
            <w:r>
              <w:t>0</w:t>
            </w:r>
          </w:p>
        </w:tc>
        <w:tc>
          <w:tcPr>
            <w:tcW w:w="0" w:type="auto"/>
          </w:tcPr>
          <w:p w14:paraId="31EB5F38" w14:textId="77777777" w:rsidR="00651E0A" w:rsidRDefault="00F21562">
            <w:pPr>
              <w:jc w:val="center"/>
            </w:pPr>
            <w:r>
              <w:t>0</w:t>
            </w:r>
          </w:p>
        </w:tc>
      </w:tr>
      <w:tr w:rsidR="00651E0A" w14:paraId="31EB5F42"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3A" w14:textId="77777777" w:rsidR="00651E0A" w:rsidRDefault="00F21562">
            <w:pPr>
              <w:jc w:val="center"/>
            </w:pPr>
            <w:r>
              <w:t>2023</w:t>
            </w:r>
          </w:p>
        </w:tc>
        <w:tc>
          <w:tcPr>
            <w:tcW w:w="991" w:type="dxa"/>
          </w:tcPr>
          <w:p w14:paraId="31EB5F3B" w14:textId="77777777" w:rsidR="00651E0A" w:rsidRDefault="00F21562">
            <w:pPr>
              <w:jc w:val="center"/>
            </w:pPr>
            <w:r>
              <w:t>Mar 02</w:t>
            </w:r>
          </w:p>
        </w:tc>
        <w:tc>
          <w:tcPr>
            <w:tcW w:w="0" w:type="auto"/>
          </w:tcPr>
          <w:p w14:paraId="31EB5F3C" w14:textId="77777777" w:rsidR="00651E0A" w:rsidRDefault="00F21562">
            <w:pPr>
              <w:jc w:val="center"/>
            </w:pPr>
            <w:r>
              <w:t>4</w:t>
            </w:r>
          </w:p>
        </w:tc>
        <w:tc>
          <w:tcPr>
            <w:tcW w:w="0" w:type="auto"/>
          </w:tcPr>
          <w:p w14:paraId="31EB5F3D" w14:textId="77777777" w:rsidR="00651E0A" w:rsidRDefault="00F21562">
            <w:pPr>
              <w:jc w:val="center"/>
            </w:pPr>
            <w:r>
              <w:t>0</w:t>
            </w:r>
          </w:p>
        </w:tc>
        <w:tc>
          <w:tcPr>
            <w:tcW w:w="0" w:type="auto"/>
          </w:tcPr>
          <w:p w14:paraId="31EB5F3E" w14:textId="77777777" w:rsidR="00651E0A" w:rsidRDefault="00F21562">
            <w:pPr>
              <w:jc w:val="center"/>
            </w:pPr>
            <w:r>
              <w:t>0</w:t>
            </w:r>
          </w:p>
        </w:tc>
        <w:tc>
          <w:tcPr>
            <w:tcW w:w="0" w:type="auto"/>
          </w:tcPr>
          <w:p w14:paraId="31EB5F3F" w14:textId="77777777" w:rsidR="00651E0A" w:rsidRDefault="00F21562">
            <w:pPr>
              <w:jc w:val="center"/>
            </w:pPr>
            <w:r>
              <w:t>1</w:t>
            </w:r>
          </w:p>
        </w:tc>
        <w:tc>
          <w:tcPr>
            <w:tcW w:w="0" w:type="auto"/>
          </w:tcPr>
          <w:p w14:paraId="31EB5F40" w14:textId="77777777" w:rsidR="00651E0A" w:rsidRDefault="00F21562">
            <w:pPr>
              <w:jc w:val="center"/>
            </w:pPr>
            <w:r>
              <w:t>0</w:t>
            </w:r>
          </w:p>
        </w:tc>
        <w:tc>
          <w:tcPr>
            <w:tcW w:w="0" w:type="auto"/>
          </w:tcPr>
          <w:p w14:paraId="31EB5F41" w14:textId="77777777" w:rsidR="00651E0A" w:rsidRDefault="00F21562">
            <w:pPr>
              <w:jc w:val="center"/>
            </w:pPr>
            <w:r>
              <w:t>0</w:t>
            </w:r>
          </w:p>
        </w:tc>
      </w:tr>
      <w:tr w:rsidR="00651E0A" w14:paraId="31EB5F4B"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43" w14:textId="77777777" w:rsidR="00651E0A" w:rsidRDefault="00F21562">
            <w:pPr>
              <w:jc w:val="center"/>
            </w:pPr>
            <w:r>
              <w:t>2023</w:t>
            </w:r>
          </w:p>
        </w:tc>
        <w:tc>
          <w:tcPr>
            <w:tcW w:w="991" w:type="dxa"/>
          </w:tcPr>
          <w:p w14:paraId="31EB5F44" w14:textId="77777777" w:rsidR="00651E0A" w:rsidRDefault="00F21562">
            <w:pPr>
              <w:jc w:val="center"/>
            </w:pPr>
            <w:r>
              <w:t>Mar 09</w:t>
            </w:r>
          </w:p>
        </w:tc>
        <w:tc>
          <w:tcPr>
            <w:tcW w:w="0" w:type="auto"/>
          </w:tcPr>
          <w:p w14:paraId="31EB5F45" w14:textId="77777777" w:rsidR="00651E0A" w:rsidRDefault="00F21562">
            <w:pPr>
              <w:jc w:val="center"/>
            </w:pPr>
            <w:r>
              <w:t>1</w:t>
            </w:r>
          </w:p>
        </w:tc>
        <w:tc>
          <w:tcPr>
            <w:tcW w:w="0" w:type="auto"/>
          </w:tcPr>
          <w:p w14:paraId="31EB5F46" w14:textId="77777777" w:rsidR="00651E0A" w:rsidRDefault="00F21562">
            <w:pPr>
              <w:jc w:val="center"/>
            </w:pPr>
            <w:r>
              <w:t>0</w:t>
            </w:r>
          </w:p>
        </w:tc>
        <w:tc>
          <w:tcPr>
            <w:tcW w:w="0" w:type="auto"/>
          </w:tcPr>
          <w:p w14:paraId="31EB5F47" w14:textId="77777777" w:rsidR="00651E0A" w:rsidRDefault="00F21562">
            <w:pPr>
              <w:jc w:val="center"/>
            </w:pPr>
            <w:r>
              <w:t>1</w:t>
            </w:r>
          </w:p>
        </w:tc>
        <w:tc>
          <w:tcPr>
            <w:tcW w:w="0" w:type="auto"/>
          </w:tcPr>
          <w:p w14:paraId="31EB5F48" w14:textId="77777777" w:rsidR="00651E0A" w:rsidRDefault="00F21562">
            <w:pPr>
              <w:jc w:val="center"/>
            </w:pPr>
            <w:r>
              <w:t>0</w:t>
            </w:r>
          </w:p>
        </w:tc>
        <w:tc>
          <w:tcPr>
            <w:tcW w:w="0" w:type="auto"/>
          </w:tcPr>
          <w:p w14:paraId="31EB5F49" w14:textId="77777777" w:rsidR="00651E0A" w:rsidRDefault="00F21562">
            <w:pPr>
              <w:jc w:val="center"/>
            </w:pPr>
            <w:r>
              <w:t>0</w:t>
            </w:r>
          </w:p>
        </w:tc>
        <w:tc>
          <w:tcPr>
            <w:tcW w:w="0" w:type="auto"/>
          </w:tcPr>
          <w:p w14:paraId="31EB5F4A" w14:textId="77777777" w:rsidR="00651E0A" w:rsidRDefault="00F21562">
            <w:pPr>
              <w:jc w:val="center"/>
            </w:pPr>
            <w:r>
              <w:t>0</w:t>
            </w:r>
          </w:p>
        </w:tc>
      </w:tr>
      <w:tr w:rsidR="00651E0A" w14:paraId="31EB5F54"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4C" w14:textId="77777777" w:rsidR="00651E0A" w:rsidRDefault="00F21562">
            <w:pPr>
              <w:jc w:val="center"/>
            </w:pPr>
            <w:r>
              <w:t>2023</w:t>
            </w:r>
          </w:p>
        </w:tc>
        <w:tc>
          <w:tcPr>
            <w:tcW w:w="991" w:type="dxa"/>
          </w:tcPr>
          <w:p w14:paraId="31EB5F4D" w14:textId="77777777" w:rsidR="00651E0A" w:rsidRDefault="00F21562">
            <w:pPr>
              <w:jc w:val="center"/>
            </w:pPr>
            <w:r>
              <w:t>Mar 16</w:t>
            </w:r>
          </w:p>
        </w:tc>
        <w:tc>
          <w:tcPr>
            <w:tcW w:w="0" w:type="auto"/>
          </w:tcPr>
          <w:p w14:paraId="31EB5F4E" w14:textId="77777777" w:rsidR="00651E0A" w:rsidRDefault="00F21562">
            <w:pPr>
              <w:jc w:val="center"/>
            </w:pPr>
            <w:r>
              <w:t>0</w:t>
            </w:r>
          </w:p>
        </w:tc>
        <w:tc>
          <w:tcPr>
            <w:tcW w:w="0" w:type="auto"/>
          </w:tcPr>
          <w:p w14:paraId="31EB5F4F" w14:textId="77777777" w:rsidR="00651E0A" w:rsidRDefault="00F21562">
            <w:pPr>
              <w:jc w:val="center"/>
            </w:pPr>
            <w:r>
              <w:t>0</w:t>
            </w:r>
          </w:p>
        </w:tc>
        <w:tc>
          <w:tcPr>
            <w:tcW w:w="0" w:type="auto"/>
          </w:tcPr>
          <w:p w14:paraId="31EB5F50" w14:textId="77777777" w:rsidR="00651E0A" w:rsidRDefault="00F21562">
            <w:pPr>
              <w:jc w:val="center"/>
            </w:pPr>
            <w:r>
              <w:t>0</w:t>
            </w:r>
          </w:p>
        </w:tc>
        <w:tc>
          <w:tcPr>
            <w:tcW w:w="0" w:type="auto"/>
          </w:tcPr>
          <w:p w14:paraId="31EB5F51" w14:textId="77777777" w:rsidR="00651E0A" w:rsidRDefault="00F21562">
            <w:pPr>
              <w:jc w:val="center"/>
            </w:pPr>
            <w:r>
              <w:t>0</w:t>
            </w:r>
          </w:p>
        </w:tc>
        <w:tc>
          <w:tcPr>
            <w:tcW w:w="0" w:type="auto"/>
          </w:tcPr>
          <w:p w14:paraId="31EB5F52" w14:textId="77777777" w:rsidR="00651E0A" w:rsidRDefault="00F21562">
            <w:pPr>
              <w:jc w:val="center"/>
            </w:pPr>
            <w:r>
              <w:t>0</w:t>
            </w:r>
          </w:p>
        </w:tc>
        <w:tc>
          <w:tcPr>
            <w:tcW w:w="0" w:type="auto"/>
          </w:tcPr>
          <w:p w14:paraId="31EB5F53" w14:textId="77777777" w:rsidR="00651E0A" w:rsidRDefault="00F21562">
            <w:pPr>
              <w:jc w:val="center"/>
            </w:pPr>
            <w:r>
              <w:t>0</w:t>
            </w:r>
          </w:p>
        </w:tc>
      </w:tr>
      <w:tr w:rsidR="00651E0A" w14:paraId="31EB5F5D"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55" w14:textId="77777777" w:rsidR="00651E0A" w:rsidRDefault="00F21562">
            <w:pPr>
              <w:jc w:val="center"/>
            </w:pPr>
            <w:r>
              <w:t>2023</w:t>
            </w:r>
          </w:p>
        </w:tc>
        <w:tc>
          <w:tcPr>
            <w:tcW w:w="991" w:type="dxa"/>
          </w:tcPr>
          <w:p w14:paraId="31EB5F56" w14:textId="77777777" w:rsidR="00651E0A" w:rsidRDefault="00F21562">
            <w:pPr>
              <w:jc w:val="center"/>
            </w:pPr>
            <w:r>
              <w:t>Mar 23</w:t>
            </w:r>
          </w:p>
        </w:tc>
        <w:tc>
          <w:tcPr>
            <w:tcW w:w="0" w:type="auto"/>
          </w:tcPr>
          <w:p w14:paraId="31EB5F57" w14:textId="77777777" w:rsidR="00651E0A" w:rsidRDefault="00F21562">
            <w:pPr>
              <w:jc w:val="center"/>
            </w:pPr>
            <w:r>
              <w:t>4</w:t>
            </w:r>
          </w:p>
        </w:tc>
        <w:tc>
          <w:tcPr>
            <w:tcW w:w="0" w:type="auto"/>
          </w:tcPr>
          <w:p w14:paraId="31EB5F58" w14:textId="77777777" w:rsidR="00651E0A" w:rsidRDefault="00F21562">
            <w:pPr>
              <w:jc w:val="center"/>
            </w:pPr>
            <w:r>
              <w:t>0</w:t>
            </w:r>
          </w:p>
        </w:tc>
        <w:tc>
          <w:tcPr>
            <w:tcW w:w="0" w:type="auto"/>
          </w:tcPr>
          <w:p w14:paraId="31EB5F59" w14:textId="77777777" w:rsidR="00651E0A" w:rsidRDefault="00F21562">
            <w:pPr>
              <w:jc w:val="center"/>
            </w:pPr>
            <w:r>
              <w:t>0</w:t>
            </w:r>
          </w:p>
        </w:tc>
        <w:tc>
          <w:tcPr>
            <w:tcW w:w="0" w:type="auto"/>
          </w:tcPr>
          <w:p w14:paraId="31EB5F5A" w14:textId="77777777" w:rsidR="00651E0A" w:rsidRDefault="00F21562">
            <w:pPr>
              <w:jc w:val="center"/>
            </w:pPr>
            <w:r>
              <w:t>0</w:t>
            </w:r>
          </w:p>
        </w:tc>
        <w:tc>
          <w:tcPr>
            <w:tcW w:w="0" w:type="auto"/>
          </w:tcPr>
          <w:p w14:paraId="31EB5F5B" w14:textId="77777777" w:rsidR="00651E0A" w:rsidRDefault="00F21562">
            <w:pPr>
              <w:jc w:val="center"/>
            </w:pPr>
            <w:r>
              <w:t>0</w:t>
            </w:r>
          </w:p>
        </w:tc>
        <w:tc>
          <w:tcPr>
            <w:tcW w:w="0" w:type="auto"/>
          </w:tcPr>
          <w:p w14:paraId="31EB5F5C" w14:textId="77777777" w:rsidR="00651E0A" w:rsidRDefault="00F21562">
            <w:pPr>
              <w:jc w:val="center"/>
            </w:pPr>
            <w:r>
              <w:t>0</w:t>
            </w:r>
          </w:p>
        </w:tc>
      </w:tr>
      <w:tr w:rsidR="00651E0A" w14:paraId="31EB5F66"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5E" w14:textId="77777777" w:rsidR="00651E0A" w:rsidRDefault="00F21562">
            <w:pPr>
              <w:jc w:val="center"/>
            </w:pPr>
            <w:r>
              <w:t>2023</w:t>
            </w:r>
          </w:p>
        </w:tc>
        <w:tc>
          <w:tcPr>
            <w:tcW w:w="991" w:type="dxa"/>
          </w:tcPr>
          <w:p w14:paraId="31EB5F5F" w14:textId="77777777" w:rsidR="00651E0A" w:rsidRDefault="00F21562">
            <w:pPr>
              <w:jc w:val="center"/>
            </w:pPr>
            <w:r>
              <w:t>Mar 30</w:t>
            </w:r>
          </w:p>
        </w:tc>
        <w:tc>
          <w:tcPr>
            <w:tcW w:w="0" w:type="auto"/>
          </w:tcPr>
          <w:p w14:paraId="31EB5F60" w14:textId="77777777" w:rsidR="00651E0A" w:rsidRDefault="00F21562">
            <w:pPr>
              <w:jc w:val="center"/>
            </w:pPr>
            <w:r>
              <w:t>2</w:t>
            </w:r>
          </w:p>
        </w:tc>
        <w:tc>
          <w:tcPr>
            <w:tcW w:w="0" w:type="auto"/>
          </w:tcPr>
          <w:p w14:paraId="31EB5F61" w14:textId="77777777" w:rsidR="00651E0A" w:rsidRDefault="00F21562">
            <w:pPr>
              <w:jc w:val="center"/>
            </w:pPr>
            <w:r>
              <w:t>0</w:t>
            </w:r>
          </w:p>
        </w:tc>
        <w:tc>
          <w:tcPr>
            <w:tcW w:w="0" w:type="auto"/>
          </w:tcPr>
          <w:p w14:paraId="31EB5F62" w14:textId="77777777" w:rsidR="00651E0A" w:rsidRDefault="00F21562">
            <w:pPr>
              <w:jc w:val="center"/>
            </w:pPr>
            <w:r>
              <w:t>6</w:t>
            </w:r>
          </w:p>
        </w:tc>
        <w:tc>
          <w:tcPr>
            <w:tcW w:w="0" w:type="auto"/>
          </w:tcPr>
          <w:p w14:paraId="31EB5F63" w14:textId="77777777" w:rsidR="00651E0A" w:rsidRDefault="00F21562">
            <w:pPr>
              <w:jc w:val="center"/>
            </w:pPr>
            <w:r>
              <w:t>0</w:t>
            </w:r>
          </w:p>
        </w:tc>
        <w:tc>
          <w:tcPr>
            <w:tcW w:w="0" w:type="auto"/>
          </w:tcPr>
          <w:p w14:paraId="31EB5F64" w14:textId="77777777" w:rsidR="00651E0A" w:rsidRDefault="00F21562">
            <w:pPr>
              <w:jc w:val="center"/>
            </w:pPr>
            <w:r>
              <w:t>0</w:t>
            </w:r>
          </w:p>
        </w:tc>
        <w:tc>
          <w:tcPr>
            <w:tcW w:w="0" w:type="auto"/>
          </w:tcPr>
          <w:p w14:paraId="31EB5F65" w14:textId="77777777" w:rsidR="00651E0A" w:rsidRDefault="00F21562">
            <w:pPr>
              <w:jc w:val="center"/>
            </w:pPr>
            <w:r>
              <w:t>0</w:t>
            </w:r>
          </w:p>
        </w:tc>
      </w:tr>
      <w:tr w:rsidR="00651E0A" w14:paraId="31EB5F6F"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67" w14:textId="77777777" w:rsidR="00651E0A" w:rsidRDefault="00F21562">
            <w:pPr>
              <w:jc w:val="center"/>
            </w:pPr>
            <w:r>
              <w:t>2023</w:t>
            </w:r>
          </w:p>
        </w:tc>
        <w:tc>
          <w:tcPr>
            <w:tcW w:w="991" w:type="dxa"/>
          </w:tcPr>
          <w:p w14:paraId="31EB5F68" w14:textId="77777777" w:rsidR="00651E0A" w:rsidRDefault="00F21562">
            <w:pPr>
              <w:jc w:val="center"/>
            </w:pPr>
            <w:r>
              <w:t>Apr 06</w:t>
            </w:r>
          </w:p>
        </w:tc>
        <w:tc>
          <w:tcPr>
            <w:tcW w:w="0" w:type="auto"/>
          </w:tcPr>
          <w:p w14:paraId="31EB5F69" w14:textId="77777777" w:rsidR="00651E0A" w:rsidRDefault="00F21562">
            <w:pPr>
              <w:jc w:val="center"/>
            </w:pPr>
            <w:r>
              <w:t>3</w:t>
            </w:r>
          </w:p>
        </w:tc>
        <w:tc>
          <w:tcPr>
            <w:tcW w:w="0" w:type="auto"/>
          </w:tcPr>
          <w:p w14:paraId="31EB5F6A" w14:textId="77777777" w:rsidR="00651E0A" w:rsidRDefault="00F21562">
            <w:pPr>
              <w:jc w:val="center"/>
            </w:pPr>
            <w:r>
              <w:t>0</w:t>
            </w:r>
          </w:p>
        </w:tc>
        <w:tc>
          <w:tcPr>
            <w:tcW w:w="0" w:type="auto"/>
          </w:tcPr>
          <w:p w14:paraId="31EB5F6B" w14:textId="77777777" w:rsidR="00651E0A" w:rsidRDefault="00F21562">
            <w:pPr>
              <w:jc w:val="center"/>
            </w:pPr>
            <w:r>
              <w:t>11</w:t>
            </w:r>
          </w:p>
        </w:tc>
        <w:tc>
          <w:tcPr>
            <w:tcW w:w="0" w:type="auto"/>
          </w:tcPr>
          <w:p w14:paraId="31EB5F6C" w14:textId="77777777" w:rsidR="00651E0A" w:rsidRDefault="00F21562">
            <w:pPr>
              <w:jc w:val="center"/>
            </w:pPr>
            <w:r>
              <w:t>0</w:t>
            </w:r>
          </w:p>
        </w:tc>
        <w:tc>
          <w:tcPr>
            <w:tcW w:w="0" w:type="auto"/>
          </w:tcPr>
          <w:p w14:paraId="31EB5F6D" w14:textId="77777777" w:rsidR="00651E0A" w:rsidRDefault="00F21562">
            <w:pPr>
              <w:jc w:val="center"/>
            </w:pPr>
            <w:r>
              <w:t>0</w:t>
            </w:r>
          </w:p>
        </w:tc>
        <w:tc>
          <w:tcPr>
            <w:tcW w:w="0" w:type="auto"/>
          </w:tcPr>
          <w:p w14:paraId="31EB5F6E" w14:textId="77777777" w:rsidR="00651E0A" w:rsidRDefault="00F21562">
            <w:pPr>
              <w:jc w:val="center"/>
            </w:pPr>
            <w:r>
              <w:t>0</w:t>
            </w:r>
          </w:p>
        </w:tc>
      </w:tr>
      <w:tr w:rsidR="00651E0A" w14:paraId="31EB5F78"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70" w14:textId="77777777" w:rsidR="00651E0A" w:rsidRDefault="00F21562">
            <w:pPr>
              <w:jc w:val="center"/>
            </w:pPr>
            <w:r>
              <w:t>2023</w:t>
            </w:r>
          </w:p>
        </w:tc>
        <w:tc>
          <w:tcPr>
            <w:tcW w:w="991" w:type="dxa"/>
          </w:tcPr>
          <w:p w14:paraId="31EB5F71" w14:textId="77777777" w:rsidR="00651E0A" w:rsidRDefault="00F21562">
            <w:pPr>
              <w:jc w:val="center"/>
            </w:pPr>
            <w:r>
              <w:t>Apr 13</w:t>
            </w:r>
          </w:p>
        </w:tc>
        <w:tc>
          <w:tcPr>
            <w:tcW w:w="0" w:type="auto"/>
          </w:tcPr>
          <w:p w14:paraId="31EB5F72" w14:textId="77777777" w:rsidR="00651E0A" w:rsidRDefault="00F21562">
            <w:pPr>
              <w:jc w:val="center"/>
            </w:pPr>
            <w:r>
              <w:t>5</w:t>
            </w:r>
          </w:p>
        </w:tc>
        <w:tc>
          <w:tcPr>
            <w:tcW w:w="0" w:type="auto"/>
          </w:tcPr>
          <w:p w14:paraId="31EB5F73" w14:textId="77777777" w:rsidR="00651E0A" w:rsidRDefault="00F21562">
            <w:pPr>
              <w:jc w:val="center"/>
            </w:pPr>
            <w:r>
              <w:t>0</w:t>
            </w:r>
          </w:p>
        </w:tc>
        <w:tc>
          <w:tcPr>
            <w:tcW w:w="0" w:type="auto"/>
          </w:tcPr>
          <w:p w14:paraId="31EB5F74" w14:textId="77777777" w:rsidR="00651E0A" w:rsidRDefault="00F21562">
            <w:pPr>
              <w:jc w:val="center"/>
            </w:pPr>
            <w:r>
              <w:t>5</w:t>
            </w:r>
          </w:p>
        </w:tc>
        <w:tc>
          <w:tcPr>
            <w:tcW w:w="0" w:type="auto"/>
          </w:tcPr>
          <w:p w14:paraId="31EB5F75" w14:textId="77777777" w:rsidR="00651E0A" w:rsidRDefault="00F21562">
            <w:pPr>
              <w:jc w:val="center"/>
            </w:pPr>
            <w:r>
              <w:t>0</w:t>
            </w:r>
          </w:p>
        </w:tc>
        <w:tc>
          <w:tcPr>
            <w:tcW w:w="0" w:type="auto"/>
          </w:tcPr>
          <w:p w14:paraId="31EB5F76" w14:textId="77777777" w:rsidR="00651E0A" w:rsidRDefault="00F21562">
            <w:pPr>
              <w:jc w:val="center"/>
            </w:pPr>
            <w:r>
              <w:t>1</w:t>
            </w:r>
          </w:p>
        </w:tc>
        <w:tc>
          <w:tcPr>
            <w:tcW w:w="0" w:type="auto"/>
          </w:tcPr>
          <w:p w14:paraId="31EB5F77" w14:textId="77777777" w:rsidR="00651E0A" w:rsidRDefault="00F21562">
            <w:pPr>
              <w:jc w:val="center"/>
            </w:pPr>
            <w:r>
              <w:t>0</w:t>
            </w:r>
          </w:p>
        </w:tc>
      </w:tr>
      <w:tr w:rsidR="00651E0A" w14:paraId="31EB5F81"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79" w14:textId="77777777" w:rsidR="00651E0A" w:rsidRDefault="00F21562">
            <w:pPr>
              <w:jc w:val="center"/>
            </w:pPr>
            <w:r>
              <w:t>2023</w:t>
            </w:r>
          </w:p>
        </w:tc>
        <w:tc>
          <w:tcPr>
            <w:tcW w:w="991" w:type="dxa"/>
          </w:tcPr>
          <w:p w14:paraId="31EB5F7A" w14:textId="77777777" w:rsidR="00651E0A" w:rsidRDefault="00F21562">
            <w:pPr>
              <w:jc w:val="center"/>
            </w:pPr>
            <w:r>
              <w:t>Apr 20</w:t>
            </w:r>
          </w:p>
        </w:tc>
        <w:tc>
          <w:tcPr>
            <w:tcW w:w="0" w:type="auto"/>
          </w:tcPr>
          <w:p w14:paraId="31EB5F7B" w14:textId="77777777" w:rsidR="00651E0A" w:rsidRDefault="00F21562">
            <w:pPr>
              <w:jc w:val="center"/>
            </w:pPr>
            <w:r>
              <w:t>2</w:t>
            </w:r>
          </w:p>
        </w:tc>
        <w:tc>
          <w:tcPr>
            <w:tcW w:w="0" w:type="auto"/>
          </w:tcPr>
          <w:p w14:paraId="31EB5F7C" w14:textId="77777777" w:rsidR="00651E0A" w:rsidRDefault="00F21562">
            <w:pPr>
              <w:jc w:val="center"/>
            </w:pPr>
            <w:r>
              <w:t>0</w:t>
            </w:r>
          </w:p>
        </w:tc>
        <w:tc>
          <w:tcPr>
            <w:tcW w:w="0" w:type="auto"/>
          </w:tcPr>
          <w:p w14:paraId="31EB5F7D" w14:textId="77777777" w:rsidR="00651E0A" w:rsidRDefault="00F21562">
            <w:pPr>
              <w:jc w:val="center"/>
            </w:pPr>
            <w:r>
              <w:t>8</w:t>
            </w:r>
          </w:p>
        </w:tc>
        <w:tc>
          <w:tcPr>
            <w:tcW w:w="0" w:type="auto"/>
          </w:tcPr>
          <w:p w14:paraId="31EB5F7E" w14:textId="77777777" w:rsidR="00651E0A" w:rsidRDefault="00F21562">
            <w:pPr>
              <w:jc w:val="center"/>
            </w:pPr>
            <w:r>
              <w:t>2</w:t>
            </w:r>
          </w:p>
        </w:tc>
        <w:tc>
          <w:tcPr>
            <w:tcW w:w="0" w:type="auto"/>
          </w:tcPr>
          <w:p w14:paraId="31EB5F7F" w14:textId="77777777" w:rsidR="00651E0A" w:rsidRDefault="00F21562">
            <w:pPr>
              <w:jc w:val="center"/>
            </w:pPr>
            <w:r>
              <w:t>3</w:t>
            </w:r>
          </w:p>
        </w:tc>
        <w:tc>
          <w:tcPr>
            <w:tcW w:w="0" w:type="auto"/>
          </w:tcPr>
          <w:p w14:paraId="31EB5F80" w14:textId="77777777" w:rsidR="00651E0A" w:rsidRDefault="00F21562">
            <w:pPr>
              <w:jc w:val="center"/>
            </w:pPr>
            <w:r>
              <w:t>0</w:t>
            </w:r>
          </w:p>
        </w:tc>
      </w:tr>
      <w:tr w:rsidR="00651E0A" w14:paraId="31EB5F8A"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82" w14:textId="77777777" w:rsidR="00651E0A" w:rsidRDefault="00F21562">
            <w:pPr>
              <w:jc w:val="center"/>
            </w:pPr>
            <w:r>
              <w:t>2023</w:t>
            </w:r>
          </w:p>
        </w:tc>
        <w:tc>
          <w:tcPr>
            <w:tcW w:w="991" w:type="dxa"/>
          </w:tcPr>
          <w:p w14:paraId="31EB5F83" w14:textId="77777777" w:rsidR="00651E0A" w:rsidRDefault="00F21562">
            <w:pPr>
              <w:jc w:val="center"/>
            </w:pPr>
            <w:r>
              <w:t>Apr 27</w:t>
            </w:r>
          </w:p>
        </w:tc>
        <w:tc>
          <w:tcPr>
            <w:tcW w:w="0" w:type="auto"/>
          </w:tcPr>
          <w:p w14:paraId="31EB5F84" w14:textId="77777777" w:rsidR="00651E0A" w:rsidRDefault="00F21562">
            <w:pPr>
              <w:jc w:val="center"/>
            </w:pPr>
            <w:r>
              <w:t>2</w:t>
            </w:r>
          </w:p>
        </w:tc>
        <w:tc>
          <w:tcPr>
            <w:tcW w:w="0" w:type="auto"/>
          </w:tcPr>
          <w:p w14:paraId="31EB5F85" w14:textId="77777777" w:rsidR="00651E0A" w:rsidRDefault="00F21562">
            <w:pPr>
              <w:jc w:val="center"/>
            </w:pPr>
            <w:r>
              <w:t>0</w:t>
            </w:r>
          </w:p>
        </w:tc>
        <w:tc>
          <w:tcPr>
            <w:tcW w:w="0" w:type="auto"/>
          </w:tcPr>
          <w:p w14:paraId="31EB5F86" w14:textId="77777777" w:rsidR="00651E0A" w:rsidRDefault="00F21562">
            <w:pPr>
              <w:jc w:val="center"/>
            </w:pPr>
            <w:r>
              <w:t>3</w:t>
            </w:r>
          </w:p>
        </w:tc>
        <w:tc>
          <w:tcPr>
            <w:tcW w:w="0" w:type="auto"/>
          </w:tcPr>
          <w:p w14:paraId="31EB5F87" w14:textId="77777777" w:rsidR="00651E0A" w:rsidRDefault="00F21562">
            <w:pPr>
              <w:jc w:val="center"/>
            </w:pPr>
            <w:r>
              <w:t>0</w:t>
            </w:r>
          </w:p>
        </w:tc>
        <w:tc>
          <w:tcPr>
            <w:tcW w:w="0" w:type="auto"/>
          </w:tcPr>
          <w:p w14:paraId="31EB5F88" w14:textId="77777777" w:rsidR="00651E0A" w:rsidRDefault="00F21562">
            <w:pPr>
              <w:jc w:val="center"/>
            </w:pPr>
            <w:r>
              <w:t>1</w:t>
            </w:r>
          </w:p>
        </w:tc>
        <w:tc>
          <w:tcPr>
            <w:tcW w:w="0" w:type="auto"/>
          </w:tcPr>
          <w:p w14:paraId="31EB5F89" w14:textId="77777777" w:rsidR="00651E0A" w:rsidRDefault="00F21562">
            <w:pPr>
              <w:jc w:val="center"/>
            </w:pPr>
            <w:r>
              <w:t>0</w:t>
            </w:r>
          </w:p>
        </w:tc>
      </w:tr>
      <w:tr w:rsidR="00651E0A" w14:paraId="31EB5F93"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8B" w14:textId="77777777" w:rsidR="00651E0A" w:rsidRDefault="00F21562">
            <w:pPr>
              <w:jc w:val="center"/>
            </w:pPr>
            <w:r>
              <w:t>2023</w:t>
            </w:r>
          </w:p>
        </w:tc>
        <w:tc>
          <w:tcPr>
            <w:tcW w:w="991" w:type="dxa"/>
          </w:tcPr>
          <w:p w14:paraId="31EB5F8C" w14:textId="77777777" w:rsidR="00651E0A" w:rsidRDefault="00F21562">
            <w:pPr>
              <w:jc w:val="center"/>
            </w:pPr>
            <w:r>
              <w:t>May 11</w:t>
            </w:r>
          </w:p>
        </w:tc>
        <w:tc>
          <w:tcPr>
            <w:tcW w:w="0" w:type="auto"/>
          </w:tcPr>
          <w:p w14:paraId="31EB5F8D" w14:textId="77777777" w:rsidR="00651E0A" w:rsidRDefault="00F21562">
            <w:pPr>
              <w:jc w:val="center"/>
            </w:pPr>
            <w:r>
              <w:t>0</w:t>
            </w:r>
          </w:p>
        </w:tc>
        <w:tc>
          <w:tcPr>
            <w:tcW w:w="0" w:type="auto"/>
          </w:tcPr>
          <w:p w14:paraId="31EB5F8E" w14:textId="77777777" w:rsidR="00651E0A" w:rsidRDefault="00F21562">
            <w:pPr>
              <w:jc w:val="center"/>
            </w:pPr>
            <w:r>
              <w:t>0</w:t>
            </w:r>
          </w:p>
        </w:tc>
        <w:tc>
          <w:tcPr>
            <w:tcW w:w="0" w:type="auto"/>
          </w:tcPr>
          <w:p w14:paraId="31EB5F8F" w14:textId="77777777" w:rsidR="00651E0A" w:rsidRDefault="00F21562">
            <w:pPr>
              <w:jc w:val="center"/>
            </w:pPr>
            <w:r>
              <w:t>0</w:t>
            </w:r>
          </w:p>
        </w:tc>
        <w:tc>
          <w:tcPr>
            <w:tcW w:w="0" w:type="auto"/>
          </w:tcPr>
          <w:p w14:paraId="31EB5F90" w14:textId="77777777" w:rsidR="00651E0A" w:rsidRDefault="00F21562">
            <w:pPr>
              <w:jc w:val="center"/>
            </w:pPr>
            <w:r>
              <w:t>0</w:t>
            </w:r>
          </w:p>
        </w:tc>
        <w:tc>
          <w:tcPr>
            <w:tcW w:w="0" w:type="auto"/>
          </w:tcPr>
          <w:p w14:paraId="31EB5F91" w14:textId="77777777" w:rsidR="00651E0A" w:rsidRDefault="00F21562">
            <w:pPr>
              <w:jc w:val="center"/>
            </w:pPr>
            <w:r>
              <w:t>0</w:t>
            </w:r>
          </w:p>
        </w:tc>
        <w:tc>
          <w:tcPr>
            <w:tcW w:w="0" w:type="auto"/>
          </w:tcPr>
          <w:p w14:paraId="31EB5F92" w14:textId="77777777" w:rsidR="00651E0A" w:rsidRDefault="00F21562">
            <w:pPr>
              <w:jc w:val="center"/>
            </w:pPr>
            <w:r>
              <w:t>0</w:t>
            </w:r>
          </w:p>
        </w:tc>
      </w:tr>
      <w:tr w:rsidR="00651E0A" w14:paraId="31EB5F9C"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94" w14:textId="77777777" w:rsidR="00651E0A" w:rsidRDefault="00F21562">
            <w:pPr>
              <w:jc w:val="center"/>
            </w:pPr>
            <w:r>
              <w:t>2023</w:t>
            </w:r>
          </w:p>
        </w:tc>
        <w:tc>
          <w:tcPr>
            <w:tcW w:w="991" w:type="dxa"/>
          </w:tcPr>
          <w:p w14:paraId="31EB5F95" w14:textId="77777777" w:rsidR="00651E0A" w:rsidRDefault="00F21562">
            <w:pPr>
              <w:jc w:val="center"/>
            </w:pPr>
            <w:r>
              <w:t>May 25</w:t>
            </w:r>
          </w:p>
        </w:tc>
        <w:tc>
          <w:tcPr>
            <w:tcW w:w="0" w:type="auto"/>
          </w:tcPr>
          <w:p w14:paraId="31EB5F96" w14:textId="77777777" w:rsidR="00651E0A" w:rsidRDefault="00F21562">
            <w:pPr>
              <w:jc w:val="center"/>
            </w:pPr>
            <w:r>
              <w:t>0</w:t>
            </w:r>
          </w:p>
        </w:tc>
        <w:tc>
          <w:tcPr>
            <w:tcW w:w="0" w:type="auto"/>
          </w:tcPr>
          <w:p w14:paraId="31EB5F97" w14:textId="77777777" w:rsidR="00651E0A" w:rsidRDefault="00F21562">
            <w:pPr>
              <w:jc w:val="center"/>
            </w:pPr>
            <w:r>
              <w:t>2</w:t>
            </w:r>
          </w:p>
        </w:tc>
        <w:tc>
          <w:tcPr>
            <w:tcW w:w="0" w:type="auto"/>
          </w:tcPr>
          <w:p w14:paraId="31EB5F98" w14:textId="77777777" w:rsidR="00651E0A" w:rsidRDefault="00F21562">
            <w:pPr>
              <w:jc w:val="center"/>
            </w:pPr>
            <w:r>
              <w:t>0</w:t>
            </w:r>
          </w:p>
        </w:tc>
        <w:tc>
          <w:tcPr>
            <w:tcW w:w="0" w:type="auto"/>
          </w:tcPr>
          <w:p w14:paraId="31EB5F99" w14:textId="77777777" w:rsidR="00651E0A" w:rsidRDefault="00F21562">
            <w:pPr>
              <w:jc w:val="center"/>
            </w:pPr>
            <w:r>
              <w:t>0</w:t>
            </w:r>
          </w:p>
        </w:tc>
        <w:tc>
          <w:tcPr>
            <w:tcW w:w="0" w:type="auto"/>
          </w:tcPr>
          <w:p w14:paraId="31EB5F9A" w14:textId="77777777" w:rsidR="00651E0A" w:rsidRDefault="00F21562">
            <w:pPr>
              <w:jc w:val="center"/>
            </w:pPr>
            <w:r>
              <w:t>0</w:t>
            </w:r>
          </w:p>
        </w:tc>
        <w:tc>
          <w:tcPr>
            <w:tcW w:w="0" w:type="auto"/>
          </w:tcPr>
          <w:p w14:paraId="31EB5F9B" w14:textId="77777777" w:rsidR="00651E0A" w:rsidRDefault="00F21562">
            <w:pPr>
              <w:jc w:val="center"/>
            </w:pPr>
            <w:r>
              <w:t>0</w:t>
            </w:r>
          </w:p>
        </w:tc>
      </w:tr>
      <w:tr w:rsidR="00651E0A" w14:paraId="31EB5FA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9D" w14:textId="77777777" w:rsidR="00651E0A" w:rsidRDefault="00F21562">
            <w:pPr>
              <w:jc w:val="center"/>
            </w:pPr>
            <w:r>
              <w:t>2023</w:t>
            </w:r>
          </w:p>
        </w:tc>
        <w:tc>
          <w:tcPr>
            <w:tcW w:w="991" w:type="dxa"/>
          </w:tcPr>
          <w:p w14:paraId="31EB5F9E" w14:textId="77777777" w:rsidR="00651E0A" w:rsidRDefault="00F21562">
            <w:pPr>
              <w:jc w:val="center"/>
            </w:pPr>
            <w:r>
              <w:t>Total</w:t>
            </w:r>
          </w:p>
        </w:tc>
        <w:tc>
          <w:tcPr>
            <w:tcW w:w="0" w:type="auto"/>
          </w:tcPr>
          <w:p w14:paraId="31EB5F9F" w14:textId="77777777" w:rsidR="00651E0A" w:rsidRDefault="00F21562">
            <w:pPr>
              <w:jc w:val="center"/>
            </w:pPr>
            <w:r>
              <w:t>34</w:t>
            </w:r>
          </w:p>
        </w:tc>
        <w:tc>
          <w:tcPr>
            <w:tcW w:w="0" w:type="auto"/>
          </w:tcPr>
          <w:p w14:paraId="31EB5FA0" w14:textId="77777777" w:rsidR="00651E0A" w:rsidRDefault="00F21562">
            <w:pPr>
              <w:jc w:val="center"/>
            </w:pPr>
            <w:r>
              <w:t>2</w:t>
            </w:r>
          </w:p>
        </w:tc>
        <w:tc>
          <w:tcPr>
            <w:tcW w:w="0" w:type="auto"/>
          </w:tcPr>
          <w:p w14:paraId="31EB5FA1" w14:textId="77777777" w:rsidR="00651E0A" w:rsidRDefault="00F21562">
            <w:pPr>
              <w:jc w:val="center"/>
            </w:pPr>
            <w:r>
              <w:t>37</w:t>
            </w:r>
          </w:p>
        </w:tc>
        <w:tc>
          <w:tcPr>
            <w:tcW w:w="0" w:type="auto"/>
          </w:tcPr>
          <w:p w14:paraId="31EB5FA2" w14:textId="77777777" w:rsidR="00651E0A" w:rsidRDefault="00F21562">
            <w:pPr>
              <w:jc w:val="center"/>
            </w:pPr>
            <w:r>
              <w:t>4</w:t>
            </w:r>
          </w:p>
        </w:tc>
        <w:tc>
          <w:tcPr>
            <w:tcW w:w="0" w:type="auto"/>
          </w:tcPr>
          <w:p w14:paraId="31EB5FA3" w14:textId="77777777" w:rsidR="00651E0A" w:rsidRDefault="00F21562">
            <w:pPr>
              <w:jc w:val="center"/>
            </w:pPr>
            <w:r>
              <w:t>5</w:t>
            </w:r>
          </w:p>
        </w:tc>
        <w:tc>
          <w:tcPr>
            <w:tcW w:w="0" w:type="auto"/>
          </w:tcPr>
          <w:p w14:paraId="31EB5FA4" w14:textId="77777777" w:rsidR="00651E0A" w:rsidRDefault="00F21562">
            <w:pPr>
              <w:jc w:val="center"/>
            </w:pPr>
            <w:r>
              <w:t>0</w:t>
            </w:r>
          </w:p>
        </w:tc>
      </w:tr>
    </w:tbl>
    <w:p w14:paraId="31EB5FA6" w14:textId="77777777" w:rsidR="00651E0A" w:rsidRDefault="00F21562" w:rsidP="00F21562">
      <w:pPr>
        <w:jc w:val="center"/>
      </w:pPr>
      <w:r>
        <w:rPr>
          <w:noProof/>
        </w:rPr>
        <w:lastRenderedPageBreak/>
        <w:drawing>
          <wp:inline distT="0" distB="0" distL="0" distR="0" wp14:anchorId="31EB6095" wp14:editId="31EB6096">
            <wp:extent cx="5504749" cy="3669832"/>
            <wp:effectExtent l="0" t="0" r="0" b="0"/>
            <wp:docPr id="72" name="Picture" descr="Figure 4.3: Histogram of fork lengths, colored by species. The dashed line indicates the length above which we assumed all fish were steelhead."/>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31EB5FA7" w14:textId="2A870655" w:rsidR="00651E0A" w:rsidRDefault="00F21562">
      <w:bookmarkStart w:id="48" w:name="fig:fl-hist"/>
      <w:bookmarkEnd w:id="48"/>
      <w:r>
        <w:t xml:space="preserve">Figure 4.3: </w:t>
      </w:r>
      <w:del w:id="49" w:author="Craig, Bethany E (DFW)" w:date="2024-06-05T09:55:00Z" w16du:dateUtc="2024-06-05T16:55:00Z">
        <w:r w:rsidDel="00B95C89">
          <w:delText>Histogram of fork lengths</w:delText>
        </w:r>
      </w:del>
      <w:ins w:id="50" w:author="Craig, Bethany E (DFW)" w:date="2024-06-05T09:55:00Z" w16du:dateUtc="2024-06-05T16:55:00Z">
        <w:r w:rsidR="00B95C89">
          <w:t xml:space="preserve">Fork length distributions </w:t>
        </w:r>
      </w:ins>
      <w:ins w:id="51" w:author="Craig, Bethany E (DFW)" w:date="2024-06-05T09:56:00Z" w16du:dateUtc="2024-06-05T16:56:00Z">
        <w:r w:rsidR="00174752">
          <w:t>of fish encountered during species composition sampling in the lower Dungeness River in 2021</w:t>
        </w:r>
      </w:ins>
      <w:ins w:id="52" w:author="Craig, Bethany E (DFW)" w:date="2024-06-05T09:59:00Z" w16du:dateUtc="2024-06-05T16:59:00Z">
        <w:r w:rsidR="005A7971">
          <w:t xml:space="preserve"> - </w:t>
        </w:r>
      </w:ins>
      <w:ins w:id="53" w:author="Craig, Bethany E (DFW)" w:date="2024-06-05T09:56:00Z" w16du:dateUtc="2024-06-05T16:56:00Z">
        <w:r w:rsidR="00174752">
          <w:t>2023</w:t>
        </w:r>
      </w:ins>
      <w:r>
        <w:t xml:space="preserve">, colored by species. </w:t>
      </w:r>
      <w:del w:id="54" w:author="Craig, Bethany E (DFW)" w:date="2024-06-05T09:55:00Z" w16du:dateUtc="2024-06-05T16:55:00Z">
        <w:r w:rsidDel="005D63D1">
          <w:delText>The dashed line indicates the length above which we assumed all fish were steelhead.</w:delText>
        </w:r>
      </w:del>
    </w:p>
    <w:p w14:paraId="31EB5FA8" w14:textId="77777777" w:rsidR="00651E0A" w:rsidRDefault="00F21562">
      <w:pPr>
        <w:pStyle w:val="Heading2"/>
      </w:pPr>
      <w:bookmarkStart w:id="55" w:name="_Toc168413032"/>
      <w:bookmarkStart w:id="56" w:name="determining-species-1"/>
      <w:bookmarkEnd w:id="41"/>
      <w:r>
        <w:t>4.3</w:t>
      </w:r>
      <w:r>
        <w:tab/>
        <w:t>Determining Species</w:t>
      </w:r>
      <w:bookmarkEnd w:id="55"/>
    </w:p>
    <w:p w14:paraId="31EB5FA9" w14:textId="77777777" w:rsidR="00651E0A" w:rsidRDefault="00F21562">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 The number of estimated steelhead is shown in Table 4.5.</w:t>
      </w:r>
    </w:p>
    <w:p w14:paraId="31EB5FAA" w14:textId="77777777" w:rsidR="00651E0A" w:rsidRDefault="00F21562" w:rsidP="00F21562">
      <w:pPr>
        <w:jc w:val="center"/>
      </w:pPr>
      <w:r>
        <w:rPr>
          <w:noProof/>
        </w:rPr>
        <w:lastRenderedPageBreak/>
        <w:drawing>
          <wp:inline distT="0" distB="0" distL="0" distR="0" wp14:anchorId="31EB6097" wp14:editId="31EB6098">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31EB5FAB" w14:textId="77777777" w:rsidR="00651E0A" w:rsidRDefault="00F21562">
      <w:bookmarkStart w:id="57" w:name="fig:spp-pred"/>
      <w:bookmarkEnd w:id="57"/>
      <w:r>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Yellow points indicate observed fish from the species composition sampling that were used in the GAM.</w:t>
      </w:r>
    </w:p>
    <w:p w14:paraId="31EB5FAC" w14:textId="7F090674" w:rsidR="00651E0A" w:rsidRDefault="00F21562">
      <w:bookmarkStart w:id="58" w:name="tab:pred-sthd-gam"/>
      <w:bookmarkEnd w:id="58"/>
      <w:r>
        <w:t xml:space="preserve">Table 4.5: Number of fish observed moving upstream </w:t>
      </w:r>
      <w:del w:id="59" w:author="Craig, Bethany E (DFW)" w:date="2024-06-05T10:00:00Z" w16du:dateUtc="2024-06-05T17:00:00Z">
        <w:r w:rsidDel="00A40EFF">
          <w:delText xml:space="preserve">of </w:delText>
        </w:r>
      </w:del>
      <w:ins w:id="60" w:author="Craig, Bethany E (DFW)" w:date="2024-06-05T10:00:00Z" w16du:dateUtc="2024-06-05T17:00:00Z">
        <w:r w:rsidR="00A40EFF">
          <w:t>o</w:t>
        </w:r>
        <w:r w:rsidR="00A40EFF">
          <w:t>r</w:t>
        </w:r>
        <w:r w:rsidR="00A40EFF">
          <w:t xml:space="preserve"> </w:t>
        </w:r>
      </w:ins>
      <w:r>
        <w:t>downstream from SONAR (n Fish), and how many were estimated (&gt; 50% probability) to be a steelhead according to the species composition GAM (Est. Steelhead).</w:t>
      </w:r>
    </w:p>
    <w:tbl>
      <w:tblPr>
        <w:tblStyle w:val="Table-WDFW"/>
        <w:tblW w:w="0" w:type="auto"/>
        <w:jc w:val="center"/>
        <w:tblLook w:val="0020" w:firstRow="1" w:lastRow="0" w:firstColumn="0" w:lastColumn="0" w:noHBand="0" w:noVBand="0"/>
        <w:tblCaption w:val="Table 4.5: Number of fish observed moving upstream of downstream from SONAR (n Fish), and how many were estimated (&gt; 50% probability) to be a steelhead according to the species composition GAM (Est. Steelhead)."/>
      </w:tblPr>
      <w:tblGrid>
        <w:gridCol w:w="1349"/>
        <w:gridCol w:w="714"/>
        <w:gridCol w:w="831"/>
        <w:gridCol w:w="1594"/>
      </w:tblGrid>
      <w:tr w:rsidR="00651E0A" w14:paraId="31EB5FB1" w14:textId="77777777" w:rsidTr="00F2156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5FAD" w14:textId="77777777" w:rsidR="00651E0A" w:rsidRDefault="00F21562">
            <w:r>
              <w:t>Direction</w:t>
            </w:r>
          </w:p>
        </w:tc>
        <w:tc>
          <w:tcPr>
            <w:tcW w:w="0" w:type="auto"/>
          </w:tcPr>
          <w:p w14:paraId="31EB5FAE" w14:textId="77777777" w:rsidR="00651E0A" w:rsidRDefault="00F21562">
            <w:r>
              <w:t>Year</w:t>
            </w:r>
          </w:p>
        </w:tc>
        <w:tc>
          <w:tcPr>
            <w:tcW w:w="0" w:type="auto"/>
          </w:tcPr>
          <w:p w14:paraId="31EB5FAF" w14:textId="77777777" w:rsidR="00651E0A" w:rsidRDefault="00F21562">
            <w:pPr>
              <w:jc w:val="right"/>
            </w:pPr>
            <w:r>
              <w:t>n Fish</w:t>
            </w:r>
          </w:p>
        </w:tc>
        <w:tc>
          <w:tcPr>
            <w:tcW w:w="0" w:type="auto"/>
          </w:tcPr>
          <w:p w14:paraId="31EB5FB0" w14:textId="77777777" w:rsidR="00651E0A" w:rsidRDefault="00F21562">
            <w:pPr>
              <w:jc w:val="right"/>
            </w:pPr>
            <w:r>
              <w:t>Est. Steelhead</w:t>
            </w:r>
          </w:p>
        </w:tc>
      </w:tr>
      <w:tr w:rsidR="00651E0A" w14:paraId="31EB5FB6"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B2" w14:textId="77777777" w:rsidR="00651E0A" w:rsidRDefault="00F21562">
            <w:r>
              <w:t>Upstream</w:t>
            </w:r>
          </w:p>
        </w:tc>
        <w:tc>
          <w:tcPr>
            <w:tcW w:w="0" w:type="auto"/>
          </w:tcPr>
          <w:p w14:paraId="31EB5FB3" w14:textId="77777777" w:rsidR="00651E0A" w:rsidRDefault="00F21562">
            <w:r>
              <w:t>2019</w:t>
            </w:r>
          </w:p>
        </w:tc>
        <w:tc>
          <w:tcPr>
            <w:tcW w:w="0" w:type="auto"/>
          </w:tcPr>
          <w:p w14:paraId="31EB5FB4" w14:textId="77777777" w:rsidR="00651E0A" w:rsidRDefault="00F21562">
            <w:pPr>
              <w:jc w:val="right"/>
            </w:pPr>
            <w:r>
              <w:t>776</w:t>
            </w:r>
          </w:p>
        </w:tc>
        <w:tc>
          <w:tcPr>
            <w:tcW w:w="0" w:type="auto"/>
          </w:tcPr>
          <w:p w14:paraId="31EB5FB5" w14:textId="77777777" w:rsidR="00651E0A" w:rsidRDefault="00F21562">
            <w:pPr>
              <w:jc w:val="right"/>
            </w:pPr>
            <w:r>
              <w:t>662</w:t>
            </w:r>
          </w:p>
        </w:tc>
      </w:tr>
      <w:tr w:rsidR="00651E0A" w14:paraId="31EB5FBB"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B7" w14:textId="77777777" w:rsidR="00651E0A" w:rsidRDefault="00F21562">
            <w:r>
              <w:t>Upstream</w:t>
            </w:r>
          </w:p>
        </w:tc>
        <w:tc>
          <w:tcPr>
            <w:tcW w:w="0" w:type="auto"/>
          </w:tcPr>
          <w:p w14:paraId="31EB5FB8" w14:textId="77777777" w:rsidR="00651E0A" w:rsidRDefault="00F21562">
            <w:r>
              <w:t>2020</w:t>
            </w:r>
          </w:p>
        </w:tc>
        <w:tc>
          <w:tcPr>
            <w:tcW w:w="0" w:type="auto"/>
          </w:tcPr>
          <w:p w14:paraId="31EB5FB9" w14:textId="77777777" w:rsidR="00651E0A" w:rsidRDefault="00F21562">
            <w:pPr>
              <w:jc w:val="right"/>
            </w:pPr>
            <w:r>
              <w:t>831</w:t>
            </w:r>
          </w:p>
        </w:tc>
        <w:tc>
          <w:tcPr>
            <w:tcW w:w="0" w:type="auto"/>
          </w:tcPr>
          <w:p w14:paraId="31EB5FBA" w14:textId="77777777" w:rsidR="00651E0A" w:rsidRDefault="00F21562">
            <w:pPr>
              <w:jc w:val="right"/>
            </w:pPr>
            <w:r>
              <w:t>676</w:t>
            </w:r>
          </w:p>
        </w:tc>
      </w:tr>
      <w:tr w:rsidR="00651E0A" w14:paraId="31EB5FC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BC" w14:textId="77777777" w:rsidR="00651E0A" w:rsidRDefault="00F21562">
            <w:r>
              <w:lastRenderedPageBreak/>
              <w:t>Upstream</w:t>
            </w:r>
          </w:p>
        </w:tc>
        <w:tc>
          <w:tcPr>
            <w:tcW w:w="0" w:type="auto"/>
          </w:tcPr>
          <w:p w14:paraId="31EB5FBD" w14:textId="77777777" w:rsidR="00651E0A" w:rsidRDefault="00F21562">
            <w:r>
              <w:t>2021</w:t>
            </w:r>
          </w:p>
        </w:tc>
        <w:tc>
          <w:tcPr>
            <w:tcW w:w="0" w:type="auto"/>
          </w:tcPr>
          <w:p w14:paraId="31EB5FBE" w14:textId="77777777" w:rsidR="00651E0A" w:rsidRDefault="00F21562">
            <w:pPr>
              <w:jc w:val="right"/>
            </w:pPr>
            <w:r>
              <w:t>762</w:t>
            </w:r>
          </w:p>
        </w:tc>
        <w:tc>
          <w:tcPr>
            <w:tcW w:w="0" w:type="auto"/>
          </w:tcPr>
          <w:p w14:paraId="31EB5FBF" w14:textId="77777777" w:rsidR="00651E0A" w:rsidRDefault="00F21562">
            <w:pPr>
              <w:jc w:val="right"/>
            </w:pPr>
            <w:r>
              <w:t>631</w:t>
            </w:r>
          </w:p>
        </w:tc>
      </w:tr>
      <w:tr w:rsidR="00651E0A" w14:paraId="31EB5FC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C1" w14:textId="77777777" w:rsidR="00651E0A" w:rsidRDefault="00F21562">
            <w:r>
              <w:t>Upstream</w:t>
            </w:r>
          </w:p>
        </w:tc>
        <w:tc>
          <w:tcPr>
            <w:tcW w:w="0" w:type="auto"/>
          </w:tcPr>
          <w:p w14:paraId="31EB5FC2" w14:textId="77777777" w:rsidR="00651E0A" w:rsidRDefault="00F21562">
            <w:r>
              <w:t>2022</w:t>
            </w:r>
          </w:p>
        </w:tc>
        <w:tc>
          <w:tcPr>
            <w:tcW w:w="0" w:type="auto"/>
          </w:tcPr>
          <w:p w14:paraId="31EB5FC3" w14:textId="77777777" w:rsidR="00651E0A" w:rsidRDefault="00F21562">
            <w:pPr>
              <w:jc w:val="right"/>
            </w:pPr>
            <w:r>
              <w:t>734</w:t>
            </w:r>
          </w:p>
        </w:tc>
        <w:tc>
          <w:tcPr>
            <w:tcW w:w="0" w:type="auto"/>
          </w:tcPr>
          <w:p w14:paraId="31EB5FC4" w14:textId="77777777" w:rsidR="00651E0A" w:rsidRDefault="00F21562">
            <w:pPr>
              <w:jc w:val="right"/>
            </w:pPr>
            <w:r>
              <w:t>578</w:t>
            </w:r>
          </w:p>
        </w:tc>
      </w:tr>
      <w:tr w:rsidR="00651E0A" w14:paraId="31EB5FCA"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C6" w14:textId="77777777" w:rsidR="00651E0A" w:rsidRDefault="00F21562">
            <w:r>
              <w:t>Upstream</w:t>
            </w:r>
          </w:p>
        </w:tc>
        <w:tc>
          <w:tcPr>
            <w:tcW w:w="0" w:type="auto"/>
          </w:tcPr>
          <w:p w14:paraId="31EB5FC7" w14:textId="77777777" w:rsidR="00651E0A" w:rsidRDefault="00F21562">
            <w:r>
              <w:t>2023</w:t>
            </w:r>
          </w:p>
        </w:tc>
        <w:tc>
          <w:tcPr>
            <w:tcW w:w="0" w:type="auto"/>
          </w:tcPr>
          <w:p w14:paraId="31EB5FC8" w14:textId="77777777" w:rsidR="00651E0A" w:rsidRDefault="00F21562">
            <w:pPr>
              <w:jc w:val="right"/>
            </w:pPr>
            <w:r>
              <w:t>2,324</w:t>
            </w:r>
          </w:p>
        </w:tc>
        <w:tc>
          <w:tcPr>
            <w:tcW w:w="0" w:type="auto"/>
          </w:tcPr>
          <w:p w14:paraId="31EB5FC9" w14:textId="77777777" w:rsidR="00651E0A" w:rsidRDefault="00F21562">
            <w:pPr>
              <w:jc w:val="right"/>
            </w:pPr>
            <w:r>
              <w:t>2,059</w:t>
            </w:r>
          </w:p>
        </w:tc>
      </w:tr>
      <w:tr w:rsidR="00651E0A" w14:paraId="31EB5FCF"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CB" w14:textId="77777777" w:rsidR="00651E0A" w:rsidRDefault="00F21562">
            <w:r>
              <w:t>Downstream</w:t>
            </w:r>
          </w:p>
        </w:tc>
        <w:tc>
          <w:tcPr>
            <w:tcW w:w="0" w:type="auto"/>
          </w:tcPr>
          <w:p w14:paraId="31EB5FCC" w14:textId="77777777" w:rsidR="00651E0A" w:rsidRDefault="00F21562">
            <w:r>
              <w:t>2019</w:t>
            </w:r>
          </w:p>
        </w:tc>
        <w:tc>
          <w:tcPr>
            <w:tcW w:w="0" w:type="auto"/>
          </w:tcPr>
          <w:p w14:paraId="31EB5FCD" w14:textId="77777777" w:rsidR="00651E0A" w:rsidRDefault="00F21562">
            <w:pPr>
              <w:jc w:val="right"/>
            </w:pPr>
            <w:r>
              <w:t>305</w:t>
            </w:r>
          </w:p>
        </w:tc>
        <w:tc>
          <w:tcPr>
            <w:tcW w:w="0" w:type="auto"/>
          </w:tcPr>
          <w:p w14:paraId="31EB5FCE" w14:textId="77777777" w:rsidR="00651E0A" w:rsidRDefault="00F21562">
            <w:pPr>
              <w:jc w:val="right"/>
            </w:pPr>
            <w:r>
              <w:t>265</w:t>
            </w:r>
          </w:p>
        </w:tc>
      </w:tr>
      <w:tr w:rsidR="00651E0A" w14:paraId="31EB5FD4"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D0" w14:textId="77777777" w:rsidR="00651E0A" w:rsidRDefault="00F21562">
            <w:r>
              <w:t>Downstream</w:t>
            </w:r>
          </w:p>
        </w:tc>
        <w:tc>
          <w:tcPr>
            <w:tcW w:w="0" w:type="auto"/>
          </w:tcPr>
          <w:p w14:paraId="31EB5FD1" w14:textId="77777777" w:rsidR="00651E0A" w:rsidRDefault="00F21562">
            <w:r>
              <w:t>2020</w:t>
            </w:r>
          </w:p>
        </w:tc>
        <w:tc>
          <w:tcPr>
            <w:tcW w:w="0" w:type="auto"/>
          </w:tcPr>
          <w:p w14:paraId="31EB5FD2" w14:textId="77777777" w:rsidR="00651E0A" w:rsidRDefault="00F21562">
            <w:pPr>
              <w:jc w:val="right"/>
            </w:pPr>
            <w:r>
              <w:t>355</w:t>
            </w:r>
          </w:p>
        </w:tc>
        <w:tc>
          <w:tcPr>
            <w:tcW w:w="0" w:type="auto"/>
          </w:tcPr>
          <w:p w14:paraId="31EB5FD3" w14:textId="77777777" w:rsidR="00651E0A" w:rsidRDefault="00F21562">
            <w:pPr>
              <w:jc w:val="right"/>
            </w:pPr>
            <w:r>
              <w:t>256</w:t>
            </w:r>
          </w:p>
        </w:tc>
      </w:tr>
      <w:tr w:rsidR="00651E0A" w14:paraId="31EB5FD9"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D5" w14:textId="77777777" w:rsidR="00651E0A" w:rsidRDefault="00F21562">
            <w:r>
              <w:t>Downstream</w:t>
            </w:r>
          </w:p>
        </w:tc>
        <w:tc>
          <w:tcPr>
            <w:tcW w:w="0" w:type="auto"/>
          </w:tcPr>
          <w:p w14:paraId="31EB5FD6" w14:textId="77777777" w:rsidR="00651E0A" w:rsidRDefault="00F21562">
            <w:r>
              <w:t>2021</w:t>
            </w:r>
          </w:p>
        </w:tc>
        <w:tc>
          <w:tcPr>
            <w:tcW w:w="0" w:type="auto"/>
          </w:tcPr>
          <w:p w14:paraId="31EB5FD7" w14:textId="77777777" w:rsidR="00651E0A" w:rsidRDefault="00F21562">
            <w:pPr>
              <w:jc w:val="right"/>
            </w:pPr>
            <w:r>
              <w:t>419</w:t>
            </w:r>
          </w:p>
        </w:tc>
        <w:tc>
          <w:tcPr>
            <w:tcW w:w="0" w:type="auto"/>
          </w:tcPr>
          <w:p w14:paraId="31EB5FD8" w14:textId="77777777" w:rsidR="00651E0A" w:rsidRDefault="00F21562">
            <w:pPr>
              <w:jc w:val="right"/>
            </w:pPr>
            <w:r>
              <w:t>328</w:t>
            </w:r>
          </w:p>
        </w:tc>
      </w:tr>
      <w:tr w:rsidR="00651E0A" w14:paraId="31EB5FDE"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5FDA" w14:textId="77777777" w:rsidR="00651E0A" w:rsidRDefault="00F21562">
            <w:r>
              <w:t>Downstream</w:t>
            </w:r>
          </w:p>
        </w:tc>
        <w:tc>
          <w:tcPr>
            <w:tcW w:w="0" w:type="auto"/>
          </w:tcPr>
          <w:p w14:paraId="31EB5FDB" w14:textId="77777777" w:rsidR="00651E0A" w:rsidRDefault="00F21562">
            <w:r>
              <w:t>2022</w:t>
            </w:r>
          </w:p>
        </w:tc>
        <w:tc>
          <w:tcPr>
            <w:tcW w:w="0" w:type="auto"/>
          </w:tcPr>
          <w:p w14:paraId="31EB5FDC" w14:textId="77777777" w:rsidR="00651E0A" w:rsidRDefault="00F21562">
            <w:pPr>
              <w:jc w:val="right"/>
            </w:pPr>
            <w:r>
              <w:t>307</w:t>
            </w:r>
          </w:p>
        </w:tc>
        <w:tc>
          <w:tcPr>
            <w:tcW w:w="0" w:type="auto"/>
          </w:tcPr>
          <w:p w14:paraId="31EB5FDD" w14:textId="77777777" w:rsidR="00651E0A" w:rsidRDefault="00F21562">
            <w:pPr>
              <w:jc w:val="right"/>
            </w:pPr>
            <w:r>
              <w:t>229</w:t>
            </w:r>
          </w:p>
        </w:tc>
      </w:tr>
      <w:tr w:rsidR="00651E0A" w14:paraId="31EB5FE3"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5FDF" w14:textId="77777777" w:rsidR="00651E0A" w:rsidRDefault="00F21562">
            <w:r>
              <w:t>Downstream</w:t>
            </w:r>
          </w:p>
        </w:tc>
        <w:tc>
          <w:tcPr>
            <w:tcW w:w="0" w:type="auto"/>
          </w:tcPr>
          <w:p w14:paraId="31EB5FE0" w14:textId="77777777" w:rsidR="00651E0A" w:rsidRDefault="00F21562">
            <w:r>
              <w:t>2023</w:t>
            </w:r>
          </w:p>
        </w:tc>
        <w:tc>
          <w:tcPr>
            <w:tcW w:w="0" w:type="auto"/>
          </w:tcPr>
          <w:p w14:paraId="31EB5FE1" w14:textId="77777777" w:rsidR="00651E0A" w:rsidRDefault="00F21562">
            <w:pPr>
              <w:jc w:val="right"/>
            </w:pPr>
            <w:r>
              <w:t>1,596</w:t>
            </w:r>
          </w:p>
        </w:tc>
        <w:tc>
          <w:tcPr>
            <w:tcW w:w="0" w:type="auto"/>
          </w:tcPr>
          <w:p w14:paraId="31EB5FE2" w14:textId="77777777" w:rsidR="00651E0A" w:rsidRDefault="00F21562">
            <w:pPr>
              <w:jc w:val="right"/>
            </w:pPr>
            <w:r>
              <w:t>1,401</w:t>
            </w:r>
          </w:p>
        </w:tc>
      </w:tr>
    </w:tbl>
    <w:p w14:paraId="31EB5FE4" w14:textId="77777777" w:rsidR="00651E0A" w:rsidRDefault="00F21562">
      <w:pPr>
        <w:pStyle w:val="Heading2"/>
      </w:pPr>
      <w:bookmarkStart w:id="61" w:name="_Toc168413033"/>
      <w:bookmarkStart w:id="62" w:name="abundance-estimation-1"/>
      <w:bookmarkEnd w:id="56"/>
      <w:r>
        <w:t>4.4</w:t>
      </w:r>
      <w:r>
        <w:tab/>
        <w:t>Abundance Estimation</w:t>
      </w:r>
      <w:bookmarkEnd w:id="61"/>
    </w:p>
    <w:p w14:paraId="31EB5FE5" w14:textId="77777777" w:rsidR="00651E0A" w:rsidRDefault="00F21562">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31EB5FE6" w14:textId="77777777" w:rsidR="00651E0A" w:rsidRDefault="00F21562">
      <w:r>
        <w:t>Estimates of early (February 1 - May 15, upstream - downstream), late (May 16 - June 16, upstream only), and total annual escapement of winter steelhead are shown in Table 4.6.</w:t>
      </w:r>
    </w:p>
    <w:p w14:paraId="31EB5FE7" w14:textId="7413B7CE" w:rsidR="00651E0A" w:rsidRDefault="00F21562">
      <w:bookmarkStart w:id="63" w:name="tab:year-tab"/>
      <w:bookmarkEnd w:id="63"/>
      <w:r>
        <w:t xml:space="preserve">Table 4.6: Annual estimates of winter steelhead </w:t>
      </w:r>
      <w:ins w:id="64" w:author="Craig, Bethany E (DFW)" w:date="2024-06-05T10:03:00Z" w16du:dateUtc="2024-06-05T17:03:00Z">
        <w:r w:rsidR="00786F21">
          <w:t>escapement</w:t>
        </w:r>
        <w:r w:rsidR="00366335">
          <w:t xml:space="preserve"> </w:t>
        </w:r>
      </w:ins>
      <w:ins w:id="65" w:author="Craig, Bethany E (DFW)" w:date="2024-06-05T10:04:00Z" w16du:dateUtc="2024-06-05T17:04:00Z">
        <w:r w:rsidR="005B1896">
          <w:t>to the Dungeness River between February</w:t>
        </w:r>
        <w:r w:rsidR="00547BE4">
          <w:t xml:space="preserve"> 1 and June 15</w:t>
        </w:r>
      </w:ins>
      <w:ins w:id="66" w:author="Craig, Bethany E (DFW)" w:date="2024-06-05T10:05:00Z" w16du:dateUtc="2024-06-05T17:05:00Z">
        <w:r w:rsidR="00547BE4">
          <w:t xml:space="preserve">. </w:t>
        </w:r>
        <w:r w:rsidR="002C0C7B">
          <w:t xml:space="preserve">Early (February 1- May 15), late (May 16 – June 15), and total </w:t>
        </w:r>
      </w:ins>
      <w:ins w:id="67" w:author="Craig, Bethany E (DFW)" w:date="2024-06-05T10:07:00Z" w16du:dateUtc="2024-06-05T17:07:00Z">
        <w:r w:rsidR="00F7190B">
          <w:t>escapement shown.</w:t>
        </w:r>
      </w:ins>
      <w:del w:id="68" w:author="Craig, Bethany E (DFW)" w:date="2024-06-05T10:07:00Z" w16du:dateUtc="2024-06-05T17:07:00Z">
        <w:r w:rsidDel="00F7190B">
          <w:delText>in the early and late periods as well as total upstream escapement to the Dungeness River between February 1 and June 15.</w:delText>
        </w:r>
      </w:del>
    </w:p>
    <w:tbl>
      <w:tblPr>
        <w:tblStyle w:val="Table-WDFW"/>
        <w:tblW w:w="9495" w:type="dxa"/>
        <w:tblLook w:val="0020" w:firstRow="1" w:lastRow="0" w:firstColumn="0" w:lastColumn="0" w:noHBand="0" w:noVBand="0"/>
        <w:tblCaption w:val="Table 4.6: Annual estimates of winter steelhead in the early and late periods as well as total upstream escapement to the Dungeness River between February 1 and June 15."/>
      </w:tblPr>
      <w:tblGrid>
        <w:gridCol w:w="714"/>
        <w:gridCol w:w="1102"/>
        <w:gridCol w:w="657"/>
        <w:gridCol w:w="678"/>
        <w:gridCol w:w="758"/>
        <w:gridCol w:w="1102"/>
        <w:gridCol w:w="657"/>
        <w:gridCol w:w="678"/>
        <w:gridCol w:w="682"/>
        <w:gridCol w:w="1102"/>
        <w:gridCol w:w="657"/>
        <w:gridCol w:w="678"/>
        <w:gridCol w:w="758"/>
      </w:tblGrid>
      <w:tr w:rsidR="00651E0A" w14:paraId="31EB5FF5" w14:textId="77777777" w:rsidTr="00F21562">
        <w:trPr>
          <w:cnfStyle w:val="100000000000" w:firstRow="1" w:lastRow="0" w:firstColumn="0" w:lastColumn="0" w:oddVBand="0" w:evenVBand="0" w:oddHBand="0" w:evenHBand="0" w:firstRowFirstColumn="0" w:firstRowLastColumn="0" w:lastRowFirstColumn="0" w:lastRowLastColumn="0"/>
        </w:trPr>
        <w:tc>
          <w:tcPr>
            <w:tcW w:w="0" w:type="auto"/>
          </w:tcPr>
          <w:p w14:paraId="31EB5FE8" w14:textId="77777777" w:rsidR="00651E0A" w:rsidRDefault="00F21562">
            <w:r>
              <w:t>Year</w:t>
            </w:r>
          </w:p>
        </w:tc>
        <w:tc>
          <w:tcPr>
            <w:tcW w:w="1138" w:type="dxa"/>
          </w:tcPr>
          <w:p w14:paraId="31EB5FE9" w14:textId="77777777" w:rsidR="00651E0A" w:rsidRDefault="00F21562">
            <w:pPr>
              <w:jc w:val="right"/>
            </w:pPr>
            <w:r>
              <w:t>Estimate</w:t>
            </w:r>
          </w:p>
        </w:tc>
        <w:tc>
          <w:tcPr>
            <w:tcW w:w="0" w:type="auto"/>
          </w:tcPr>
          <w:p w14:paraId="31EB5FEA" w14:textId="77777777" w:rsidR="00651E0A" w:rsidRDefault="00F21562">
            <w:pPr>
              <w:jc w:val="right"/>
            </w:pPr>
            <w:r>
              <w:t>SE</w:t>
            </w:r>
          </w:p>
        </w:tc>
        <w:tc>
          <w:tcPr>
            <w:tcW w:w="0" w:type="auto"/>
          </w:tcPr>
          <w:p w14:paraId="31EB5FEB" w14:textId="77777777" w:rsidR="00651E0A" w:rsidRDefault="00F21562">
            <w:pPr>
              <w:jc w:val="right"/>
            </w:pPr>
            <w:r>
              <w:t>Low CI</w:t>
            </w:r>
          </w:p>
        </w:tc>
        <w:tc>
          <w:tcPr>
            <w:tcW w:w="0" w:type="auto"/>
          </w:tcPr>
          <w:p w14:paraId="31EB5FEC" w14:textId="77777777" w:rsidR="00651E0A" w:rsidRDefault="00F21562">
            <w:pPr>
              <w:jc w:val="right"/>
            </w:pPr>
            <w:r>
              <w:t>Upp CI</w:t>
            </w:r>
          </w:p>
        </w:tc>
        <w:tc>
          <w:tcPr>
            <w:tcW w:w="0" w:type="auto"/>
          </w:tcPr>
          <w:p w14:paraId="31EB5FED" w14:textId="77777777" w:rsidR="00651E0A" w:rsidRDefault="00F21562">
            <w:pPr>
              <w:jc w:val="right"/>
            </w:pPr>
            <w:r>
              <w:t>Estimate</w:t>
            </w:r>
          </w:p>
        </w:tc>
        <w:tc>
          <w:tcPr>
            <w:tcW w:w="0" w:type="auto"/>
          </w:tcPr>
          <w:p w14:paraId="31EB5FEE" w14:textId="77777777" w:rsidR="00651E0A" w:rsidRDefault="00F21562">
            <w:pPr>
              <w:jc w:val="right"/>
            </w:pPr>
            <w:r>
              <w:t>SE</w:t>
            </w:r>
          </w:p>
        </w:tc>
        <w:tc>
          <w:tcPr>
            <w:tcW w:w="0" w:type="auto"/>
          </w:tcPr>
          <w:p w14:paraId="31EB5FEF" w14:textId="77777777" w:rsidR="00651E0A" w:rsidRDefault="00F21562">
            <w:pPr>
              <w:jc w:val="right"/>
            </w:pPr>
            <w:r>
              <w:t>Low CI</w:t>
            </w:r>
          </w:p>
        </w:tc>
        <w:tc>
          <w:tcPr>
            <w:tcW w:w="0" w:type="auto"/>
          </w:tcPr>
          <w:p w14:paraId="31EB5FF0" w14:textId="77777777" w:rsidR="00651E0A" w:rsidRDefault="00F21562">
            <w:pPr>
              <w:jc w:val="right"/>
            </w:pPr>
            <w:r>
              <w:t>Upp CI</w:t>
            </w:r>
          </w:p>
        </w:tc>
        <w:tc>
          <w:tcPr>
            <w:tcW w:w="0" w:type="auto"/>
          </w:tcPr>
          <w:p w14:paraId="31EB5FF1" w14:textId="77777777" w:rsidR="00651E0A" w:rsidRDefault="00F21562">
            <w:pPr>
              <w:jc w:val="right"/>
            </w:pPr>
            <w:r>
              <w:t>Estimate</w:t>
            </w:r>
          </w:p>
        </w:tc>
        <w:tc>
          <w:tcPr>
            <w:tcW w:w="0" w:type="auto"/>
          </w:tcPr>
          <w:p w14:paraId="31EB5FF2" w14:textId="77777777" w:rsidR="00651E0A" w:rsidRDefault="00F21562">
            <w:pPr>
              <w:jc w:val="right"/>
            </w:pPr>
            <w:r>
              <w:t>SE</w:t>
            </w:r>
          </w:p>
        </w:tc>
        <w:tc>
          <w:tcPr>
            <w:tcW w:w="0" w:type="auto"/>
          </w:tcPr>
          <w:p w14:paraId="31EB5FF3" w14:textId="77777777" w:rsidR="00651E0A" w:rsidRDefault="00F21562">
            <w:pPr>
              <w:jc w:val="right"/>
            </w:pPr>
            <w:r>
              <w:t>Low CI</w:t>
            </w:r>
          </w:p>
        </w:tc>
        <w:tc>
          <w:tcPr>
            <w:tcW w:w="0" w:type="auto"/>
          </w:tcPr>
          <w:p w14:paraId="31EB5FF4" w14:textId="77777777" w:rsidR="00651E0A" w:rsidRDefault="00F21562">
            <w:pPr>
              <w:jc w:val="right"/>
            </w:pPr>
            <w:r>
              <w:t>Upp CI</w:t>
            </w:r>
          </w:p>
        </w:tc>
      </w:tr>
      <w:tr w:rsidR="00651E0A" w14:paraId="31EB6003" w14:textId="77777777" w:rsidTr="00F21562">
        <w:trPr>
          <w:cnfStyle w:val="000000100000" w:firstRow="0" w:lastRow="0" w:firstColumn="0" w:lastColumn="0" w:oddVBand="0" w:evenVBand="0" w:oddHBand="1" w:evenHBand="0" w:firstRowFirstColumn="0" w:firstRowLastColumn="0" w:lastRowFirstColumn="0" w:lastRowLastColumn="0"/>
        </w:trPr>
        <w:tc>
          <w:tcPr>
            <w:tcW w:w="0" w:type="auto"/>
          </w:tcPr>
          <w:p w14:paraId="31EB5FF6" w14:textId="77777777" w:rsidR="00651E0A" w:rsidRDefault="00F21562">
            <w:r>
              <w:t>2019</w:t>
            </w:r>
          </w:p>
        </w:tc>
        <w:tc>
          <w:tcPr>
            <w:tcW w:w="1138" w:type="dxa"/>
          </w:tcPr>
          <w:p w14:paraId="31EB5FF7" w14:textId="77777777" w:rsidR="00651E0A" w:rsidRDefault="00F21562">
            <w:pPr>
              <w:jc w:val="right"/>
            </w:pPr>
            <w:r>
              <w:t>664</w:t>
            </w:r>
          </w:p>
        </w:tc>
        <w:tc>
          <w:tcPr>
            <w:tcW w:w="0" w:type="auto"/>
          </w:tcPr>
          <w:p w14:paraId="31EB5FF8" w14:textId="77777777" w:rsidR="00651E0A" w:rsidRDefault="00F21562">
            <w:pPr>
              <w:jc w:val="right"/>
            </w:pPr>
            <w:r>
              <w:t>85.7</w:t>
            </w:r>
          </w:p>
        </w:tc>
        <w:tc>
          <w:tcPr>
            <w:tcW w:w="0" w:type="auto"/>
          </w:tcPr>
          <w:p w14:paraId="31EB5FF9" w14:textId="77777777" w:rsidR="00651E0A" w:rsidRDefault="00F21562">
            <w:pPr>
              <w:jc w:val="right"/>
            </w:pPr>
            <w:r>
              <w:t>621</w:t>
            </w:r>
          </w:p>
        </w:tc>
        <w:tc>
          <w:tcPr>
            <w:tcW w:w="0" w:type="auto"/>
          </w:tcPr>
          <w:p w14:paraId="31EB5FFA" w14:textId="77777777" w:rsidR="00651E0A" w:rsidRDefault="00F21562">
            <w:pPr>
              <w:jc w:val="right"/>
            </w:pPr>
            <w:r>
              <w:t>927</w:t>
            </w:r>
          </w:p>
        </w:tc>
        <w:tc>
          <w:tcPr>
            <w:tcW w:w="0" w:type="auto"/>
          </w:tcPr>
          <w:p w14:paraId="31EB5FFB" w14:textId="77777777" w:rsidR="00651E0A" w:rsidRDefault="00F21562">
            <w:pPr>
              <w:jc w:val="right"/>
            </w:pPr>
            <w:r>
              <w:t>129</w:t>
            </w:r>
          </w:p>
        </w:tc>
        <w:tc>
          <w:tcPr>
            <w:tcW w:w="0" w:type="auto"/>
          </w:tcPr>
          <w:p w14:paraId="31EB5FFC" w14:textId="77777777" w:rsidR="00651E0A" w:rsidRDefault="00F21562">
            <w:pPr>
              <w:jc w:val="right"/>
            </w:pPr>
            <w:r>
              <w:t>6.9</w:t>
            </w:r>
          </w:p>
        </w:tc>
        <w:tc>
          <w:tcPr>
            <w:tcW w:w="0" w:type="auto"/>
          </w:tcPr>
          <w:p w14:paraId="31EB5FFD" w14:textId="77777777" w:rsidR="00651E0A" w:rsidRDefault="00F21562">
            <w:pPr>
              <w:jc w:val="right"/>
            </w:pPr>
            <w:r>
              <w:t>117</w:t>
            </w:r>
          </w:p>
        </w:tc>
        <w:tc>
          <w:tcPr>
            <w:tcW w:w="0" w:type="auto"/>
          </w:tcPr>
          <w:p w14:paraId="31EB5FFE" w14:textId="77777777" w:rsidR="00651E0A" w:rsidRDefault="00F21562">
            <w:pPr>
              <w:jc w:val="right"/>
            </w:pPr>
            <w:r>
              <w:t>143</w:t>
            </w:r>
          </w:p>
        </w:tc>
        <w:tc>
          <w:tcPr>
            <w:tcW w:w="0" w:type="auto"/>
          </w:tcPr>
          <w:p w14:paraId="31EB5FFF" w14:textId="77777777" w:rsidR="00651E0A" w:rsidRDefault="00F21562">
            <w:pPr>
              <w:jc w:val="right"/>
            </w:pPr>
            <w:r>
              <w:t>797</w:t>
            </w:r>
          </w:p>
        </w:tc>
        <w:tc>
          <w:tcPr>
            <w:tcW w:w="0" w:type="auto"/>
          </w:tcPr>
          <w:p w14:paraId="31EB6000" w14:textId="77777777" w:rsidR="00651E0A" w:rsidRDefault="00F21562">
            <w:pPr>
              <w:jc w:val="right"/>
            </w:pPr>
            <w:r>
              <w:t>85.6</w:t>
            </w:r>
          </w:p>
        </w:tc>
        <w:tc>
          <w:tcPr>
            <w:tcW w:w="0" w:type="auto"/>
          </w:tcPr>
          <w:p w14:paraId="31EB6001" w14:textId="77777777" w:rsidR="00651E0A" w:rsidRDefault="00F21562">
            <w:pPr>
              <w:jc w:val="right"/>
            </w:pPr>
            <w:r>
              <w:t>747</w:t>
            </w:r>
          </w:p>
        </w:tc>
        <w:tc>
          <w:tcPr>
            <w:tcW w:w="0" w:type="auto"/>
          </w:tcPr>
          <w:p w14:paraId="31EB6002" w14:textId="77777777" w:rsidR="00651E0A" w:rsidRDefault="00F21562">
            <w:pPr>
              <w:jc w:val="right"/>
            </w:pPr>
            <w:r>
              <w:t>1,057</w:t>
            </w:r>
          </w:p>
        </w:tc>
      </w:tr>
      <w:tr w:rsidR="00651E0A" w14:paraId="31EB6011" w14:textId="77777777" w:rsidTr="00F21562">
        <w:trPr>
          <w:cnfStyle w:val="000000010000" w:firstRow="0" w:lastRow="0" w:firstColumn="0" w:lastColumn="0" w:oddVBand="0" w:evenVBand="0" w:oddHBand="0" w:evenHBand="1" w:firstRowFirstColumn="0" w:firstRowLastColumn="0" w:lastRowFirstColumn="0" w:lastRowLastColumn="0"/>
        </w:trPr>
        <w:tc>
          <w:tcPr>
            <w:tcW w:w="0" w:type="auto"/>
          </w:tcPr>
          <w:p w14:paraId="31EB6004" w14:textId="77777777" w:rsidR="00651E0A" w:rsidRDefault="00F21562">
            <w:r>
              <w:t>2020</w:t>
            </w:r>
          </w:p>
        </w:tc>
        <w:tc>
          <w:tcPr>
            <w:tcW w:w="1138" w:type="dxa"/>
          </w:tcPr>
          <w:p w14:paraId="31EB6005" w14:textId="77777777" w:rsidR="00651E0A" w:rsidRDefault="00F21562">
            <w:pPr>
              <w:jc w:val="right"/>
            </w:pPr>
            <w:r>
              <w:t>952</w:t>
            </w:r>
          </w:p>
        </w:tc>
        <w:tc>
          <w:tcPr>
            <w:tcW w:w="0" w:type="auto"/>
          </w:tcPr>
          <w:p w14:paraId="31EB6006" w14:textId="77777777" w:rsidR="00651E0A" w:rsidRDefault="00F21562">
            <w:pPr>
              <w:jc w:val="right"/>
            </w:pPr>
            <w:r>
              <w:t>50.8</w:t>
            </w:r>
          </w:p>
        </w:tc>
        <w:tc>
          <w:tcPr>
            <w:tcW w:w="0" w:type="auto"/>
          </w:tcPr>
          <w:p w14:paraId="31EB6007" w14:textId="77777777" w:rsidR="00651E0A" w:rsidRDefault="00F21562">
            <w:pPr>
              <w:jc w:val="right"/>
            </w:pPr>
            <w:r>
              <w:t>863</w:t>
            </w:r>
          </w:p>
        </w:tc>
        <w:tc>
          <w:tcPr>
            <w:tcW w:w="0" w:type="auto"/>
          </w:tcPr>
          <w:p w14:paraId="31EB6008" w14:textId="77777777" w:rsidR="00651E0A" w:rsidRDefault="00F21562">
            <w:pPr>
              <w:jc w:val="right"/>
            </w:pPr>
            <w:r>
              <w:t>1,063</w:t>
            </w:r>
          </w:p>
        </w:tc>
        <w:tc>
          <w:tcPr>
            <w:tcW w:w="0" w:type="auto"/>
          </w:tcPr>
          <w:p w14:paraId="31EB6009" w14:textId="77777777" w:rsidR="00651E0A" w:rsidRDefault="00F21562">
            <w:pPr>
              <w:jc w:val="right"/>
            </w:pPr>
            <w:r>
              <w:t>123</w:t>
            </w:r>
          </w:p>
        </w:tc>
        <w:tc>
          <w:tcPr>
            <w:tcW w:w="0" w:type="auto"/>
          </w:tcPr>
          <w:p w14:paraId="31EB600A" w14:textId="77777777" w:rsidR="00651E0A" w:rsidRDefault="00F21562">
            <w:pPr>
              <w:jc w:val="right"/>
            </w:pPr>
            <w:r>
              <w:t>16.6</w:t>
            </w:r>
          </w:p>
        </w:tc>
        <w:tc>
          <w:tcPr>
            <w:tcW w:w="0" w:type="auto"/>
          </w:tcPr>
          <w:p w14:paraId="31EB600B" w14:textId="77777777" w:rsidR="00651E0A" w:rsidRDefault="00F21562">
            <w:pPr>
              <w:jc w:val="right"/>
            </w:pPr>
            <w:r>
              <w:t>95</w:t>
            </w:r>
          </w:p>
        </w:tc>
        <w:tc>
          <w:tcPr>
            <w:tcW w:w="0" w:type="auto"/>
          </w:tcPr>
          <w:p w14:paraId="31EB600C" w14:textId="77777777" w:rsidR="00651E0A" w:rsidRDefault="00F21562">
            <w:pPr>
              <w:jc w:val="right"/>
            </w:pPr>
            <w:r>
              <w:t>162</w:t>
            </w:r>
          </w:p>
        </w:tc>
        <w:tc>
          <w:tcPr>
            <w:tcW w:w="0" w:type="auto"/>
          </w:tcPr>
          <w:p w14:paraId="31EB600D" w14:textId="77777777" w:rsidR="00651E0A" w:rsidRDefault="00F21562">
            <w:pPr>
              <w:jc w:val="right"/>
            </w:pPr>
            <w:r>
              <w:t>1,075</w:t>
            </w:r>
          </w:p>
        </w:tc>
        <w:tc>
          <w:tcPr>
            <w:tcW w:w="0" w:type="auto"/>
          </w:tcPr>
          <w:p w14:paraId="31EB600E" w14:textId="77777777" w:rsidR="00651E0A" w:rsidRDefault="00F21562">
            <w:pPr>
              <w:jc w:val="right"/>
            </w:pPr>
            <w:r>
              <w:t>53.4</w:t>
            </w:r>
          </w:p>
        </w:tc>
        <w:tc>
          <w:tcPr>
            <w:tcW w:w="0" w:type="auto"/>
          </w:tcPr>
          <w:p w14:paraId="31EB600F" w14:textId="77777777" w:rsidR="00651E0A" w:rsidRDefault="00F21562">
            <w:pPr>
              <w:jc w:val="right"/>
            </w:pPr>
            <w:r>
              <w:t>982</w:t>
            </w:r>
          </w:p>
        </w:tc>
        <w:tc>
          <w:tcPr>
            <w:tcW w:w="0" w:type="auto"/>
          </w:tcPr>
          <w:p w14:paraId="31EB6010" w14:textId="77777777" w:rsidR="00651E0A" w:rsidRDefault="00F21562">
            <w:pPr>
              <w:jc w:val="right"/>
            </w:pPr>
            <w:r>
              <w:t>1,193</w:t>
            </w:r>
          </w:p>
        </w:tc>
      </w:tr>
      <w:tr w:rsidR="00651E0A" w14:paraId="31EB601F" w14:textId="77777777" w:rsidTr="00F21562">
        <w:trPr>
          <w:cnfStyle w:val="000000100000" w:firstRow="0" w:lastRow="0" w:firstColumn="0" w:lastColumn="0" w:oddVBand="0" w:evenVBand="0" w:oddHBand="1" w:evenHBand="0" w:firstRowFirstColumn="0" w:firstRowLastColumn="0" w:lastRowFirstColumn="0" w:lastRowLastColumn="0"/>
        </w:trPr>
        <w:tc>
          <w:tcPr>
            <w:tcW w:w="0" w:type="auto"/>
          </w:tcPr>
          <w:p w14:paraId="31EB6012" w14:textId="77777777" w:rsidR="00651E0A" w:rsidRDefault="00F21562">
            <w:r>
              <w:t>2021</w:t>
            </w:r>
          </w:p>
        </w:tc>
        <w:tc>
          <w:tcPr>
            <w:tcW w:w="1138" w:type="dxa"/>
          </w:tcPr>
          <w:p w14:paraId="31EB6013" w14:textId="77777777" w:rsidR="00651E0A" w:rsidRDefault="00F21562">
            <w:pPr>
              <w:jc w:val="right"/>
            </w:pPr>
            <w:r>
              <w:t>505</w:t>
            </w:r>
          </w:p>
        </w:tc>
        <w:tc>
          <w:tcPr>
            <w:tcW w:w="0" w:type="auto"/>
          </w:tcPr>
          <w:p w14:paraId="31EB6014" w14:textId="77777777" w:rsidR="00651E0A" w:rsidRDefault="00F21562">
            <w:pPr>
              <w:jc w:val="right"/>
            </w:pPr>
            <w:r>
              <w:t>7.7</w:t>
            </w:r>
          </w:p>
        </w:tc>
        <w:tc>
          <w:tcPr>
            <w:tcW w:w="0" w:type="auto"/>
          </w:tcPr>
          <w:p w14:paraId="31EB6015" w14:textId="77777777" w:rsidR="00651E0A" w:rsidRDefault="00F21562">
            <w:pPr>
              <w:jc w:val="right"/>
            </w:pPr>
            <w:r>
              <w:t>491</w:t>
            </w:r>
          </w:p>
        </w:tc>
        <w:tc>
          <w:tcPr>
            <w:tcW w:w="0" w:type="auto"/>
          </w:tcPr>
          <w:p w14:paraId="31EB6016" w14:textId="77777777" w:rsidR="00651E0A" w:rsidRDefault="00F21562">
            <w:pPr>
              <w:jc w:val="right"/>
            </w:pPr>
            <w:r>
              <w:t>521</w:t>
            </w:r>
          </w:p>
        </w:tc>
        <w:tc>
          <w:tcPr>
            <w:tcW w:w="0" w:type="auto"/>
          </w:tcPr>
          <w:p w14:paraId="31EB6017" w14:textId="77777777" w:rsidR="00651E0A" w:rsidRDefault="00F21562">
            <w:pPr>
              <w:jc w:val="right"/>
            </w:pPr>
            <w:r>
              <w:t>62</w:t>
            </w:r>
          </w:p>
        </w:tc>
        <w:tc>
          <w:tcPr>
            <w:tcW w:w="0" w:type="auto"/>
          </w:tcPr>
          <w:p w14:paraId="31EB6018" w14:textId="77777777" w:rsidR="00651E0A" w:rsidRDefault="00F21562">
            <w:pPr>
              <w:jc w:val="right"/>
            </w:pPr>
            <w:r>
              <w:t>4.9</w:t>
            </w:r>
          </w:p>
        </w:tc>
        <w:tc>
          <w:tcPr>
            <w:tcW w:w="0" w:type="auto"/>
          </w:tcPr>
          <w:p w14:paraId="31EB6019" w14:textId="77777777" w:rsidR="00651E0A" w:rsidRDefault="00F21562">
            <w:pPr>
              <w:jc w:val="right"/>
            </w:pPr>
            <w:r>
              <w:t>54</w:t>
            </w:r>
          </w:p>
        </w:tc>
        <w:tc>
          <w:tcPr>
            <w:tcW w:w="0" w:type="auto"/>
          </w:tcPr>
          <w:p w14:paraId="31EB601A" w14:textId="77777777" w:rsidR="00651E0A" w:rsidRDefault="00F21562">
            <w:pPr>
              <w:jc w:val="right"/>
            </w:pPr>
            <w:r>
              <w:t>73</w:t>
            </w:r>
          </w:p>
        </w:tc>
        <w:tc>
          <w:tcPr>
            <w:tcW w:w="0" w:type="auto"/>
          </w:tcPr>
          <w:p w14:paraId="31EB601B" w14:textId="77777777" w:rsidR="00651E0A" w:rsidRDefault="00F21562">
            <w:pPr>
              <w:jc w:val="right"/>
            </w:pPr>
            <w:r>
              <w:t>568</w:t>
            </w:r>
          </w:p>
        </w:tc>
        <w:tc>
          <w:tcPr>
            <w:tcW w:w="0" w:type="auto"/>
          </w:tcPr>
          <w:p w14:paraId="31EB601C" w14:textId="77777777" w:rsidR="00651E0A" w:rsidRDefault="00F21562">
            <w:pPr>
              <w:jc w:val="right"/>
            </w:pPr>
            <w:r>
              <w:t>9.3</w:t>
            </w:r>
          </w:p>
        </w:tc>
        <w:tc>
          <w:tcPr>
            <w:tcW w:w="0" w:type="auto"/>
          </w:tcPr>
          <w:p w14:paraId="31EB601D" w14:textId="77777777" w:rsidR="00651E0A" w:rsidRDefault="00F21562">
            <w:pPr>
              <w:jc w:val="right"/>
            </w:pPr>
            <w:r>
              <w:t>552</w:t>
            </w:r>
          </w:p>
        </w:tc>
        <w:tc>
          <w:tcPr>
            <w:tcW w:w="0" w:type="auto"/>
          </w:tcPr>
          <w:p w14:paraId="31EB601E" w14:textId="77777777" w:rsidR="00651E0A" w:rsidRDefault="00F21562">
            <w:pPr>
              <w:jc w:val="right"/>
            </w:pPr>
            <w:r>
              <w:t>588</w:t>
            </w:r>
          </w:p>
        </w:tc>
      </w:tr>
      <w:tr w:rsidR="00651E0A" w14:paraId="31EB602D" w14:textId="77777777" w:rsidTr="00F21562">
        <w:trPr>
          <w:cnfStyle w:val="000000010000" w:firstRow="0" w:lastRow="0" w:firstColumn="0" w:lastColumn="0" w:oddVBand="0" w:evenVBand="0" w:oddHBand="0" w:evenHBand="1" w:firstRowFirstColumn="0" w:firstRowLastColumn="0" w:lastRowFirstColumn="0" w:lastRowLastColumn="0"/>
        </w:trPr>
        <w:tc>
          <w:tcPr>
            <w:tcW w:w="0" w:type="auto"/>
          </w:tcPr>
          <w:p w14:paraId="31EB6020" w14:textId="77777777" w:rsidR="00651E0A" w:rsidRDefault="00F21562">
            <w:r>
              <w:t>2022</w:t>
            </w:r>
          </w:p>
        </w:tc>
        <w:tc>
          <w:tcPr>
            <w:tcW w:w="1138" w:type="dxa"/>
          </w:tcPr>
          <w:p w14:paraId="31EB6021" w14:textId="77777777" w:rsidR="00651E0A" w:rsidRDefault="00F21562">
            <w:pPr>
              <w:jc w:val="right"/>
            </w:pPr>
            <w:r>
              <w:t>614</w:t>
            </w:r>
          </w:p>
        </w:tc>
        <w:tc>
          <w:tcPr>
            <w:tcW w:w="0" w:type="auto"/>
          </w:tcPr>
          <w:p w14:paraId="31EB6022" w14:textId="77777777" w:rsidR="00651E0A" w:rsidRDefault="00F21562">
            <w:pPr>
              <w:jc w:val="right"/>
            </w:pPr>
            <w:r>
              <w:t>11.7</w:t>
            </w:r>
          </w:p>
        </w:tc>
        <w:tc>
          <w:tcPr>
            <w:tcW w:w="0" w:type="auto"/>
          </w:tcPr>
          <w:p w14:paraId="31EB6023" w14:textId="77777777" w:rsidR="00651E0A" w:rsidRDefault="00F21562">
            <w:pPr>
              <w:jc w:val="right"/>
            </w:pPr>
            <w:r>
              <w:t>593</w:t>
            </w:r>
          </w:p>
        </w:tc>
        <w:tc>
          <w:tcPr>
            <w:tcW w:w="0" w:type="auto"/>
          </w:tcPr>
          <w:p w14:paraId="31EB6024" w14:textId="77777777" w:rsidR="00651E0A" w:rsidRDefault="00F21562">
            <w:pPr>
              <w:jc w:val="right"/>
            </w:pPr>
            <w:r>
              <w:t>639</w:t>
            </w:r>
          </w:p>
        </w:tc>
        <w:tc>
          <w:tcPr>
            <w:tcW w:w="0" w:type="auto"/>
          </w:tcPr>
          <w:p w14:paraId="31EB6025" w14:textId="77777777" w:rsidR="00651E0A" w:rsidRDefault="00F21562">
            <w:pPr>
              <w:jc w:val="right"/>
            </w:pPr>
            <w:r>
              <w:t>101</w:t>
            </w:r>
          </w:p>
        </w:tc>
        <w:tc>
          <w:tcPr>
            <w:tcW w:w="0" w:type="auto"/>
          </w:tcPr>
          <w:p w14:paraId="31EB6026" w14:textId="77777777" w:rsidR="00651E0A" w:rsidRDefault="00F21562">
            <w:pPr>
              <w:jc w:val="right"/>
            </w:pPr>
            <w:r>
              <w:t>7.0</w:t>
            </w:r>
          </w:p>
        </w:tc>
        <w:tc>
          <w:tcPr>
            <w:tcW w:w="0" w:type="auto"/>
          </w:tcPr>
          <w:p w14:paraId="31EB6027" w14:textId="77777777" w:rsidR="00651E0A" w:rsidRDefault="00F21562">
            <w:pPr>
              <w:jc w:val="right"/>
            </w:pPr>
            <w:r>
              <w:t>89</w:t>
            </w:r>
          </w:p>
        </w:tc>
        <w:tc>
          <w:tcPr>
            <w:tcW w:w="0" w:type="auto"/>
          </w:tcPr>
          <w:p w14:paraId="31EB6028" w14:textId="77777777" w:rsidR="00651E0A" w:rsidRDefault="00F21562">
            <w:pPr>
              <w:jc w:val="right"/>
            </w:pPr>
            <w:r>
              <w:t>117</w:t>
            </w:r>
          </w:p>
        </w:tc>
        <w:tc>
          <w:tcPr>
            <w:tcW w:w="0" w:type="auto"/>
          </w:tcPr>
          <w:p w14:paraId="31EB6029" w14:textId="77777777" w:rsidR="00651E0A" w:rsidRDefault="00F21562">
            <w:pPr>
              <w:jc w:val="right"/>
            </w:pPr>
            <w:r>
              <w:t>716</w:t>
            </w:r>
          </w:p>
        </w:tc>
        <w:tc>
          <w:tcPr>
            <w:tcW w:w="0" w:type="auto"/>
          </w:tcPr>
          <w:p w14:paraId="31EB602A" w14:textId="77777777" w:rsidR="00651E0A" w:rsidRDefault="00F21562">
            <w:pPr>
              <w:jc w:val="right"/>
            </w:pPr>
            <w:r>
              <w:t>14.0</w:t>
            </w:r>
          </w:p>
        </w:tc>
        <w:tc>
          <w:tcPr>
            <w:tcW w:w="0" w:type="auto"/>
          </w:tcPr>
          <w:p w14:paraId="31EB602B" w14:textId="77777777" w:rsidR="00651E0A" w:rsidRDefault="00F21562">
            <w:pPr>
              <w:jc w:val="right"/>
            </w:pPr>
            <w:r>
              <w:t>691</w:t>
            </w:r>
          </w:p>
        </w:tc>
        <w:tc>
          <w:tcPr>
            <w:tcW w:w="0" w:type="auto"/>
          </w:tcPr>
          <w:p w14:paraId="31EB602C" w14:textId="77777777" w:rsidR="00651E0A" w:rsidRDefault="00F21562">
            <w:pPr>
              <w:jc w:val="right"/>
            </w:pPr>
            <w:r>
              <w:t>744</w:t>
            </w:r>
          </w:p>
        </w:tc>
      </w:tr>
      <w:tr w:rsidR="00651E0A" w14:paraId="31EB603B" w14:textId="77777777" w:rsidTr="00F21562">
        <w:trPr>
          <w:cnfStyle w:val="000000100000" w:firstRow="0" w:lastRow="0" w:firstColumn="0" w:lastColumn="0" w:oddVBand="0" w:evenVBand="0" w:oddHBand="1" w:evenHBand="0" w:firstRowFirstColumn="0" w:firstRowLastColumn="0" w:lastRowFirstColumn="0" w:lastRowLastColumn="0"/>
        </w:trPr>
        <w:tc>
          <w:tcPr>
            <w:tcW w:w="0" w:type="auto"/>
          </w:tcPr>
          <w:p w14:paraId="31EB602E" w14:textId="77777777" w:rsidR="00651E0A" w:rsidRDefault="00F21562">
            <w:r>
              <w:t>2023</w:t>
            </w:r>
          </w:p>
        </w:tc>
        <w:tc>
          <w:tcPr>
            <w:tcW w:w="1138" w:type="dxa"/>
          </w:tcPr>
          <w:p w14:paraId="31EB602F" w14:textId="77777777" w:rsidR="00651E0A" w:rsidRDefault="00F21562">
            <w:pPr>
              <w:jc w:val="right"/>
            </w:pPr>
            <w:r>
              <w:t>844</w:t>
            </w:r>
          </w:p>
        </w:tc>
        <w:tc>
          <w:tcPr>
            <w:tcW w:w="0" w:type="auto"/>
          </w:tcPr>
          <w:p w14:paraId="31EB6030" w14:textId="77777777" w:rsidR="00651E0A" w:rsidRDefault="00F21562">
            <w:pPr>
              <w:jc w:val="right"/>
            </w:pPr>
            <w:r>
              <w:t>9.6</w:t>
            </w:r>
          </w:p>
        </w:tc>
        <w:tc>
          <w:tcPr>
            <w:tcW w:w="0" w:type="auto"/>
          </w:tcPr>
          <w:p w14:paraId="31EB6031" w14:textId="77777777" w:rsidR="00651E0A" w:rsidRDefault="00F21562">
            <w:pPr>
              <w:jc w:val="right"/>
            </w:pPr>
            <w:r>
              <w:t>828</w:t>
            </w:r>
          </w:p>
        </w:tc>
        <w:tc>
          <w:tcPr>
            <w:tcW w:w="0" w:type="auto"/>
          </w:tcPr>
          <w:p w14:paraId="31EB6032" w14:textId="77777777" w:rsidR="00651E0A" w:rsidRDefault="00F21562">
            <w:pPr>
              <w:jc w:val="right"/>
            </w:pPr>
            <w:r>
              <w:t>863</w:t>
            </w:r>
          </w:p>
        </w:tc>
        <w:tc>
          <w:tcPr>
            <w:tcW w:w="0" w:type="auto"/>
          </w:tcPr>
          <w:p w14:paraId="31EB6033" w14:textId="77777777" w:rsidR="00651E0A" w:rsidRDefault="00F21562">
            <w:pPr>
              <w:jc w:val="right"/>
            </w:pPr>
            <w:r>
              <w:t>18</w:t>
            </w:r>
          </w:p>
        </w:tc>
        <w:tc>
          <w:tcPr>
            <w:tcW w:w="0" w:type="auto"/>
          </w:tcPr>
          <w:p w14:paraId="31EB6034" w14:textId="77777777" w:rsidR="00651E0A" w:rsidRDefault="00F21562">
            <w:pPr>
              <w:jc w:val="right"/>
            </w:pPr>
            <w:r>
              <w:t>1.7</w:t>
            </w:r>
          </w:p>
        </w:tc>
        <w:tc>
          <w:tcPr>
            <w:tcW w:w="0" w:type="auto"/>
          </w:tcPr>
          <w:p w14:paraId="31EB6035" w14:textId="77777777" w:rsidR="00651E0A" w:rsidRDefault="00F21562">
            <w:pPr>
              <w:jc w:val="right"/>
            </w:pPr>
            <w:r>
              <w:t>16</w:t>
            </w:r>
          </w:p>
        </w:tc>
        <w:tc>
          <w:tcPr>
            <w:tcW w:w="0" w:type="auto"/>
          </w:tcPr>
          <w:p w14:paraId="31EB6036" w14:textId="77777777" w:rsidR="00651E0A" w:rsidRDefault="00F21562">
            <w:pPr>
              <w:jc w:val="right"/>
            </w:pPr>
            <w:r>
              <w:t>22</w:t>
            </w:r>
          </w:p>
        </w:tc>
        <w:tc>
          <w:tcPr>
            <w:tcW w:w="0" w:type="auto"/>
          </w:tcPr>
          <w:p w14:paraId="31EB6037" w14:textId="77777777" w:rsidR="00651E0A" w:rsidRDefault="00F21562">
            <w:pPr>
              <w:jc w:val="right"/>
            </w:pPr>
            <w:r>
              <w:t>863</w:t>
            </w:r>
          </w:p>
        </w:tc>
        <w:tc>
          <w:tcPr>
            <w:tcW w:w="0" w:type="auto"/>
          </w:tcPr>
          <w:p w14:paraId="31EB6038" w14:textId="77777777" w:rsidR="00651E0A" w:rsidRDefault="00F21562">
            <w:pPr>
              <w:jc w:val="right"/>
            </w:pPr>
            <w:r>
              <w:t>9.7</w:t>
            </w:r>
          </w:p>
        </w:tc>
        <w:tc>
          <w:tcPr>
            <w:tcW w:w="0" w:type="auto"/>
          </w:tcPr>
          <w:p w14:paraId="31EB6039" w14:textId="77777777" w:rsidR="00651E0A" w:rsidRDefault="00F21562">
            <w:pPr>
              <w:jc w:val="right"/>
            </w:pPr>
            <w:r>
              <w:t>846</w:t>
            </w:r>
          </w:p>
        </w:tc>
        <w:tc>
          <w:tcPr>
            <w:tcW w:w="0" w:type="auto"/>
          </w:tcPr>
          <w:p w14:paraId="31EB603A" w14:textId="77777777" w:rsidR="00651E0A" w:rsidRDefault="00F21562">
            <w:pPr>
              <w:jc w:val="right"/>
            </w:pPr>
            <w:r>
              <w:t>883</w:t>
            </w:r>
          </w:p>
        </w:tc>
      </w:tr>
    </w:tbl>
    <w:p w14:paraId="31EB603C" w14:textId="77777777" w:rsidR="00651E0A" w:rsidRDefault="00F21562" w:rsidP="00F21562">
      <w:pPr>
        <w:jc w:val="center"/>
      </w:pPr>
      <w:r>
        <w:rPr>
          <w:noProof/>
        </w:rPr>
        <w:lastRenderedPageBreak/>
        <w:drawing>
          <wp:inline distT="0" distB="0" distL="0" distR="0" wp14:anchorId="31EB6099" wp14:editId="31EB609A">
            <wp:extent cx="5504749" cy="5504749"/>
            <wp:effectExtent l="0" t="0" r="0" b="0"/>
            <wp:docPr id="84"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5"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31EB603D" w14:textId="77777777" w:rsidR="00651E0A" w:rsidRDefault="00F21562">
      <w:bookmarkStart w:id="69" w:name="fig:up-marg"/>
      <w:bookmarkEnd w:id="69"/>
      <w:r>
        <w:t>Figure 4.5: Marginal effects for upstream-moving fish as estimated by the GAM for hour of day (A), discharge (B), and Julian day of year (C). Shaded areas indicated 95% confidence intervals.</w:t>
      </w:r>
    </w:p>
    <w:p w14:paraId="31EB603E" w14:textId="77777777" w:rsidR="00651E0A" w:rsidRDefault="00F21562" w:rsidP="00F21562">
      <w:pPr>
        <w:jc w:val="center"/>
      </w:pPr>
      <w:r>
        <w:rPr>
          <w:noProof/>
        </w:rPr>
        <w:lastRenderedPageBreak/>
        <w:drawing>
          <wp:inline distT="0" distB="0" distL="0" distR="0" wp14:anchorId="31EB609B" wp14:editId="31EB609C">
            <wp:extent cx="5504749" cy="5504749"/>
            <wp:effectExtent l="0" t="0" r="0" b="0"/>
            <wp:docPr id="88"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9"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31EB603F" w14:textId="77777777" w:rsidR="00651E0A" w:rsidRDefault="00F21562">
      <w:bookmarkStart w:id="70" w:name="fig:down-marg"/>
      <w:bookmarkEnd w:id="70"/>
      <w:r>
        <w:t>Figure 4.6: Marginal effects for downstream-moving fish as estimated by the GAM for hour of day (A), discharge (B), and Julian day of year (C). Shaded areas indicated 95% confidence intervals.</w:t>
      </w:r>
    </w:p>
    <w:p w14:paraId="31EB6040" w14:textId="77777777" w:rsidR="00651E0A" w:rsidRDefault="00F21562">
      <w:pPr>
        <w:pStyle w:val="Heading3"/>
      </w:pPr>
      <w:bookmarkStart w:id="71" w:name="_Toc168413034"/>
      <w:bookmarkStart w:id="72" w:name="comparison-with-redd-based-estimates-1"/>
      <w:r>
        <w:t>4.4.1</w:t>
      </w:r>
      <w:r>
        <w:tab/>
        <w:t>Comparison with Redd-Based Estimates</w:t>
      </w:r>
      <w:bookmarkEnd w:id="71"/>
    </w:p>
    <w:p w14:paraId="31EB6041" w14:textId="77777777" w:rsidR="00651E0A" w:rsidRDefault="00F21562">
      <w:r>
        <w:t>Comparisons between redd-based estimates and SONAR-based estimates can be seen in Table 4.7 and Figure 4.7. In the 4 years with comparable estimates, SONAR-based estimates were significantly higher than redd-based estimates each year. The redd-based estimates did not fall within the 95% confidence intervals of the SONAR-based estimates, but they were consistently about half of the SONAR-based estimates (35.8 - 58.6%).</w:t>
      </w:r>
    </w:p>
    <w:p w14:paraId="31EB6042" w14:textId="1CA78237" w:rsidR="00651E0A" w:rsidRDefault="00F21562">
      <w:bookmarkStart w:id="73" w:name="tab:redd-tab"/>
      <w:bookmarkEnd w:id="73"/>
      <w:r>
        <w:t xml:space="preserve">Table 4.7: </w:t>
      </w:r>
      <w:del w:id="74" w:author="Craig, Bethany E (DFW)" w:date="2024-06-05T10:12:00Z" w16du:dateUtc="2024-06-05T17:12:00Z">
        <w:r w:rsidDel="00235BBE">
          <w:delText xml:space="preserve">Annual redd-based estimates of winter steelhead spawners in the Dungeness River and SONAR-based estimates of steelhead escapement between February 1 and June 15, with standard error </w:delText>
        </w:r>
        <w:r w:rsidDel="00235BBE">
          <w:lastRenderedPageBreak/>
          <w:delText>and 95% confidence intervals.</w:delText>
        </w:r>
      </w:del>
      <w:ins w:id="75" w:author="Craig, Bethany E (DFW)" w:date="2024-06-05T10:11:00Z" w16du:dateUtc="2024-06-05T17:11:00Z">
        <w:r w:rsidR="00DB2476">
          <w:t xml:space="preserve">Annual estimates of </w:t>
        </w:r>
        <w:r w:rsidR="00DB2476">
          <w:t xml:space="preserve">winter steelhead escapement </w:t>
        </w:r>
        <w:r w:rsidR="00DB2476">
          <w:t xml:space="preserve">to the Dungeness River based on </w:t>
        </w:r>
        <w:proofErr w:type="spellStart"/>
        <w:r w:rsidR="00DB2476">
          <w:t>redd</w:t>
        </w:r>
        <w:proofErr w:type="spellEnd"/>
        <w:r w:rsidR="00DB2476">
          <w:t xml:space="preserve"> counts and </w:t>
        </w:r>
        <w:r w:rsidR="00DB2476">
          <w:t>SONAR (with 95% confidence intervals</w:t>
        </w:r>
      </w:ins>
      <w:ins w:id="76" w:author="Craig, Bethany E (DFW)" w:date="2024-06-05T10:12:00Z" w16du:dateUtc="2024-06-05T17:12:00Z">
        <w:r w:rsidR="00235BBE">
          <w:t xml:space="preserve"> and standard error (SE)</w:t>
        </w:r>
      </w:ins>
      <w:ins w:id="77" w:author="Craig, Bethany E (DFW)" w:date="2024-06-05T10:11:00Z" w16du:dateUtc="2024-06-05T17:11:00Z">
        <w:r w:rsidR="00DB2476">
          <w:t>)</w:t>
        </w:r>
      </w:ins>
      <w:ins w:id="78" w:author="Craig, Bethany E (DFW)" w:date="2024-06-05T10:12:00Z" w16du:dateUtc="2024-06-05T17:12:00Z">
        <w:r w:rsidR="00235BBE">
          <w:t xml:space="preserve">. </w:t>
        </w:r>
      </w:ins>
    </w:p>
    <w:tbl>
      <w:tblPr>
        <w:tblStyle w:val="Table-WDFW"/>
        <w:tblW w:w="0" w:type="auto"/>
        <w:jc w:val="center"/>
        <w:tblLook w:val="0020" w:firstRow="1" w:lastRow="0" w:firstColumn="0" w:lastColumn="0" w:noHBand="0" w:noVBand="0"/>
        <w:tblCaption w:val="Table 4.7: Annual redd-based estimates of winter steelhead spawners in the Dungeness River and SONAR-based estimates of steelhead escapement between February 1 and June 15, with standard error and 95% confidence intervals."/>
      </w:tblPr>
      <w:tblGrid>
        <w:gridCol w:w="714"/>
        <w:gridCol w:w="1153"/>
        <w:gridCol w:w="1337"/>
        <w:gridCol w:w="657"/>
        <w:gridCol w:w="903"/>
        <w:gridCol w:w="907"/>
      </w:tblGrid>
      <w:tr w:rsidR="00651E0A" w14:paraId="31EB6049" w14:textId="77777777" w:rsidTr="00F2156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1EB6043" w14:textId="77777777" w:rsidR="00651E0A" w:rsidRDefault="00F21562">
            <w:r>
              <w:t>Year</w:t>
            </w:r>
          </w:p>
        </w:tc>
        <w:tc>
          <w:tcPr>
            <w:tcW w:w="0" w:type="auto"/>
          </w:tcPr>
          <w:p w14:paraId="31EB6044" w14:textId="77777777" w:rsidR="00651E0A" w:rsidRDefault="00F21562">
            <w:pPr>
              <w:jc w:val="right"/>
            </w:pPr>
            <w:r>
              <w:t>Redd Est.</w:t>
            </w:r>
          </w:p>
        </w:tc>
        <w:tc>
          <w:tcPr>
            <w:tcW w:w="0" w:type="auto"/>
          </w:tcPr>
          <w:p w14:paraId="31EB6045" w14:textId="77777777" w:rsidR="00651E0A" w:rsidRDefault="00F21562">
            <w:pPr>
              <w:jc w:val="right"/>
            </w:pPr>
            <w:r>
              <w:t>SONAR Est.</w:t>
            </w:r>
          </w:p>
        </w:tc>
        <w:tc>
          <w:tcPr>
            <w:tcW w:w="0" w:type="auto"/>
          </w:tcPr>
          <w:p w14:paraId="31EB6046" w14:textId="77777777" w:rsidR="00651E0A" w:rsidRDefault="00F21562">
            <w:pPr>
              <w:jc w:val="right"/>
            </w:pPr>
            <w:r>
              <w:t>SE</w:t>
            </w:r>
          </w:p>
        </w:tc>
        <w:tc>
          <w:tcPr>
            <w:tcW w:w="0" w:type="auto"/>
          </w:tcPr>
          <w:p w14:paraId="31EB6047" w14:textId="77777777" w:rsidR="00651E0A" w:rsidRDefault="00F21562">
            <w:pPr>
              <w:jc w:val="right"/>
            </w:pPr>
            <w:r>
              <w:t>Low CI</w:t>
            </w:r>
          </w:p>
        </w:tc>
        <w:tc>
          <w:tcPr>
            <w:tcW w:w="0" w:type="auto"/>
          </w:tcPr>
          <w:p w14:paraId="31EB6048" w14:textId="77777777" w:rsidR="00651E0A" w:rsidRDefault="00F21562">
            <w:pPr>
              <w:jc w:val="right"/>
            </w:pPr>
            <w:r>
              <w:t>Upp CI</w:t>
            </w:r>
          </w:p>
        </w:tc>
      </w:tr>
      <w:tr w:rsidR="00651E0A" w14:paraId="31EB6050"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604A" w14:textId="77777777" w:rsidR="00651E0A" w:rsidRDefault="00F21562">
            <w:r>
              <w:t>2019</w:t>
            </w:r>
          </w:p>
        </w:tc>
        <w:tc>
          <w:tcPr>
            <w:tcW w:w="0" w:type="auto"/>
          </w:tcPr>
          <w:p w14:paraId="31EB604B" w14:textId="77777777" w:rsidR="00651E0A" w:rsidRDefault="00F21562">
            <w:pPr>
              <w:jc w:val="right"/>
            </w:pPr>
            <w:r>
              <w:t>467</w:t>
            </w:r>
          </w:p>
        </w:tc>
        <w:tc>
          <w:tcPr>
            <w:tcW w:w="0" w:type="auto"/>
          </w:tcPr>
          <w:p w14:paraId="31EB604C" w14:textId="77777777" w:rsidR="00651E0A" w:rsidRDefault="00F21562">
            <w:pPr>
              <w:jc w:val="right"/>
            </w:pPr>
            <w:r>
              <w:t>797</w:t>
            </w:r>
          </w:p>
        </w:tc>
        <w:tc>
          <w:tcPr>
            <w:tcW w:w="0" w:type="auto"/>
          </w:tcPr>
          <w:p w14:paraId="31EB604D" w14:textId="77777777" w:rsidR="00651E0A" w:rsidRDefault="00F21562">
            <w:pPr>
              <w:jc w:val="right"/>
            </w:pPr>
            <w:r>
              <w:t>85.6</w:t>
            </w:r>
          </w:p>
        </w:tc>
        <w:tc>
          <w:tcPr>
            <w:tcW w:w="0" w:type="auto"/>
          </w:tcPr>
          <w:p w14:paraId="31EB604E" w14:textId="77777777" w:rsidR="00651E0A" w:rsidRDefault="00F21562">
            <w:pPr>
              <w:jc w:val="right"/>
            </w:pPr>
            <w:r>
              <w:t>747</w:t>
            </w:r>
          </w:p>
        </w:tc>
        <w:tc>
          <w:tcPr>
            <w:tcW w:w="0" w:type="auto"/>
          </w:tcPr>
          <w:p w14:paraId="31EB604F" w14:textId="77777777" w:rsidR="00651E0A" w:rsidRDefault="00F21562">
            <w:pPr>
              <w:jc w:val="right"/>
            </w:pPr>
            <w:r>
              <w:t>1,057</w:t>
            </w:r>
          </w:p>
        </w:tc>
      </w:tr>
      <w:tr w:rsidR="00651E0A" w14:paraId="31EB6057"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6051" w14:textId="77777777" w:rsidR="00651E0A" w:rsidRDefault="00F21562">
            <w:r>
              <w:t>2020</w:t>
            </w:r>
          </w:p>
        </w:tc>
        <w:tc>
          <w:tcPr>
            <w:tcW w:w="0" w:type="auto"/>
          </w:tcPr>
          <w:p w14:paraId="31EB6052" w14:textId="77777777" w:rsidR="00651E0A" w:rsidRDefault="00F21562">
            <w:pPr>
              <w:jc w:val="right"/>
            </w:pPr>
            <w:r>
              <w:t>-</w:t>
            </w:r>
          </w:p>
        </w:tc>
        <w:tc>
          <w:tcPr>
            <w:tcW w:w="0" w:type="auto"/>
          </w:tcPr>
          <w:p w14:paraId="31EB6053" w14:textId="77777777" w:rsidR="00651E0A" w:rsidRDefault="00F21562">
            <w:pPr>
              <w:jc w:val="right"/>
            </w:pPr>
            <w:r>
              <w:t>1,075</w:t>
            </w:r>
          </w:p>
        </w:tc>
        <w:tc>
          <w:tcPr>
            <w:tcW w:w="0" w:type="auto"/>
          </w:tcPr>
          <w:p w14:paraId="31EB6054" w14:textId="77777777" w:rsidR="00651E0A" w:rsidRDefault="00F21562">
            <w:pPr>
              <w:jc w:val="right"/>
            </w:pPr>
            <w:r>
              <w:t>53.4</w:t>
            </w:r>
          </w:p>
        </w:tc>
        <w:tc>
          <w:tcPr>
            <w:tcW w:w="0" w:type="auto"/>
          </w:tcPr>
          <w:p w14:paraId="31EB6055" w14:textId="77777777" w:rsidR="00651E0A" w:rsidRDefault="00F21562">
            <w:pPr>
              <w:jc w:val="right"/>
            </w:pPr>
            <w:r>
              <w:t>982</w:t>
            </w:r>
          </w:p>
        </w:tc>
        <w:tc>
          <w:tcPr>
            <w:tcW w:w="0" w:type="auto"/>
          </w:tcPr>
          <w:p w14:paraId="31EB6056" w14:textId="77777777" w:rsidR="00651E0A" w:rsidRDefault="00F21562">
            <w:pPr>
              <w:jc w:val="right"/>
            </w:pPr>
            <w:r>
              <w:t>1,193</w:t>
            </w:r>
          </w:p>
        </w:tc>
      </w:tr>
      <w:tr w:rsidR="00651E0A" w14:paraId="31EB605E"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6058" w14:textId="77777777" w:rsidR="00651E0A" w:rsidRDefault="00F21562">
            <w:r>
              <w:t>2021</w:t>
            </w:r>
          </w:p>
        </w:tc>
        <w:tc>
          <w:tcPr>
            <w:tcW w:w="0" w:type="auto"/>
          </w:tcPr>
          <w:p w14:paraId="31EB6059" w14:textId="77777777" w:rsidR="00651E0A" w:rsidRDefault="00F21562">
            <w:pPr>
              <w:jc w:val="right"/>
            </w:pPr>
            <w:r>
              <w:t>329</w:t>
            </w:r>
          </w:p>
        </w:tc>
        <w:tc>
          <w:tcPr>
            <w:tcW w:w="0" w:type="auto"/>
          </w:tcPr>
          <w:p w14:paraId="31EB605A" w14:textId="77777777" w:rsidR="00651E0A" w:rsidRDefault="00F21562">
            <w:pPr>
              <w:jc w:val="right"/>
            </w:pPr>
            <w:r>
              <w:t>568</w:t>
            </w:r>
          </w:p>
        </w:tc>
        <w:tc>
          <w:tcPr>
            <w:tcW w:w="0" w:type="auto"/>
          </w:tcPr>
          <w:p w14:paraId="31EB605B" w14:textId="77777777" w:rsidR="00651E0A" w:rsidRDefault="00F21562">
            <w:pPr>
              <w:jc w:val="right"/>
            </w:pPr>
            <w:r>
              <w:t>9.3</w:t>
            </w:r>
          </w:p>
        </w:tc>
        <w:tc>
          <w:tcPr>
            <w:tcW w:w="0" w:type="auto"/>
          </w:tcPr>
          <w:p w14:paraId="31EB605C" w14:textId="77777777" w:rsidR="00651E0A" w:rsidRDefault="00F21562">
            <w:pPr>
              <w:jc w:val="right"/>
            </w:pPr>
            <w:r>
              <w:t>552</w:t>
            </w:r>
          </w:p>
        </w:tc>
        <w:tc>
          <w:tcPr>
            <w:tcW w:w="0" w:type="auto"/>
          </w:tcPr>
          <w:p w14:paraId="31EB605D" w14:textId="77777777" w:rsidR="00651E0A" w:rsidRDefault="00F21562">
            <w:pPr>
              <w:jc w:val="right"/>
            </w:pPr>
            <w:r>
              <w:t>587</w:t>
            </w:r>
          </w:p>
        </w:tc>
      </w:tr>
      <w:tr w:rsidR="00651E0A" w14:paraId="31EB6065" w14:textId="77777777" w:rsidTr="00F21562">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1EB605F" w14:textId="77777777" w:rsidR="00651E0A" w:rsidRDefault="00F21562">
            <w:r>
              <w:t>2022</w:t>
            </w:r>
          </w:p>
        </w:tc>
        <w:tc>
          <w:tcPr>
            <w:tcW w:w="0" w:type="auto"/>
          </w:tcPr>
          <w:p w14:paraId="31EB6060" w14:textId="77777777" w:rsidR="00651E0A" w:rsidRDefault="00F21562">
            <w:pPr>
              <w:jc w:val="right"/>
            </w:pPr>
            <w:r>
              <w:t>386</w:t>
            </w:r>
          </w:p>
        </w:tc>
        <w:tc>
          <w:tcPr>
            <w:tcW w:w="0" w:type="auto"/>
          </w:tcPr>
          <w:p w14:paraId="31EB6061" w14:textId="77777777" w:rsidR="00651E0A" w:rsidRDefault="00F21562">
            <w:pPr>
              <w:jc w:val="right"/>
            </w:pPr>
            <w:r>
              <w:t>716</w:t>
            </w:r>
          </w:p>
        </w:tc>
        <w:tc>
          <w:tcPr>
            <w:tcW w:w="0" w:type="auto"/>
          </w:tcPr>
          <w:p w14:paraId="31EB6062" w14:textId="77777777" w:rsidR="00651E0A" w:rsidRDefault="00F21562">
            <w:pPr>
              <w:jc w:val="right"/>
            </w:pPr>
            <w:r>
              <w:t>14.0</w:t>
            </w:r>
          </w:p>
        </w:tc>
        <w:tc>
          <w:tcPr>
            <w:tcW w:w="0" w:type="auto"/>
          </w:tcPr>
          <w:p w14:paraId="31EB6063" w14:textId="77777777" w:rsidR="00651E0A" w:rsidRDefault="00F21562">
            <w:pPr>
              <w:jc w:val="right"/>
            </w:pPr>
            <w:r>
              <w:t>691</w:t>
            </w:r>
          </w:p>
        </w:tc>
        <w:tc>
          <w:tcPr>
            <w:tcW w:w="0" w:type="auto"/>
          </w:tcPr>
          <w:p w14:paraId="31EB6064" w14:textId="77777777" w:rsidR="00651E0A" w:rsidRDefault="00F21562">
            <w:pPr>
              <w:jc w:val="right"/>
            </w:pPr>
            <w:r>
              <w:t>744</w:t>
            </w:r>
          </w:p>
        </w:tc>
      </w:tr>
      <w:tr w:rsidR="00651E0A" w14:paraId="31EB606C" w14:textId="77777777" w:rsidTr="00F21562">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1EB6066" w14:textId="77777777" w:rsidR="00651E0A" w:rsidRDefault="00F21562">
            <w:r>
              <w:t>2023</w:t>
            </w:r>
          </w:p>
        </w:tc>
        <w:tc>
          <w:tcPr>
            <w:tcW w:w="0" w:type="auto"/>
          </w:tcPr>
          <w:p w14:paraId="31EB6067" w14:textId="77777777" w:rsidR="00651E0A" w:rsidRDefault="00F21562">
            <w:pPr>
              <w:jc w:val="right"/>
            </w:pPr>
            <w:r>
              <w:t>309</w:t>
            </w:r>
          </w:p>
        </w:tc>
        <w:tc>
          <w:tcPr>
            <w:tcW w:w="0" w:type="auto"/>
          </w:tcPr>
          <w:p w14:paraId="31EB6068" w14:textId="77777777" w:rsidR="00651E0A" w:rsidRDefault="00F21562">
            <w:pPr>
              <w:jc w:val="right"/>
            </w:pPr>
            <w:r>
              <w:t>863</w:t>
            </w:r>
          </w:p>
        </w:tc>
        <w:tc>
          <w:tcPr>
            <w:tcW w:w="0" w:type="auto"/>
          </w:tcPr>
          <w:p w14:paraId="31EB6069" w14:textId="77777777" w:rsidR="00651E0A" w:rsidRDefault="00F21562">
            <w:pPr>
              <w:jc w:val="right"/>
            </w:pPr>
            <w:r>
              <w:t>9.7</w:t>
            </w:r>
          </w:p>
        </w:tc>
        <w:tc>
          <w:tcPr>
            <w:tcW w:w="0" w:type="auto"/>
          </w:tcPr>
          <w:p w14:paraId="31EB606A" w14:textId="77777777" w:rsidR="00651E0A" w:rsidRDefault="00F21562">
            <w:pPr>
              <w:jc w:val="right"/>
            </w:pPr>
            <w:r>
              <w:t>846</w:t>
            </w:r>
          </w:p>
        </w:tc>
        <w:tc>
          <w:tcPr>
            <w:tcW w:w="0" w:type="auto"/>
          </w:tcPr>
          <w:p w14:paraId="31EB606B" w14:textId="77777777" w:rsidR="00651E0A" w:rsidRDefault="00F21562">
            <w:pPr>
              <w:jc w:val="right"/>
            </w:pPr>
            <w:r>
              <w:t>883</w:t>
            </w:r>
          </w:p>
        </w:tc>
      </w:tr>
    </w:tbl>
    <w:p w14:paraId="31EB606D" w14:textId="77777777" w:rsidR="00651E0A" w:rsidRDefault="00F21562" w:rsidP="00F21562">
      <w:pPr>
        <w:jc w:val="center"/>
      </w:pPr>
      <w:r>
        <w:rPr>
          <w:noProof/>
        </w:rPr>
        <w:drawing>
          <wp:inline distT="0" distB="0" distL="0" distR="0" wp14:anchorId="31EB609D" wp14:editId="31EB609E">
            <wp:extent cx="5504749" cy="3669832"/>
            <wp:effectExtent l="0" t="0" r="0" b="0"/>
            <wp:docPr id="93" name="Picture" descr="Figure 4.7: Annual estimates of upstream escapement of winter steelhead to the Dungeness River between February 1 and June 15,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4"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31EB606E" w14:textId="2A2EEB6D" w:rsidR="00651E0A" w:rsidRDefault="00F21562">
      <w:bookmarkStart w:id="79" w:name="fig:redd-fig"/>
      <w:bookmarkEnd w:id="79"/>
      <w:r>
        <w:t xml:space="preserve">Figure 4.7: Annual estimates of </w:t>
      </w:r>
      <w:del w:id="80" w:author="Craig, Bethany E (DFW)" w:date="2024-06-05T10:12:00Z" w16du:dateUtc="2024-06-05T17:12:00Z">
        <w:r w:rsidDel="005E4C3F">
          <w:delText>upstream escapement of winter steelhead</w:delText>
        </w:r>
      </w:del>
      <w:ins w:id="81" w:author="Craig, Bethany E (DFW)" w:date="2024-06-05T10:12:00Z" w16du:dateUtc="2024-06-05T17:12:00Z">
        <w:r w:rsidR="005E4C3F">
          <w:t>winter steelhead escapement</w:t>
        </w:r>
      </w:ins>
      <w:r>
        <w:t xml:space="preserve"> to the Dungeness River </w:t>
      </w:r>
      <w:del w:id="82" w:author="Craig, Bethany E (DFW)" w:date="2024-06-05T10:13:00Z" w16du:dateUtc="2024-06-05T17:13:00Z">
        <w:r w:rsidDel="005E4C3F">
          <w:delText xml:space="preserve">between February 1 and June 15, </w:delText>
        </w:r>
      </w:del>
      <w:r>
        <w:t>based on SONAR (with 95% confidence intervals) and redd counts.</w:t>
      </w:r>
    </w:p>
    <w:p w14:paraId="31EB606F" w14:textId="77777777" w:rsidR="00651E0A" w:rsidRDefault="00F21562">
      <w:pPr>
        <w:pStyle w:val="Heading1"/>
      </w:pPr>
      <w:bookmarkStart w:id="83" w:name="_Toc168413035"/>
      <w:bookmarkStart w:id="84" w:name="discussion"/>
      <w:bookmarkEnd w:id="32"/>
      <w:bookmarkEnd w:id="62"/>
      <w:bookmarkEnd w:id="72"/>
      <w:r>
        <w:t>5</w:t>
      </w:r>
      <w:r>
        <w:tab/>
        <w:t>Discussion</w:t>
      </w:r>
      <w:bookmarkEnd w:id="83"/>
    </w:p>
    <w:p w14:paraId="31EB6070" w14:textId="2B62DD07" w:rsidR="00651E0A" w:rsidRDefault="00F21562">
      <w:r>
        <w:t xml:space="preserve">We used SONAR to make annual estimates of winter steelhead </w:t>
      </w:r>
      <w:ins w:id="85" w:author="Craig, Bethany E (DFW)" w:date="2024-06-05T10:14:00Z" w16du:dateUtc="2024-06-05T17:14:00Z">
        <w:r w:rsidR="00EC45FC">
          <w:t xml:space="preserve">escapement </w:t>
        </w:r>
      </w:ins>
      <w:r>
        <w:t>on the Dungeness River for spawn years 2019 - 2023.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observations worth mentioning.</w:t>
      </w:r>
    </w:p>
    <w:p w14:paraId="31EB6071" w14:textId="77777777" w:rsidR="00651E0A" w:rsidRDefault="00F21562">
      <w:r>
        <w:lastRenderedPageBreak/>
        <w:t>First, SONAR location is a crucial component of a successful SONAR project. In 2018 we observed frequent milling behavior at the SONAR site, and upstream and downstream fish counts were high, presumably due to milling. As a result, only 29% of the season was reviewed (Figures 3.5 and 3.6 and Table 3.2), and we decided to treat 2018 as a pilot year and we did not make a SONAR-based escapement estimate. Instead, we utilized the lessons learned from that year to improve operations in subsequent years. After observing the fish behavior at the initial location in 2018, we moved the SONAR to a habitat unit that was more of a run, and more conducive to fish actively migrating through rather than milling around. In 2019 – 2022 we observed a much lower number of fish moving in each half-hour period compared to 2018 (Figures 4.5 and 4.6). The mean count of upstream moving fish in a half-hour period 2019 – 2022 ranged from 0.16 - 0.26, and the mean count of downstream moving fish ranged from 0.06 – 0.10, compared to a mean of 0.80, and 0.55 in 2018. However, in late 2022 a river restoration project was completed just upstream of the SONAR site and diverted some of the river flow into the newly restored side channel. In 2023 the counts of both upstream and downstream moving fish rose (Figures 4.5 and 4.6) to a mean of 0.43 and 0.29, respectively, and the majority of fish captured during species composition sampling were captured within the pool below the restoration site, presumably due to fish milling below the new channel. Despite the higher fish counts in 2023, the overall escapement was comparable to the other years we analyzed. Preliminary results for 2024 indicate that the river has scoured out the new side channel and fish are no longer holding or milling to the degree they were in 2023 (K. Sutton, WDFW, pers. comm).</w:t>
      </w:r>
    </w:p>
    <w:p w14:paraId="31EB6072" w14:textId="1069DFCB" w:rsidR="00651E0A" w:rsidRDefault="00F21562">
      <w:r>
        <w:t xml:space="preserve">In addition to fish behavior at the site, access and security are important considerations. After we moved the SONAR site slightly upstream in </w:t>
      </w:r>
      <w:del w:id="86" w:author="Craig, Bethany E (DFW)" w:date="2024-06-05T10:16:00Z" w16du:dateUtc="2024-06-05T17:16:00Z">
        <w:r w:rsidDel="00E968AA">
          <w:delText>2019, and</w:delText>
        </w:r>
      </w:del>
      <w:ins w:id="87" w:author="Craig, Bethany E (DFW)" w:date="2024-06-05T10:16:00Z" w16du:dateUtc="2024-06-05T17:16:00Z">
        <w:r w:rsidR="00E968AA">
          <w:t>2019 and</w:t>
        </w:r>
      </w:ins>
      <w:r>
        <w:t xml:space="preserve">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31EB6073" w14:textId="77777777" w:rsidR="00651E0A" w:rsidRDefault="00F21562">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31EB6074" w14:textId="77777777" w:rsidR="00651E0A" w:rsidRDefault="00F21562">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do not want those counts to cancel each other out. Currently, we are sidestepping this issue by assuming that the number of kelts detected prior to May 15 is equal to the number of downstream milling detections after that date. However, that </w:t>
      </w:r>
      <w:r>
        <w:lastRenderedPageBreak/>
        <w:t>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upstream:downstream count ratios through the season, to determine if there is a pattern that could guide what that equilibrium date should be.</w:t>
      </w:r>
    </w:p>
    <w:p w14:paraId="31EB6075" w14:textId="77777777" w:rsidR="00651E0A" w:rsidRDefault="00F21562">
      <w:r>
        <w:t>In an effort to better understand the timing of kelt movement, in 2024 we started a project to acoustically tag a sample of upstream moving steelhead. Using existing acoustic receivers positioned throughout the Dungeness watershed, we hope to learn when kelts are likely to be passing the SONAR moving downstream, and whether the timing of when kelts are detected is related to the timing of when they initially pass the SONAR. This information should help better inform the choice of a date to separate downstream milling versus kelting behavior, or provide data to improve how kelts are analyzed overall.</w:t>
      </w:r>
    </w:p>
    <w:p w14:paraId="31EB6076" w14:textId="77777777" w:rsidR="00651E0A" w:rsidRDefault="00F21562">
      <w:r>
        <w:t>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actually impacts the predictions of species based on size and Julian day is unclear. To better identify holding fish, in 2024 we are tagging all bull trout and steelhead (that aren’t acoustic tagged) with individually numbered FLOY tags. In addition, the current species composition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14:paraId="31EB6077" w14:textId="77777777" w:rsidR="00651E0A" w:rsidRDefault="00F21562">
      <w:r>
        <w:t xml:space="preserve">The SONAR-based estimates of steelhead escapement were significantly greater than redd-based estimates for the 4 years we could make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 and often observed imperfectly (Murdoch et al. 2018), leading to an under-count of redds. In addition, perhaps not all of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redd-based estimates to be biased low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tracked the redd-based estimates fairly consistently (redd-based </w:t>
      </w:r>
      <w:r>
        <w:lastRenderedPageBreak/>
        <w:t>estimates were on average 51.6 % of the SONAR-based estimates), suggesting a persistent bias between the two.</w:t>
      </w:r>
    </w:p>
    <w:p w14:paraId="31EB6078" w14:textId="77777777" w:rsidR="00651E0A" w:rsidRDefault="00F21562">
      <w:pPr>
        <w:pStyle w:val="Heading2"/>
      </w:pPr>
      <w:bookmarkStart w:id="88" w:name="_Toc168413036"/>
      <w:bookmarkStart w:id="89" w:name="recommendations"/>
      <w:r>
        <w:t>5.1</w:t>
      </w:r>
      <w:r>
        <w:tab/>
        <w:t>Recommendations</w:t>
      </w:r>
      <w:bookmarkEnd w:id="88"/>
    </w:p>
    <w:p w14:paraId="31EB6079" w14:textId="77777777" w:rsidR="00651E0A" w:rsidRDefault="00F21562">
      <w:r>
        <w:t>In the future, we recommend setting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In 2024 we deployed the SONAR in late December, and we began the species composition sampling in January. After a few years of deploying earlier, we may be able to move the deployment date further ahead again with a better understanding of when the run starts.</w:t>
      </w:r>
    </w:p>
    <w:p w14:paraId="31EB607A" w14:textId="77777777" w:rsidR="00651E0A" w:rsidRDefault="00F21562">
      <w:r>
        <w:t>We also recommend investigating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31EB607B" w14:textId="77777777" w:rsidR="00651E0A" w:rsidRDefault="00F21562">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night.</w:t>
      </w:r>
    </w:p>
    <w:p w14:paraId="31EB607C" w14:textId="77777777" w:rsidR="00651E0A" w:rsidRDefault="00F21562">
      <w:pPr>
        <w:pStyle w:val="Heading1"/>
      </w:pPr>
      <w:bookmarkStart w:id="90" w:name="_Toc168413037"/>
      <w:bookmarkStart w:id="91" w:name="acknowledgements"/>
      <w:bookmarkEnd w:id="84"/>
      <w:bookmarkEnd w:id="89"/>
      <w:r>
        <w:t>6</w:t>
      </w:r>
      <w:r>
        <w:tab/>
        <w:t>Acknowledgements</w:t>
      </w:r>
      <w:bookmarkEnd w:id="90"/>
    </w:p>
    <w:p w14:paraId="31EB607D" w14:textId="77777777" w:rsidR="00651E0A" w:rsidRDefault="00F21562">
      <w:r>
        <w:t>Andrew Simmons, Dan Gorze, Jayson Gallatin, Brent Trim, Greg Boecker, and Jake Eastby of WDFW operated, maintained, and reviewed SONAR imagery data. Calvin Stokes, Alec Bauer, and Bethany Craig also reviewed SONAR imagery. Keith Denton provided guidance and consultation on SONAR deployment and operation. Peter Topping provided project support and advice. Kathryn Sutton led weekly species composition sampling with the help of many staff including Calvin Stokes, Trevor Allen,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31EB607E" w14:textId="77777777" w:rsidR="00651E0A" w:rsidRDefault="00F21562">
      <w:pPr>
        <w:pStyle w:val="Heading1"/>
      </w:pPr>
      <w:bookmarkStart w:id="92" w:name="_Toc168413038"/>
      <w:bookmarkStart w:id="93" w:name="literature-cited"/>
      <w:bookmarkEnd w:id="91"/>
      <w:r>
        <w:lastRenderedPageBreak/>
        <w:t>7</w:t>
      </w:r>
      <w:r>
        <w:tab/>
        <w:t>Literature Cited</w:t>
      </w:r>
      <w:bookmarkEnd w:id="92"/>
    </w:p>
    <w:p w14:paraId="31EB607F" w14:textId="77777777" w:rsidR="00651E0A" w:rsidRDefault="00F21562">
      <w:bookmarkStart w:id="94" w:name="ref-Ford2011"/>
      <w:bookmarkStart w:id="95"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31EB6080" w14:textId="77777777" w:rsidR="00651E0A" w:rsidRDefault="00F21562">
      <w:bookmarkStart w:id="96" w:name="ref-Metheny2012"/>
      <w:bookmarkEnd w:id="94"/>
      <w:r>
        <w:t>Metheny, M. 2012. Use of Dual Frequency Identification SONAR to Estimate Salmonid Escapement to Redwood Creek, Humboldt County California. Master’s thesis, Humboldt State University.</w:t>
      </w:r>
    </w:p>
    <w:p w14:paraId="31EB6081" w14:textId="77777777" w:rsidR="00651E0A" w:rsidRDefault="00F21562">
      <w:bookmarkStart w:id="97" w:name="ref-Metheny2014"/>
      <w:bookmarkEnd w:id="96"/>
      <w:r>
        <w:t>Metheny, M., and W. Duffy. 2014. Sonar estimation of adult salmonid abundance in Redwood Creek, Humboldt County 2012-2013. California Department of Fish and Wildlife.</w:t>
      </w:r>
    </w:p>
    <w:p w14:paraId="31EB6082" w14:textId="652E0DDD" w:rsidR="00651E0A" w:rsidRDefault="00F21562">
      <w:bookmarkStart w:id="98" w:name="ref-Murdoch2018"/>
      <w:bookmarkEnd w:id="97"/>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31EB6083" w14:textId="77777777" w:rsidR="00651E0A" w:rsidRDefault="00F21562">
      <w:bookmarkStart w:id="99" w:name="ref-Myers2015"/>
      <w:bookmarkEnd w:id="98"/>
      <w:r>
        <w:t>Myers, J. M., J. J. Hard, E. J. Connor, R. A. Hayman, R. G. Kope, G. Lucchetti, A. R. Marshall, G. R. Pess, and B. E. Thomson. 2015. Identifying historical populations of steelhead within the Puget Sound distinct population segment. U.S. Department of Commerce, NMFS- NWFSC-128.</w:t>
      </w:r>
    </w:p>
    <w:p w14:paraId="31EB6084" w14:textId="77777777" w:rsidR="00651E0A" w:rsidRDefault="00F21562">
      <w:bookmarkStart w:id="100" w:name="ref-NWFSC2015"/>
      <w:bookmarkEnd w:id="99"/>
      <w:r>
        <w:t>Northwest Fisheries Science Center. 2015. Status review update for Pacific salmon and steelhead listed under the Endangered Species Act: Pacific Northwest. NOAA Fisheries, Northwest Fisheries Science Center Seattle.</w:t>
      </w:r>
      <w:bookmarkEnd w:id="93"/>
      <w:bookmarkEnd w:id="95"/>
      <w:bookmarkEnd w:id="100"/>
    </w:p>
    <w:sectPr w:rsidR="00651E0A" w:rsidSect="00E019C1">
      <w:footerReference w:type="default" r:id="rId23"/>
      <w:footerReference w:type="first" r:id="rId24"/>
      <w:pgSz w:w="12240" w:h="15840"/>
      <w:pgMar w:top="1440" w:right="1440" w:bottom="144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550E4" w14:textId="77777777" w:rsidR="00836E5F" w:rsidRDefault="00836E5F">
      <w:pPr>
        <w:spacing w:after="0" w:line="240" w:lineRule="auto"/>
      </w:pPr>
      <w:r>
        <w:separator/>
      </w:r>
    </w:p>
  </w:endnote>
  <w:endnote w:type="continuationSeparator" w:id="0">
    <w:p w14:paraId="2E55E485" w14:textId="77777777" w:rsidR="00836E5F" w:rsidRDefault="00836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B60A1"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B60A2" w14:textId="77777777" w:rsidR="00C84A2A" w:rsidRDefault="00C84A2A" w:rsidP="002608A1">
    <w:pPr>
      <w:pStyle w:val="Publicationdate"/>
    </w:pPr>
    <w:r>
      <w:rPr>
        <w:noProof/>
      </w:rPr>
      <w:drawing>
        <wp:inline distT="0" distB="0" distL="0" distR="0" wp14:anchorId="31EB60A4" wp14:editId="31EB60A5">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31EB60A3" w14:textId="6FFC997B" w:rsidR="003F5115" w:rsidRDefault="00E10985" w:rsidP="002608A1">
    <w:pPr>
      <w:pStyle w:val="Publicationdate"/>
    </w:pPr>
    <w:r>
      <w:t>June 4,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AA632" w14:textId="77777777" w:rsidR="00836E5F" w:rsidRDefault="00836E5F">
      <w:r>
        <w:separator/>
      </w:r>
    </w:p>
  </w:footnote>
  <w:footnote w:type="continuationSeparator" w:id="0">
    <w:p w14:paraId="4E988572" w14:textId="77777777" w:rsidR="00836E5F" w:rsidRDefault="00836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12FE0A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1AC020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E2425"/>
    <w:multiLevelType w:val="multilevel"/>
    <w:tmpl w:val="58587EEA"/>
    <w:numStyleLink w:val="XXXXXXXX"/>
  </w:abstractNum>
  <w:abstractNum w:abstractNumId="5"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1"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6"/>
  </w:num>
  <w:num w:numId="2" w16cid:durableId="1028287976">
    <w:abstractNumId w:val="11"/>
  </w:num>
  <w:num w:numId="3" w16cid:durableId="142702262">
    <w:abstractNumId w:val="13"/>
  </w:num>
  <w:num w:numId="4" w16cid:durableId="935022662">
    <w:abstractNumId w:val="10"/>
  </w:num>
  <w:num w:numId="5" w16cid:durableId="178472235">
    <w:abstractNumId w:val="4"/>
  </w:num>
  <w:num w:numId="6" w16cid:durableId="152988880">
    <w:abstractNumId w:val="8"/>
  </w:num>
  <w:num w:numId="7" w16cid:durableId="846823087">
    <w:abstractNumId w:val="12"/>
  </w:num>
  <w:num w:numId="8" w16cid:durableId="2137403619">
    <w:abstractNumId w:val="9"/>
  </w:num>
  <w:num w:numId="9" w16cid:durableId="1262420144">
    <w:abstractNumId w:val="14"/>
  </w:num>
  <w:num w:numId="10" w16cid:durableId="1974558175">
    <w:abstractNumId w:val="2"/>
  </w:num>
  <w:num w:numId="11" w16cid:durableId="1193955660">
    <w:abstractNumId w:val="5"/>
  </w:num>
  <w:num w:numId="12" w16cid:durableId="1983926751">
    <w:abstractNumId w:val="3"/>
  </w:num>
  <w:num w:numId="13" w16cid:durableId="803155498">
    <w:abstractNumId w:val="7"/>
  </w:num>
  <w:num w:numId="14" w16cid:durableId="892737192">
    <w:abstractNumId w:val="0"/>
  </w:num>
  <w:num w:numId="15" w16cid:durableId="294676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aig, Bethany E (DFW)">
    <w15:presenceInfo w15:providerId="AD" w15:userId="S::Bethany.Craig@dfw.wa.gov::0c5af767-78c7-4592-9f82-d2d4bcd72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oNotTrackMoves/>
  <w:defaultTabStop w:val="720"/>
  <w:defaultTableStyle w:val="Table-WDFW"/>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1A61"/>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1EB1"/>
    <w:rsid w:val="000E7AAB"/>
    <w:rsid w:val="000F45C3"/>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4752"/>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35BBE"/>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C0C7B"/>
    <w:rsid w:val="002D0B9A"/>
    <w:rsid w:val="002D2432"/>
    <w:rsid w:val="002D2FBD"/>
    <w:rsid w:val="002D3982"/>
    <w:rsid w:val="002D448C"/>
    <w:rsid w:val="002D4672"/>
    <w:rsid w:val="002D643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6633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0AFD"/>
    <w:rsid w:val="00413397"/>
    <w:rsid w:val="0041365C"/>
    <w:rsid w:val="00414F32"/>
    <w:rsid w:val="004254A7"/>
    <w:rsid w:val="00426C5D"/>
    <w:rsid w:val="004276CB"/>
    <w:rsid w:val="004310E4"/>
    <w:rsid w:val="004411B0"/>
    <w:rsid w:val="00441FF0"/>
    <w:rsid w:val="00445E7F"/>
    <w:rsid w:val="004513E5"/>
    <w:rsid w:val="00451F1F"/>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2FD6"/>
    <w:rsid w:val="005339A1"/>
    <w:rsid w:val="00543846"/>
    <w:rsid w:val="00545074"/>
    <w:rsid w:val="0054588C"/>
    <w:rsid w:val="00547BE4"/>
    <w:rsid w:val="0055460E"/>
    <w:rsid w:val="0056459A"/>
    <w:rsid w:val="005649B9"/>
    <w:rsid w:val="005661BD"/>
    <w:rsid w:val="00595249"/>
    <w:rsid w:val="00596405"/>
    <w:rsid w:val="005A01EB"/>
    <w:rsid w:val="005A6540"/>
    <w:rsid w:val="005A7971"/>
    <w:rsid w:val="005B1896"/>
    <w:rsid w:val="005B3A41"/>
    <w:rsid w:val="005B51CF"/>
    <w:rsid w:val="005B76D2"/>
    <w:rsid w:val="005C65F7"/>
    <w:rsid w:val="005D63D1"/>
    <w:rsid w:val="005E06A8"/>
    <w:rsid w:val="005E1AE7"/>
    <w:rsid w:val="005E3451"/>
    <w:rsid w:val="005E40CB"/>
    <w:rsid w:val="005E4C3F"/>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1E0A"/>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85F2F"/>
    <w:rsid w:val="00786F21"/>
    <w:rsid w:val="00796D85"/>
    <w:rsid w:val="007C04DD"/>
    <w:rsid w:val="007C6CC8"/>
    <w:rsid w:val="007D0FA7"/>
    <w:rsid w:val="007D333D"/>
    <w:rsid w:val="007D4BD5"/>
    <w:rsid w:val="007D740A"/>
    <w:rsid w:val="007F4F8A"/>
    <w:rsid w:val="007F50E2"/>
    <w:rsid w:val="007F521C"/>
    <w:rsid w:val="0080078F"/>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36E5F"/>
    <w:rsid w:val="00840BE2"/>
    <w:rsid w:val="008466B3"/>
    <w:rsid w:val="008473BC"/>
    <w:rsid w:val="008569D0"/>
    <w:rsid w:val="00860987"/>
    <w:rsid w:val="00863E0B"/>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053A"/>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0EFF"/>
    <w:rsid w:val="00A41413"/>
    <w:rsid w:val="00A43E75"/>
    <w:rsid w:val="00A45D3A"/>
    <w:rsid w:val="00A57B18"/>
    <w:rsid w:val="00A81184"/>
    <w:rsid w:val="00A83D2C"/>
    <w:rsid w:val="00A86729"/>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45824"/>
    <w:rsid w:val="00B5064B"/>
    <w:rsid w:val="00B65E96"/>
    <w:rsid w:val="00B670F3"/>
    <w:rsid w:val="00B710FF"/>
    <w:rsid w:val="00B82C1B"/>
    <w:rsid w:val="00B936BD"/>
    <w:rsid w:val="00B95C89"/>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2476"/>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10985"/>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8AA"/>
    <w:rsid w:val="00E969DF"/>
    <w:rsid w:val="00EA00B5"/>
    <w:rsid w:val="00EA0640"/>
    <w:rsid w:val="00EA6836"/>
    <w:rsid w:val="00EA7C9A"/>
    <w:rsid w:val="00EB0025"/>
    <w:rsid w:val="00EB0F72"/>
    <w:rsid w:val="00EB1B17"/>
    <w:rsid w:val="00EB501D"/>
    <w:rsid w:val="00EC2A14"/>
    <w:rsid w:val="00EC34BD"/>
    <w:rsid w:val="00EC36B4"/>
    <w:rsid w:val="00EC45FC"/>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562"/>
    <w:rsid w:val="00F21E76"/>
    <w:rsid w:val="00F22819"/>
    <w:rsid w:val="00F22C02"/>
    <w:rsid w:val="00F22F2C"/>
    <w:rsid w:val="00F2321D"/>
    <w:rsid w:val="00F25072"/>
    <w:rsid w:val="00F25468"/>
    <w:rsid w:val="00F3318A"/>
    <w:rsid w:val="00F45252"/>
    <w:rsid w:val="00F454C6"/>
    <w:rsid w:val="00F46E28"/>
    <w:rsid w:val="00F60F94"/>
    <w:rsid w:val="00F7056E"/>
    <w:rsid w:val="00F7190B"/>
    <w:rsid w:val="00F74CA4"/>
    <w:rsid w:val="00F923F1"/>
    <w:rsid w:val="00F929A5"/>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B5AFA"/>
  <w15:docId w15:val="{8BAF297F-674B-49AA-98EB-5090F6B1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48</TotalTime>
  <Pages>28</Pages>
  <Words>7175</Words>
  <Characters>40903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47983</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Craig, Bethany E (DFW)</cp:lastModifiedBy>
  <cp:revision>25</cp:revision>
  <dcterms:created xsi:type="dcterms:W3CDTF">2024-06-05T16:33:00Z</dcterms:created>
  <dcterms:modified xsi:type="dcterms:W3CDTF">2024-06-05T17:16:00Z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June 04,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2024-06-05T00:03:26Z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5a1fb32e-3f11-4ac1-bdcb-6ab568995bec</vt:lpwstr>
  </property>
  <property fmtid="{D5CDD505-2E9C-101B-9397-08002B2CF9AE}" pid="13" name="MSIP_Label_45011977-b912-4387-97a4-f4c94a801377_ContentBits">
    <vt:lpwstr>0</vt:lpwstr>
  </property>
</Properties>
</file>