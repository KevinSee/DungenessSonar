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2E6516" w14:textId="77777777" w:rsidR="00BC5EF3" w:rsidRDefault="00FB65A4">
      <w:pPr>
        <w:pStyle w:val="Title"/>
      </w:pPr>
      <w:r>
        <w:t>Dungeness River Winter Steelhead SONAR-based Escapement Estimates</w:t>
      </w:r>
    </w:p>
    <w:p w14:paraId="662E6517" w14:textId="77777777" w:rsidR="00BC5EF3" w:rsidRDefault="00FB65A4">
      <w:pPr>
        <w:pStyle w:val="Subtitle"/>
      </w:pPr>
      <w:r>
        <w:t>2019 - 2023</w:t>
      </w:r>
    </w:p>
    <w:p w14:paraId="662E6518" w14:textId="77777777" w:rsidR="00BC5EF3" w:rsidRDefault="00FB65A4">
      <w:r>
        <w:t>Bethany Craig</w:t>
      </w:r>
      <w:r>
        <w:rPr>
          <w:vertAlign w:val="superscript"/>
        </w:rPr>
        <w:t>1,✉</w:t>
      </w:r>
      <w:r>
        <w:t>, Kevin See</w:t>
      </w:r>
      <w:r>
        <w:rPr>
          <w:vertAlign w:val="superscript"/>
        </w:rPr>
        <w:t>1</w:t>
      </w:r>
      <w:r>
        <w:t>, and Joseph Anderson</w:t>
      </w:r>
      <w:r>
        <w:rPr>
          <w:vertAlign w:val="superscript"/>
        </w:rPr>
        <w:t>1</w:t>
      </w:r>
    </w:p>
    <w:p w14:paraId="662E6519" w14:textId="77777777" w:rsidR="00BC5EF3" w:rsidRDefault="00FB65A4">
      <w:r>
        <w:t>July 19, 2024</w:t>
      </w:r>
    </w:p>
    <w:sdt>
      <w:sdtPr>
        <w:rPr>
          <w:rFonts w:asciiTheme="minorHAnsi" w:hAnsiTheme="minorHAnsi" w:cstheme="minorHAnsi"/>
          <w:b w:val="0"/>
          <w:bCs w:val="0"/>
          <w:color w:val="auto"/>
          <w:sz w:val="22"/>
          <w:szCs w:val="22"/>
        </w:rPr>
        <w:id w:val="1899394812"/>
        <w:docPartObj>
          <w:docPartGallery w:val="Table of Contents"/>
          <w:docPartUnique/>
        </w:docPartObj>
      </w:sdtPr>
      <w:sdtContent>
        <w:p w14:paraId="662E651A" w14:textId="77777777" w:rsidR="00BC5EF3" w:rsidRDefault="00FB65A4">
          <w:pPr>
            <w:pStyle w:val="TOCHeading"/>
          </w:pPr>
          <w:r>
            <w:t>Table of Contents</w:t>
          </w:r>
        </w:p>
        <w:p w14:paraId="3DE9EB82" w14:textId="5A72D21E" w:rsidR="003C7A39" w:rsidRDefault="00FB65A4">
          <w:pPr>
            <w:pStyle w:val="TOC1"/>
            <w:tabs>
              <w:tab w:val="left" w:pos="440"/>
              <w:tab w:val="right" w:leader="dot" w:pos="9350"/>
            </w:tabs>
            <w:rPr>
              <w:rFonts w:cstheme="minorBidi"/>
              <w:b w:val="0"/>
              <w:noProof/>
              <w:kern w:val="2"/>
              <w:sz w:val="24"/>
              <w:szCs w:val="24"/>
              <w14:ligatures w14:val="standardContextual"/>
            </w:rPr>
          </w:pPr>
          <w:r>
            <w:fldChar w:fldCharType="begin"/>
          </w:r>
          <w:r>
            <w:instrText>TOC \o "1-3" \h \z \u</w:instrText>
          </w:r>
          <w:r>
            <w:fldChar w:fldCharType="separate"/>
          </w:r>
          <w:hyperlink w:anchor="_Toc172300344" w:history="1">
            <w:r w:rsidR="003C7A39" w:rsidRPr="00A614B9">
              <w:rPr>
                <w:rStyle w:val="Hyperlink"/>
                <w:noProof/>
              </w:rPr>
              <w:t>1</w:t>
            </w:r>
            <w:r w:rsidR="003C7A39">
              <w:rPr>
                <w:rFonts w:cstheme="minorBidi"/>
                <w:b w:val="0"/>
                <w:noProof/>
                <w:kern w:val="2"/>
                <w:sz w:val="24"/>
                <w:szCs w:val="24"/>
                <w14:ligatures w14:val="standardContextual"/>
              </w:rPr>
              <w:tab/>
            </w:r>
            <w:r w:rsidR="003C7A39" w:rsidRPr="00A614B9">
              <w:rPr>
                <w:rStyle w:val="Hyperlink"/>
                <w:noProof/>
              </w:rPr>
              <w:t>Executive Summary</w:t>
            </w:r>
            <w:r w:rsidR="003C7A39">
              <w:rPr>
                <w:noProof/>
                <w:webHidden/>
              </w:rPr>
              <w:tab/>
            </w:r>
            <w:r w:rsidR="003C7A39">
              <w:rPr>
                <w:noProof/>
                <w:webHidden/>
              </w:rPr>
              <w:fldChar w:fldCharType="begin"/>
            </w:r>
            <w:r w:rsidR="003C7A39">
              <w:rPr>
                <w:noProof/>
                <w:webHidden/>
              </w:rPr>
              <w:instrText xml:space="preserve"> PAGEREF _Toc172300344 \h </w:instrText>
            </w:r>
            <w:r w:rsidR="003C7A39">
              <w:rPr>
                <w:noProof/>
                <w:webHidden/>
              </w:rPr>
            </w:r>
            <w:r w:rsidR="003C7A39">
              <w:rPr>
                <w:noProof/>
                <w:webHidden/>
              </w:rPr>
              <w:fldChar w:fldCharType="separate"/>
            </w:r>
            <w:r w:rsidR="003C7A39">
              <w:rPr>
                <w:noProof/>
                <w:webHidden/>
              </w:rPr>
              <w:t>2</w:t>
            </w:r>
            <w:r w:rsidR="003C7A39">
              <w:rPr>
                <w:noProof/>
                <w:webHidden/>
              </w:rPr>
              <w:fldChar w:fldCharType="end"/>
            </w:r>
          </w:hyperlink>
        </w:p>
        <w:p w14:paraId="51FCA022" w14:textId="7F404A15" w:rsidR="003C7A39" w:rsidRDefault="00000000">
          <w:pPr>
            <w:pStyle w:val="TOC1"/>
            <w:tabs>
              <w:tab w:val="left" w:pos="440"/>
              <w:tab w:val="right" w:leader="dot" w:pos="9350"/>
            </w:tabs>
            <w:rPr>
              <w:rFonts w:cstheme="minorBidi"/>
              <w:b w:val="0"/>
              <w:noProof/>
              <w:kern w:val="2"/>
              <w:sz w:val="24"/>
              <w:szCs w:val="24"/>
              <w14:ligatures w14:val="standardContextual"/>
            </w:rPr>
          </w:pPr>
          <w:hyperlink w:anchor="_Toc172300345" w:history="1">
            <w:r w:rsidR="003C7A39" w:rsidRPr="00A614B9">
              <w:rPr>
                <w:rStyle w:val="Hyperlink"/>
                <w:noProof/>
              </w:rPr>
              <w:t>2</w:t>
            </w:r>
            <w:r w:rsidR="003C7A39">
              <w:rPr>
                <w:rFonts w:cstheme="minorBidi"/>
                <w:b w:val="0"/>
                <w:noProof/>
                <w:kern w:val="2"/>
                <w:sz w:val="24"/>
                <w:szCs w:val="24"/>
                <w14:ligatures w14:val="standardContextual"/>
              </w:rPr>
              <w:tab/>
            </w:r>
            <w:r w:rsidR="003C7A39" w:rsidRPr="00A614B9">
              <w:rPr>
                <w:rStyle w:val="Hyperlink"/>
                <w:noProof/>
              </w:rPr>
              <w:t>Introduction</w:t>
            </w:r>
            <w:r w:rsidR="003C7A39">
              <w:rPr>
                <w:noProof/>
                <w:webHidden/>
              </w:rPr>
              <w:tab/>
            </w:r>
            <w:r w:rsidR="003C7A39">
              <w:rPr>
                <w:noProof/>
                <w:webHidden/>
              </w:rPr>
              <w:fldChar w:fldCharType="begin"/>
            </w:r>
            <w:r w:rsidR="003C7A39">
              <w:rPr>
                <w:noProof/>
                <w:webHidden/>
              </w:rPr>
              <w:instrText xml:space="preserve"> PAGEREF _Toc172300345 \h </w:instrText>
            </w:r>
            <w:r w:rsidR="003C7A39">
              <w:rPr>
                <w:noProof/>
                <w:webHidden/>
              </w:rPr>
            </w:r>
            <w:r w:rsidR="003C7A39">
              <w:rPr>
                <w:noProof/>
                <w:webHidden/>
              </w:rPr>
              <w:fldChar w:fldCharType="separate"/>
            </w:r>
            <w:r w:rsidR="003C7A39">
              <w:rPr>
                <w:noProof/>
                <w:webHidden/>
              </w:rPr>
              <w:t>3</w:t>
            </w:r>
            <w:r w:rsidR="003C7A39">
              <w:rPr>
                <w:noProof/>
                <w:webHidden/>
              </w:rPr>
              <w:fldChar w:fldCharType="end"/>
            </w:r>
          </w:hyperlink>
        </w:p>
        <w:p w14:paraId="6398243F" w14:textId="6948BA36" w:rsidR="003C7A39" w:rsidRDefault="00000000">
          <w:pPr>
            <w:pStyle w:val="TOC1"/>
            <w:tabs>
              <w:tab w:val="left" w:pos="440"/>
              <w:tab w:val="right" w:leader="dot" w:pos="9350"/>
            </w:tabs>
            <w:rPr>
              <w:rFonts w:cstheme="minorBidi"/>
              <w:b w:val="0"/>
              <w:noProof/>
              <w:kern w:val="2"/>
              <w:sz w:val="24"/>
              <w:szCs w:val="24"/>
              <w14:ligatures w14:val="standardContextual"/>
            </w:rPr>
          </w:pPr>
          <w:hyperlink w:anchor="_Toc172300346" w:history="1">
            <w:r w:rsidR="003C7A39" w:rsidRPr="00A614B9">
              <w:rPr>
                <w:rStyle w:val="Hyperlink"/>
                <w:noProof/>
              </w:rPr>
              <w:t>3</w:t>
            </w:r>
            <w:r w:rsidR="003C7A39">
              <w:rPr>
                <w:rFonts w:cstheme="minorBidi"/>
                <w:b w:val="0"/>
                <w:noProof/>
                <w:kern w:val="2"/>
                <w:sz w:val="24"/>
                <w:szCs w:val="24"/>
                <w14:ligatures w14:val="standardContextual"/>
              </w:rPr>
              <w:tab/>
            </w:r>
            <w:r w:rsidR="003C7A39" w:rsidRPr="00A614B9">
              <w:rPr>
                <w:rStyle w:val="Hyperlink"/>
                <w:noProof/>
              </w:rPr>
              <w:t>Methods</w:t>
            </w:r>
            <w:r w:rsidR="003C7A39">
              <w:rPr>
                <w:noProof/>
                <w:webHidden/>
              </w:rPr>
              <w:tab/>
            </w:r>
            <w:r w:rsidR="003C7A39">
              <w:rPr>
                <w:noProof/>
                <w:webHidden/>
              </w:rPr>
              <w:fldChar w:fldCharType="begin"/>
            </w:r>
            <w:r w:rsidR="003C7A39">
              <w:rPr>
                <w:noProof/>
                <w:webHidden/>
              </w:rPr>
              <w:instrText xml:space="preserve"> PAGEREF _Toc172300346 \h </w:instrText>
            </w:r>
            <w:r w:rsidR="003C7A39">
              <w:rPr>
                <w:noProof/>
                <w:webHidden/>
              </w:rPr>
            </w:r>
            <w:r w:rsidR="003C7A39">
              <w:rPr>
                <w:noProof/>
                <w:webHidden/>
              </w:rPr>
              <w:fldChar w:fldCharType="separate"/>
            </w:r>
            <w:r w:rsidR="003C7A39">
              <w:rPr>
                <w:noProof/>
                <w:webHidden/>
              </w:rPr>
              <w:t>4</w:t>
            </w:r>
            <w:r w:rsidR="003C7A39">
              <w:rPr>
                <w:noProof/>
                <w:webHidden/>
              </w:rPr>
              <w:fldChar w:fldCharType="end"/>
            </w:r>
          </w:hyperlink>
        </w:p>
        <w:p w14:paraId="5EB3744E" w14:textId="30B4FC9D" w:rsidR="003C7A39" w:rsidRDefault="00000000">
          <w:pPr>
            <w:pStyle w:val="TOC2"/>
            <w:tabs>
              <w:tab w:val="left" w:pos="960"/>
              <w:tab w:val="right" w:leader="dot" w:pos="9350"/>
            </w:tabs>
            <w:rPr>
              <w:rFonts w:cstheme="minorBidi"/>
              <w:noProof/>
              <w:kern w:val="2"/>
              <w:sz w:val="24"/>
              <w:szCs w:val="24"/>
              <w14:ligatures w14:val="standardContextual"/>
            </w:rPr>
          </w:pPr>
          <w:hyperlink w:anchor="_Toc172300347" w:history="1">
            <w:r w:rsidR="003C7A39" w:rsidRPr="00A614B9">
              <w:rPr>
                <w:rStyle w:val="Hyperlink"/>
                <w:noProof/>
              </w:rPr>
              <w:t>3.1</w:t>
            </w:r>
            <w:r w:rsidR="003C7A39">
              <w:rPr>
                <w:rFonts w:cstheme="minorBidi"/>
                <w:noProof/>
                <w:kern w:val="2"/>
                <w:sz w:val="24"/>
                <w:szCs w:val="24"/>
                <w14:ligatures w14:val="standardContextual"/>
              </w:rPr>
              <w:tab/>
            </w:r>
            <w:r w:rsidR="003C7A39" w:rsidRPr="00A614B9">
              <w:rPr>
                <w:rStyle w:val="Hyperlink"/>
                <w:noProof/>
              </w:rPr>
              <w:t>SONAR operation</w:t>
            </w:r>
            <w:r w:rsidR="003C7A39">
              <w:rPr>
                <w:noProof/>
                <w:webHidden/>
              </w:rPr>
              <w:tab/>
            </w:r>
            <w:r w:rsidR="003C7A39">
              <w:rPr>
                <w:noProof/>
                <w:webHidden/>
              </w:rPr>
              <w:fldChar w:fldCharType="begin"/>
            </w:r>
            <w:r w:rsidR="003C7A39">
              <w:rPr>
                <w:noProof/>
                <w:webHidden/>
              </w:rPr>
              <w:instrText xml:space="preserve"> PAGEREF _Toc172300347 \h </w:instrText>
            </w:r>
            <w:r w:rsidR="003C7A39">
              <w:rPr>
                <w:noProof/>
                <w:webHidden/>
              </w:rPr>
            </w:r>
            <w:r w:rsidR="003C7A39">
              <w:rPr>
                <w:noProof/>
                <w:webHidden/>
              </w:rPr>
              <w:fldChar w:fldCharType="separate"/>
            </w:r>
            <w:r w:rsidR="003C7A39">
              <w:rPr>
                <w:noProof/>
                <w:webHidden/>
              </w:rPr>
              <w:t>4</w:t>
            </w:r>
            <w:r w:rsidR="003C7A39">
              <w:rPr>
                <w:noProof/>
                <w:webHidden/>
              </w:rPr>
              <w:fldChar w:fldCharType="end"/>
            </w:r>
          </w:hyperlink>
        </w:p>
        <w:p w14:paraId="2581B200" w14:textId="3D440520" w:rsidR="003C7A39" w:rsidRDefault="00000000">
          <w:pPr>
            <w:pStyle w:val="TOC2"/>
            <w:tabs>
              <w:tab w:val="left" w:pos="960"/>
              <w:tab w:val="right" w:leader="dot" w:pos="9350"/>
            </w:tabs>
            <w:rPr>
              <w:rFonts w:cstheme="minorBidi"/>
              <w:noProof/>
              <w:kern w:val="2"/>
              <w:sz w:val="24"/>
              <w:szCs w:val="24"/>
              <w14:ligatures w14:val="standardContextual"/>
            </w:rPr>
          </w:pPr>
          <w:hyperlink w:anchor="_Toc172300348" w:history="1">
            <w:r w:rsidR="003C7A39" w:rsidRPr="00A614B9">
              <w:rPr>
                <w:rStyle w:val="Hyperlink"/>
                <w:noProof/>
              </w:rPr>
              <w:t>3.2</w:t>
            </w:r>
            <w:r w:rsidR="003C7A39">
              <w:rPr>
                <w:rFonts w:cstheme="minorBidi"/>
                <w:noProof/>
                <w:kern w:val="2"/>
                <w:sz w:val="24"/>
                <w:szCs w:val="24"/>
                <w14:ligatures w14:val="standardContextual"/>
              </w:rPr>
              <w:tab/>
            </w:r>
            <w:r w:rsidR="003C7A39" w:rsidRPr="00A614B9">
              <w:rPr>
                <w:rStyle w:val="Hyperlink"/>
                <w:noProof/>
              </w:rPr>
              <w:t>Data Processing</w:t>
            </w:r>
            <w:r w:rsidR="003C7A39">
              <w:rPr>
                <w:noProof/>
                <w:webHidden/>
              </w:rPr>
              <w:tab/>
            </w:r>
            <w:r w:rsidR="003C7A39">
              <w:rPr>
                <w:noProof/>
                <w:webHidden/>
              </w:rPr>
              <w:fldChar w:fldCharType="begin"/>
            </w:r>
            <w:r w:rsidR="003C7A39">
              <w:rPr>
                <w:noProof/>
                <w:webHidden/>
              </w:rPr>
              <w:instrText xml:space="preserve"> PAGEREF _Toc172300348 \h </w:instrText>
            </w:r>
            <w:r w:rsidR="003C7A39">
              <w:rPr>
                <w:noProof/>
                <w:webHidden/>
              </w:rPr>
            </w:r>
            <w:r w:rsidR="003C7A39">
              <w:rPr>
                <w:noProof/>
                <w:webHidden/>
              </w:rPr>
              <w:fldChar w:fldCharType="separate"/>
            </w:r>
            <w:r w:rsidR="003C7A39">
              <w:rPr>
                <w:noProof/>
                <w:webHidden/>
              </w:rPr>
              <w:t>9</w:t>
            </w:r>
            <w:r w:rsidR="003C7A39">
              <w:rPr>
                <w:noProof/>
                <w:webHidden/>
              </w:rPr>
              <w:fldChar w:fldCharType="end"/>
            </w:r>
          </w:hyperlink>
        </w:p>
        <w:p w14:paraId="7B965F6C" w14:textId="1C552273" w:rsidR="003C7A39" w:rsidRDefault="00000000">
          <w:pPr>
            <w:pStyle w:val="TOC2"/>
            <w:tabs>
              <w:tab w:val="left" w:pos="960"/>
              <w:tab w:val="right" w:leader="dot" w:pos="9350"/>
            </w:tabs>
            <w:rPr>
              <w:rFonts w:cstheme="minorBidi"/>
              <w:noProof/>
              <w:kern w:val="2"/>
              <w:sz w:val="24"/>
              <w:szCs w:val="24"/>
              <w14:ligatures w14:val="standardContextual"/>
            </w:rPr>
          </w:pPr>
          <w:hyperlink w:anchor="_Toc172300349" w:history="1">
            <w:r w:rsidR="003C7A39" w:rsidRPr="00A614B9">
              <w:rPr>
                <w:rStyle w:val="Hyperlink"/>
                <w:noProof/>
              </w:rPr>
              <w:t>3.3</w:t>
            </w:r>
            <w:r w:rsidR="003C7A39">
              <w:rPr>
                <w:rFonts w:cstheme="minorBidi"/>
                <w:noProof/>
                <w:kern w:val="2"/>
                <w:sz w:val="24"/>
                <w:szCs w:val="24"/>
                <w14:ligatures w14:val="standardContextual"/>
              </w:rPr>
              <w:tab/>
            </w:r>
            <w:r w:rsidR="003C7A39" w:rsidRPr="00A614B9">
              <w:rPr>
                <w:rStyle w:val="Hyperlink"/>
                <w:noProof/>
              </w:rPr>
              <w:t>Data Reviewer Comparison</w:t>
            </w:r>
            <w:r w:rsidR="003C7A39">
              <w:rPr>
                <w:noProof/>
                <w:webHidden/>
              </w:rPr>
              <w:tab/>
            </w:r>
            <w:r w:rsidR="003C7A39">
              <w:rPr>
                <w:noProof/>
                <w:webHidden/>
              </w:rPr>
              <w:fldChar w:fldCharType="begin"/>
            </w:r>
            <w:r w:rsidR="003C7A39">
              <w:rPr>
                <w:noProof/>
                <w:webHidden/>
              </w:rPr>
              <w:instrText xml:space="preserve"> PAGEREF _Toc172300349 \h </w:instrText>
            </w:r>
            <w:r w:rsidR="003C7A39">
              <w:rPr>
                <w:noProof/>
                <w:webHidden/>
              </w:rPr>
            </w:r>
            <w:r w:rsidR="003C7A39">
              <w:rPr>
                <w:noProof/>
                <w:webHidden/>
              </w:rPr>
              <w:fldChar w:fldCharType="separate"/>
            </w:r>
            <w:r w:rsidR="003C7A39">
              <w:rPr>
                <w:noProof/>
                <w:webHidden/>
              </w:rPr>
              <w:t>10</w:t>
            </w:r>
            <w:r w:rsidR="003C7A39">
              <w:rPr>
                <w:noProof/>
                <w:webHidden/>
              </w:rPr>
              <w:fldChar w:fldCharType="end"/>
            </w:r>
          </w:hyperlink>
        </w:p>
        <w:p w14:paraId="52D79FA1" w14:textId="5D1757A5" w:rsidR="003C7A39" w:rsidRDefault="00000000">
          <w:pPr>
            <w:pStyle w:val="TOC2"/>
            <w:tabs>
              <w:tab w:val="left" w:pos="960"/>
              <w:tab w:val="right" w:leader="dot" w:pos="9350"/>
            </w:tabs>
            <w:rPr>
              <w:rFonts w:cstheme="minorBidi"/>
              <w:noProof/>
              <w:kern w:val="2"/>
              <w:sz w:val="24"/>
              <w:szCs w:val="24"/>
              <w14:ligatures w14:val="standardContextual"/>
            </w:rPr>
          </w:pPr>
          <w:hyperlink w:anchor="_Toc172300350" w:history="1">
            <w:r w:rsidR="003C7A39" w:rsidRPr="00A614B9">
              <w:rPr>
                <w:rStyle w:val="Hyperlink"/>
                <w:noProof/>
              </w:rPr>
              <w:t>3.4</w:t>
            </w:r>
            <w:r w:rsidR="003C7A39">
              <w:rPr>
                <w:rFonts w:cstheme="minorBidi"/>
                <w:noProof/>
                <w:kern w:val="2"/>
                <w:sz w:val="24"/>
                <w:szCs w:val="24"/>
                <w14:ligatures w14:val="standardContextual"/>
              </w:rPr>
              <w:tab/>
            </w:r>
            <w:r w:rsidR="003C7A39" w:rsidRPr="00A614B9">
              <w:rPr>
                <w:rStyle w:val="Hyperlink"/>
                <w:noProof/>
              </w:rPr>
              <w:t>Species Composition Sampling</w:t>
            </w:r>
            <w:r w:rsidR="003C7A39">
              <w:rPr>
                <w:noProof/>
                <w:webHidden/>
              </w:rPr>
              <w:tab/>
            </w:r>
            <w:r w:rsidR="003C7A39">
              <w:rPr>
                <w:noProof/>
                <w:webHidden/>
              </w:rPr>
              <w:fldChar w:fldCharType="begin"/>
            </w:r>
            <w:r w:rsidR="003C7A39">
              <w:rPr>
                <w:noProof/>
                <w:webHidden/>
              </w:rPr>
              <w:instrText xml:space="preserve"> PAGEREF _Toc172300350 \h </w:instrText>
            </w:r>
            <w:r w:rsidR="003C7A39">
              <w:rPr>
                <w:noProof/>
                <w:webHidden/>
              </w:rPr>
            </w:r>
            <w:r w:rsidR="003C7A39">
              <w:rPr>
                <w:noProof/>
                <w:webHidden/>
              </w:rPr>
              <w:fldChar w:fldCharType="separate"/>
            </w:r>
            <w:r w:rsidR="003C7A39">
              <w:rPr>
                <w:noProof/>
                <w:webHidden/>
              </w:rPr>
              <w:t>11</w:t>
            </w:r>
            <w:r w:rsidR="003C7A39">
              <w:rPr>
                <w:noProof/>
                <w:webHidden/>
              </w:rPr>
              <w:fldChar w:fldCharType="end"/>
            </w:r>
          </w:hyperlink>
        </w:p>
        <w:p w14:paraId="3513C4D2" w14:textId="4BAF4C99" w:rsidR="003C7A39" w:rsidRDefault="00000000">
          <w:pPr>
            <w:pStyle w:val="TOC2"/>
            <w:tabs>
              <w:tab w:val="left" w:pos="960"/>
              <w:tab w:val="right" w:leader="dot" w:pos="9350"/>
            </w:tabs>
            <w:rPr>
              <w:rFonts w:cstheme="minorBidi"/>
              <w:noProof/>
              <w:kern w:val="2"/>
              <w:sz w:val="24"/>
              <w:szCs w:val="24"/>
              <w14:ligatures w14:val="standardContextual"/>
            </w:rPr>
          </w:pPr>
          <w:hyperlink w:anchor="_Toc172300351" w:history="1">
            <w:r w:rsidR="003C7A39" w:rsidRPr="00A614B9">
              <w:rPr>
                <w:rStyle w:val="Hyperlink"/>
                <w:noProof/>
              </w:rPr>
              <w:t>3.5</w:t>
            </w:r>
            <w:r w:rsidR="003C7A39">
              <w:rPr>
                <w:rFonts w:cstheme="minorBidi"/>
                <w:noProof/>
                <w:kern w:val="2"/>
                <w:sz w:val="24"/>
                <w:szCs w:val="24"/>
                <w14:ligatures w14:val="standardContextual"/>
              </w:rPr>
              <w:tab/>
            </w:r>
            <w:r w:rsidR="003C7A39" w:rsidRPr="00A614B9">
              <w:rPr>
                <w:rStyle w:val="Hyperlink"/>
                <w:noProof/>
              </w:rPr>
              <w:t>Determining Species</w:t>
            </w:r>
            <w:r w:rsidR="003C7A39">
              <w:rPr>
                <w:noProof/>
                <w:webHidden/>
              </w:rPr>
              <w:tab/>
            </w:r>
            <w:r w:rsidR="003C7A39">
              <w:rPr>
                <w:noProof/>
                <w:webHidden/>
              </w:rPr>
              <w:fldChar w:fldCharType="begin"/>
            </w:r>
            <w:r w:rsidR="003C7A39">
              <w:rPr>
                <w:noProof/>
                <w:webHidden/>
              </w:rPr>
              <w:instrText xml:space="preserve"> PAGEREF _Toc172300351 \h </w:instrText>
            </w:r>
            <w:r w:rsidR="003C7A39">
              <w:rPr>
                <w:noProof/>
                <w:webHidden/>
              </w:rPr>
            </w:r>
            <w:r w:rsidR="003C7A39">
              <w:rPr>
                <w:noProof/>
                <w:webHidden/>
              </w:rPr>
              <w:fldChar w:fldCharType="separate"/>
            </w:r>
            <w:r w:rsidR="003C7A39">
              <w:rPr>
                <w:noProof/>
                <w:webHidden/>
              </w:rPr>
              <w:t>11</w:t>
            </w:r>
            <w:r w:rsidR="003C7A39">
              <w:rPr>
                <w:noProof/>
                <w:webHidden/>
              </w:rPr>
              <w:fldChar w:fldCharType="end"/>
            </w:r>
          </w:hyperlink>
        </w:p>
        <w:p w14:paraId="52728441" w14:textId="5281B69D" w:rsidR="003C7A39" w:rsidRDefault="00000000">
          <w:pPr>
            <w:pStyle w:val="TOC2"/>
            <w:tabs>
              <w:tab w:val="left" w:pos="960"/>
              <w:tab w:val="right" w:leader="dot" w:pos="9350"/>
            </w:tabs>
            <w:rPr>
              <w:rFonts w:cstheme="minorBidi"/>
              <w:noProof/>
              <w:kern w:val="2"/>
              <w:sz w:val="24"/>
              <w:szCs w:val="24"/>
              <w14:ligatures w14:val="standardContextual"/>
            </w:rPr>
          </w:pPr>
          <w:hyperlink w:anchor="_Toc172300352" w:history="1">
            <w:r w:rsidR="003C7A39" w:rsidRPr="00A614B9">
              <w:rPr>
                <w:rStyle w:val="Hyperlink"/>
                <w:noProof/>
              </w:rPr>
              <w:t>3.6</w:t>
            </w:r>
            <w:r w:rsidR="003C7A39">
              <w:rPr>
                <w:rFonts w:cstheme="minorBidi"/>
                <w:noProof/>
                <w:kern w:val="2"/>
                <w:sz w:val="24"/>
                <w:szCs w:val="24"/>
                <w14:ligatures w14:val="standardContextual"/>
              </w:rPr>
              <w:tab/>
            </w:r>
            <w:r w:rsidR="003C7A39" w:rsidRPr="00A614B9">
              <w:rPr>
                <w:rStyle w:val="Hyperlink"/>
                <w:noProof/>
              </w:rPr>
              <w:t>Abundance Estimation</w:t>
            </w:r>
            <w:r w:rsidR="003C7A39">
              <w:rPr>
                <w:noProof/>
                <w:webHidden/>
              </w:rPr>
              <w:tab/>
            </w:r>
            <w:r w:rsidR="003C7A39">
              <w:rPr>
                <w:noProof/>
                <w:webHidden/>
              </w:rPr>
              <w:fldChar w:fldCharType="begin"/>
            </w:r>
            <w:r w:rsidR="003C7A39">
              <w:rPr>
                <w:noProof/>
                <w:webHidden/>
              </w:rPr>
              <w:instrText xml:space="preserve"> PAGEREF _Toc172300352 \h </w:instrText>
            </w:r>
            <w:r w:rsidR="003C7A39">
              <w:rPr>
                <w:noProof/>
                <w:webHidden/>
              </w:rPr>
            </w:r>
            <w:r w:rsidR="003C7A39">
              <w:rPr>
                <w:noProof/>
                <w:webHidden/>
              </w:rPr>
              <w:fldChar w:fldCharType="separate"/>
            </w:r>
            <w:r w:rsidR="003C7A39">
              <w:rPr>
                <w:noProof/>
                <w:webHidden/>
              </w:rPr>
              <w:t>12</w:t>
            </w:r>
            <w:r w:rsidR="003C7A39">
              <w:rPr>
                <w:noProof/>
                <w:webHidden/>
              </w:rPr>
              <w:fldChar w:fldCharType="end"/>
            </w:r>
          </w:hyperlink>
        </w:p>
        <w:p w14:paraId="0E4894E6" w14:textId="325CAEBD" w:rsidR="003C7A39" w:rsidRDefault="00000000">
          <w:pPr>
            <w:pStyle w:val="TOC3"/>
            <w:tabs>
              <w:tab w:val="left" w:pos="1200"/>
              <w:tab w:val="right" w:leader="dot" w:pos="9350"/>
            </w:tabs>
            <w:rPr>
              <w:rFonts w:cstheme="minorBidi"/>
              <w:noProof/>
              <w:kern w:val="2"/>
              <w:sz w:val="24"/>
              <w:szCs w:val="24"/>
              <w14:ligatures w14:val="standardContextual"/>
            </w:rPr>
          </w:pPr>
          <w:hyperlink w:anchor="_Toc172300353" w:history="1">
            <w:r w:rsidR="003C7A39" w:rsidRPr="00A614B9">
              <w:rPr>
                <w:rStyle w:val="Hyperlink"/>
                <w:noProof/>
              </w:rPr>
              <w:t>3.6.1</w:t>
            </w:r>
            <w:r w:rsidR="003C7A39">
              <w:rPr>
                <w:rFonts w:cstheme="minorBidi"/>
                <w:noProof/>
                <w:kern w:val="2"/>
                <w:sz w:val="24"/>
                <w:szCs w:val="24"/>
                <w14:ligatures w14:val="standardContextual"/>
              </w:rPr>
              <w:tab/>
            </w:r>
            <w:r w:rsidR="003C7A39" w:rsidRPr="00A614B9">
              <w:rPr>
                <w:rStyle w:val="Hyperlink"/>
                <w:noProof/>
              </w:rPr>
              <w:t>Comparison with Redd-Based Estimates</w:t>
            </w:r>
            <w:r w:rsidR="003C7A39">
              <w:rPr>
                <w:noProof/>
                <w:webHidden/>
              </w:rPr>
              <w:tab/>
            </w:r>
            <w:r w:rsidR="003C7A39">
              <w:rPr>
                <w:noProof/>
                <w:webHidden/>
              </w:rPr>
              <w:fldChar w:fldCharType="begin"/>
            </w:r>
            <w:r w:rsidR="003C7A39">
              <w:rPr>
                <w:noProof/>
                <w:webHidden/>
              </w:rPr>
              <w:instrText xml:space="preserve"> PAGEREF _Toc172300353 \h </w:instrText>
            </w:r>
            <w:r w:rsidR="003C7A39">
              <w:rPr>
                <w:noProof/>
                <w:webHidden/>
              </w:rPr>
            </w:r>
            <w:r w:rsidR="003C7A39">
              <w:rPr>
                <w:noProof/>
                <w:webHidden/>
              </w:rPr>
              <w:fldChar w:fldCharType="separate"/>
            </w:r>
            <w:r w:rsidR="003C7A39">
              <w:rPr>
                <w:noProof/>
                <w:webHidden/>
              </w:rPr>
              <w:t>12</w:t>
            </w:r>
            <w:r w:rsidR="003C7A39">
              <w:rPr>
                <w:noProof/>
                <w:webHidden/>
              </w:rPr>
              <w:fldChar w:fldCharType="end"/>
            </w:r>
          </w:hyperlink>
        </w:p>
        <w:p w14:paraId="1184E285" w14:textId="5D33ED0D" w:rsidR="003C7A39" w:rsidRDefault="00000000">
          <w:pPr>
            <w:pStyle w:val="TOC1"/>
            <w:tabs>
              <w:tab w:val="left" w:pos="440"/>
              <w:tab w:val="right" w:leader="dot" w:pos="9350"/>
            </w:tabs>
            <w:rPr>
              <w:rFonts w:cstheme="minorBidi"/>
              <w:b w:val="0"/>
              <w:noProof/>
              <w:kern w:val="2"/>
              <w:sz w:val="24"/>
              <w:szCs w:val="24"/>
              <w14:ligatures w14:val="standardContextual"/>
            </w:rPr>
          </w:pPr>
          <w:hyperlink w:anchor="_Toc172300354" w:history="1">
            <w:r w:rsidR="003C7A39" w:rsidRPr="00A614B9">
              <w:rPr>
                <w:rStyle w:val="Hyperlink"/>
                <w:noProof/>
              </w:rPr>
              <w:t>4</w:t>
            </w:r>
            <w:r w:rsidR="003C7A39">
              <w:rPr>
                <w:rFonts w:cstheme="minorBidi"/>
                <w:b w:val="0"/>
                <w:noProof/>
                <w:kern w:val="2"/>
                <w:sz w:val="24"/>
                <w:szCs w:val="24"/>
                <w14:ligatures w14:val="standardContextual"/>
              </w:rPr>
              <w:tab/>
            </w:r>
            <w:r w:rsidR="003C7A39" w:rsidRPr="00A614B9">
              <w:rPr>
                <w:rStyle w:val="Hyperlink"/>
                <w:noProof/>
              </w:rPr>
              <w:t>Results</w:t>
            </w:r>
            <w:r w:rsidR="003C7A39">
              <w:rPr>
                <w:noProof/>
                <w:webHidden/>
              </w:rPr>
              <w:tab/>
            </w:r>
            <w:r w:rsidR="003C7A39">
              <w:rPr>
                <w:noProof/>
                <w:webHidden/>
              </w:rPr>
              <w:fldChar w:fldCharType="begin"/>
            </w:r>
            <w:r w:rsidR="003C7A39">
              <w:rPr>
                <w:noProof/>
                <w:webHidden/>
              </w:rPr>
              <w:instrText xml:space="preserve"> PAGEREF _Toc172300354 \h </w:instrText>
            </w:r>
            <w:r w:rsidR="003C7A39">
              <w:rPr>
                <w:noProof/>
                <w:webHidden/>
              </w:rPr>
            </w:r>
            <w:r w:rsidR="003C7A39">
              <w:rPr>
                <w:noProof/>
                <w:webHidden/>
              </w:rPr>
              <w:fldChar w:fldCharType="separate"/>
            </w:r>
            <w:r w:rsidR="003C7A39">
              <w:rPr>
                <w:noProof/>
                <w:webHidden/>
              </w:rPr>
              <w:t>13</w:t>
            </w:r>
            <w:r w:rsidR="003C7A39">
              <w:rPr>
                <w:noProof/>
                <w:webHidden/>
              </w:rPr>
              <w:fldChar w:fldCharType="end"/>
            </w:r>
          </w:hyperlink>
        </w:p>
        <w:p w14:paraId="31F2CD2D" w14:textId="7C656A7E" w:rsidR="003C7A39" w:rsidRDefault="00000000">
          <w:pPr>
            <w:pStyle w:val="TOC2"/>
            <w:tabs>
              <w:tab w:val="left" w:pos="960"/>
              <w:tab w:val="right" w:leader="dot" w:pos="9350"/>
            </w:tabs>
            <w:rPr>
              <w:rFonts w:cstheme="minorBidi"/>
              <w:noProof/>
              <w:kern w:val="2"/>
              <w:sz w:val="24"/>
              <w:szCs w:val="24"/>
              <w14:ligatures w14:val="standardContextual"/>
            </w:rPr>
          </w:pPr>
          <w:hyperlink w:anchor="_Toc172300355" w:history="1">
            <w:r w:rsidR="003C7A39" w:rsidRPr="00A614B9">
              <w:rPr>
                <w:rStyle w:val="Hyperlink"/>
                <w:noProof/>
              </w:rPr>
              <w:t>4.1</w:t>
            </w:r>
            <w:r w:rsidR="003C7A39">
              <w:rPr>
                <w:rFonts w:cstheme="minorBidi"/>
                <w:noProof/>
                <w:kern w:val="2"/>
                <w:sz w:val="24"/>
                <w:szCs w:val="24"/>
                <w14:ligatures w14:val="standardContextual"/>
              </w:rPr>
              <w:tab/>
            </w:r>
            <w:r w:rsidR="003C7A39" w:rsidRPr="00A614B9">
              <w:rPr>
                <w:rStyle w:val="Hyperlink"/>
                <w:noProof/>
              </w:rPr>
              <w:t>Data Reviewer Comparison</w:t>
            </w:r>
            <w:r w:rsidR="003C7A39">
              <w:rPr>
                <w:noProof/>
                <w:webHidden/>
              </w:rPr>
              <w:tab/>
            </w:r>
            <w:r w:rsidR="003C7A39">
              <w:rPr>
                <w:noProof/>
                <w:webHidden/>
              </w:rPr>
              <w:fldChar w:fldCharType="begin"/>
            </w:r>
            <w:r w:rsidR="003C7A39">
              <w:rPr>
                <w:noProof/>
                <w:webHidden/>
              </w:rPr>
              <w:instrText xml:space="preserve"> PAGEREF _Toc172300355 \h </w:instrText>
            </w:r>
            <w:r w:rsidR="003C7A39">
              <w:rPr>
                <w:noProof/>
                <w:webHidden/>
              </w:rPr>
            </w:r>
            <w:r w:rsidR="003C7A39">
              <w:rPr>
                <w:noProof/>
                <w:webHidden/>
              </w:rPr>
              <w:fldChar w:fldCharType="separate"/>
            </w:r>
            <w:r w:rsidR="003C7A39">
              <w:rPr>
                <w:noProof/>
                <w:webHidden/>
              </w:rPr>
              <w:t>13</w:t>
            </w:r>
            <w:r w:rsidR="003C7A39">
              <w:rPr>
                <w:noProof/>
                <w:webHidden/>
              </w:rPr>
              <w:fldChar w:fldCharType="end"/>
            </w:r>
          </w:hyperlink>
        </w:p>
        <w:p w14:paraId="4AB60E6A" w14:textId="5242FD3D" w:rsidR="003C7A39" w:rsidRDefault="00000000">
          <w:pPr>
            <w:pStyle w:val="TOC2"/>
            <w:tabs>
              <w:tab w:val="left" w:pos="960"/>
              <w:tab w:val="right" w:leader="dot" w:pos="9350"/>
            </w:tabs>
            <w:rPr>
              <w:rFonts w:cstheme="minorBidi"/>
              <w:noProof/>
              <w:kern w:val="2"/>
              <w:sz w:val="24"/>
              <w:szCs w:val="24"/>
              <w14:ligatures w14:val="standardContextual"/>
            </w:rPr>
          </w:pPr>
          <w:hyperlink w:anchor="_Toc172300356" w:history="1">
            <w:r w:rsidR="003C7A39" w:rsidRPr="00A614B9">
              <w:rPr>
                <w:rStyle w:val="Hyperlink"/>
                <w:noProof/>
              </w:rPr>
              <w:t>4.2</w:t>
            </w:r>
            <w:r w:rsidR="003C7A39">
              <w:rPr>
                <w:rFonts w:cstheme="minorBidi"/>
                <w:noProof/>
                <w:kern w:val="2"/>
                <w:sz w:val="24"/>
                <w:szCs w:val="24"/>
                <w14:ligatures w14:val="standardContextual"/>
              </w:rPr>
              <w:tab/>
            </w:r>
            <w:r w:rsidR="003C7A39" w:rsidRPr="00A614B9">
              <w:rPr>
                <w:rStyle w:val="Hyperlink"/>
                <w:noProof/>
              </w:rPr>
              <w:t>Species Composition</w:t>
            </w:r>
            <w:r w:rsidR="003C7A39">
              <w:rPr>
                <w:noProof/>
                <w:webHidden/>
              </w:rPr>
              <w:tab/>
            </w:r>
            <w:r w:rsidR="003C7A39">
              <w:rPr>
                <w:noProof/>
                <w:webHidden/>
              </w:rPr>
              <w:fldChar w:fldCharType="begin"/>
            </w:r>
            <w:r w:rsidR="003C7A39">
              <w:rPr>
                <w:noProof/>
                <w:webHidden/>
              </w:rPr>
              <w:instrText xml:space="preserve"> PAGEREF _Toc172300356 \h </w:instrText>
            </w:r>
            <w:r w:rsidR="003C7A39">
              <w:rPr>
                <w:noProof/>
                <w:webHidden/>
              </w:rPr>
            </w:r>
            <w:r w:rsidR="003C7A39">
              <w:rPr>
                <w:noProof/>
                <w:webHidden/>
              </w:rPr>
              <w:fldChar w:fldCharType="separate"/>
            </w:r>
            <w:r w:rsidR="003C7A39">
              <w:rPr>
                <w:noProof/>
                <w:webHidden/>
              </w:rPr>
              <w:t>18</w:t>
            </w:r>
            <w:r w:rsidR="003C7A39">
              <w:rPr>
                <w:noProof/>
                <w:webHidden/>
              </w:rPr>
              <w:fldChar w:fldCharType="end"/>
            </w:r>
          </w:hyperlink>
        </w:p>
        <w:p w14:paraId="4553D4E5" w14:textId="057B8D07" w:rsidR="003C7A39" w:rsidRDefault="00000000">
          <w:pPr>
            <w:pStyle w:val="TOC2"/>
            <w:tabs>
              <w:tab w:val="left" w:pos="960"/>
              <w:tab w:val="right" w:leader="dot" w:pos="9350"/>
            </w:tabs>
            <w:rPr>
              <w:rFonts w:cstheme="minorBidi"/>
              <w:noProof/>
              <w:kern w:val="2"/>
              <w:sz w:val="24"/>
              <w:szCs w:val="24"/>
              <w14:ligatures w14:val="standardContextual"/>
            </w:rPr>
          </w:pPr>
          <w:hyperlink w:anchor="_Toc172300357" w:history="1">
            <w:r w:rsidR="003C7A39" w:rsidRPr="00A614B9">
              <w:rPr>
                <w:rStyle w:val="Hyperlink"/>
                <w:noProof/>
              </w:rPr>
              <w:t>4.3</w:t>
            </w:r>
            <w:r w:rsidR="003C7A39">
              <w:rPr>
                <w:rFonts w:cstheme="minorBidi"/>
                <w:noProof/>
                <w:kern w:val="2"/>
                <w:sz w:val="24"/>
                <w:szCs w:val="24"/>
                <w14:ligatures w14:val="standardContextual"/>
              </w:rPr>
              <w:tab/>
            </w:r>
            <w:r w:rsidR="003C7A39" w:rsidRPr="00A614B9">
              <w:rPr>
                <w:rStyle w:val="Hyperlink"/>
                <w:noProof/>
              </w:rPr>
              <w:t>Determining Species</w:t>
            </w:r>
            <w:r w:rsidR="003C7A39">
              <w:rPr>
                <w:noProof/>
                <w:webHidden/>
              </w:rPr>
              <w:tab/>
            </w:r>
            <w:r w:rsidR="003C7A39">
              <w:rPr>
                <w:noProof/>
                <w:webHidden/>
              </w:rPr>
              <w:fldChar w:fldCharType="begin"/>
            </w:r>
            <w:r w:rsidR="003C7A39">
              <w:rPr>
                <w:noProof/>
                <w:webHidden/>
              </w:rPr>
              <w:instrText xml:space="preserve"> PAGEREF _Toc172300357 \h </w:instrText>
            </w:r>
            <w:r w:rsidR="003C7A39">
              <w:rPr>
                <w:noProof/>
                <w:webHidden/>
              </w:rPr>
            </w:r>
            <w:r w:rsidR="003C7A39">
              <w:rPr>
                <w:noProof/>
                <w:webHidden/>
              </w:rPr>
              <w:fldChar w:fldCharType="separate"/>
            </w:r>
            <w:r w:rsidR="003C7A39">
              <w:rPr>
                <w:noProof/>
                <w:webHidden/>
              </w:rPr>
              <w:t>22</w:t>
            </w:r>
            <w:r w:rsidR="003C7A39">
              <w:rPr>
                <w:noProof/>
                <w:webHidden/>
              </w:rPr>
              <w:fldChar w:fldCharType="end"/>
            </w:r>
          </w:hyperlink>
        </w:p>
        <w:p w14:paraId="3C1B2D9B" w14:textId="319B8702" w:rsidR="003C7A39" w:rsidRDefault="00000000">
          <w:pPr>
            <w:pStyle w:val="TOC2"/>
            <w:tabs>
              <w:tab w:val="left" w:pos="960"/>
              <w:tab w:val="right" w:leader="dot" w:pos="9350"/>
            </w:tabs>
            <w:rPr>
              <w:rFonts w:cstheme="minorBidi"/>
              <w:noProof/>
              <w:kern w:val="2"/>
              <w:sz w:val="24"/>
              <w:szCs w:val="24"/>
              <w14:ligatures w14:val="standardContextual"/>
            </w:rPr>
          </w:pPr>
          <w:hyperlink w:anchor="_Toc172300358" w:history="1">
            <w:r w:rsidR="003C7A39" w:rsidRPr="00A614B9">
              <w:rPr>
                <w:rStyle w:val="Hyperlink"/>
                <w:noProof/>
              </w:rPr>
              <w:t>4.4</w:t>
            </w:r>
            <w:r w:rsidR="003C7A39">
              <w:rPr>
                <w:rFonts w:cstheme="minorBidi"/>
                <w:noProof/>
                <w:kern w:val="2"/>
                <w:sz w:val="24"/>
                <w:szCs w:val="24"/>
                <w14:ligatures w14:val="standardContextual"/>
              </w:rPr>
              <w:tab/>
            </w:r>
            <w:r w:rsidR="003C7A39" w:rsidRPr="00A614B9">
              <w:rPr>
                <w:rStyle w:val="Hyperlink"/>
                <w:noProof/>
              </w:rPr>
              <w:t>Abundance Estimation</w:t>
            </w:r>
            <w:r w:rsidR="003C7A39">
              <w:rPr>
                <w:noProof/>
                <w:webHidden/>
              </w:rPr>
              <w:tab/>
            </w:r>
            <w:r w:rsidR="003C7A39">
              <w:rPr>
                <w:noProof/>
                <w:webHidden/>
              </w:rPr>
              <w:fldChar w:fldCharType="begin"/>
            </w:r>
            <w:r w:rsidR="003C7A39">
              <w:rPr>
                <w:noProof/>
                <w:webHidden/>
              </w:rPr>
              <w:instrText xml:space="preserve"> PAGEREF _Toc172300358 \h </w:instrText>
            </w:r>
            <w:r w:rsidR="003C7A39">
              <w:rPr>
                <w:noProof/>
                <w:webHidden/>
              </w:rPr>
            </w:r>
            <w:r w:rsidR="003C7A39">
              <w:rPr>
                <w:noProof/>
                <w:webHidden/>
              </w:rPr>
              <w:fldChar w:fldCharType="separate"/>
            </w:r>
            <w:r w:rsidR="003C7A39">
              <w:rPr>
                <w:noProof/>
                <w:webHidden/>
              </w:rPr>
              <w:t>24</w:t>
            </w:r>
            <w:r w:rsidR="003C7A39">
              <w:rPr>
                <w:noProof/>
                <w:webHidden/>
              </w:rPr>
              <w:fldChar w:fldCharType="end"/>
            </w:r>
          </w:hyperlink>
        </w:p>
        <w:p w14:paraId="79B17A08" w14:textId="5E027FA0" w:rsidR="003C7A39" w:rsidRDefault="00000000">
          <w:pPr>
            <w:pStyle w:val="TOC3"/>
            <w:tabs>
              <w:tab w:val="left" w:pos="1200"/>
              <w:tab w:val="right" w:leader="dot" w:pos="9350"/>
            </w:tabs>
            <w:rPr>
              <w:rFonts w:cstheme="minorBidi"/>
              <w:noProof/>
              <w:kern w:val="2"/>
              <w:sz w:val="24"/>
              <w:szCs w:val="24"/>
              <w14:ligatures w14:val="standardContextual"/>
            </w:rPr>
          </w:pPr>
          <w:hyperlink w:anchor="_Toc172300359" w:history="1">
            <w:r w:rsidR="003C7A39" w:rsidRPr="00A614B9">
              <w:rPr>
                <w:rStyle w:val="Hyperlink"/>
                <w:noProof/>
              </w:rPr>
              <w:t>4.4.1</w:t>
            </w:r>
            <w:r w:rsidR="003C7A39">
              <w:rPr>
                <w:rFonts w:cstheme="minorBidi"/>
                <w:noProof/>
                <w:kern w:val="2"/>
                <w:sz w:val="24"/>
                <w:szCs w:val="24"/>
                <w14:ligatures w14:val="standardContextual"/>
              </w:rPr>
              <w:tab/>
            </w:r>
            <w:r w:rsidR="003C7A39" w:rsidRPr="00A614B9">
              <w:rPr>
                <w:rStyle w:val="Hyperlink"/>
                <w:noProof/>
              </w:rPr>
              <w:t>Comparison with Redd-Based Estimates</w:t>
            </w:r>
            <w:r w:rsidR="003C7A39">
              <w:rPr>
                <w:noProof/>
                <w:webHidden/>
              </w:rPr>
              <w:tab/>
            </w:r>
            <w:r w:rsidR="003C7A39">
              <w:rPr>
                <w:noProof/>
                <w:webHidden/>
              </w:rPr>
              <w:fldChar w:fldCharType="begin"/>
            </w:r>
            <w:r w:rsidR="003C7A39">
              <w:rPr>
                <w:noProof/>
                <w:webHidden/>
              </w:rPr>
              <w:instrText xml:space="preserve"> PAGEREF _Toc172300359 \h </w:instrText>
            </w:r>
            <w:r w:rsidR="003C7A39">
              <w:rPr>
                <w:noProof/>
                <w:webHidden/>
              </w:rPr>
            </w:r>
            <w:r w:rsidR="003C7A39">
              <w:rPr>
                <w:noProof/>
                <w:webHidden/>
              </w:rPr>
              <w:fldChar w:fldCharType="separate"/>
            </w:r>
            <w:r w:rsidR="003C7A39">
              <w:rPr>
                <w:noProof/>
                <w:webHidden/>
              </w:rPr>
              <w:t>27</w:t>
            </w:r>
            <w:r w:rsidR="003C7A39">
              <w:rPr>
                <w:noProof/>
                <w:webHidden/>
              </w:rPr>
              <w:fldChar w:fldCharType="end"/>
            </w:r>
          </w:hyperlink>
        </w:p>
        <w:p w14:paraId="28A3863C" w14:textId="5C20BF69" w:rsidR="003C7A39" w:rsidRDefault="00000000">
          <w:pPr>
            <w:pStyle w:val="TOC1"/>
            <w:tabs>
              <w:tab w:val="left" w:pos="440"/>
              <w:tab w:val="right" w:leader="dot" w:pos="9350"/>
            </w:tabs>
            <w:rPr>
              <w:rFonts w:cstheme="minorBidi"/>
              <w:b w:val="0"/>
              <w:noProof/>
              <w:kern w:val="2"/>
              <w:sz w:val="24"/>
              <w:szCs w:val="24"/>
              <w14:ligatures w14:val="standardContextual"/>
            </w:rPr>
          </w:pPr>
          <w:hyperlink w:anchor="_Toc172300360" w:history="1">
            <w:r w:rsidR="003C7A39" w:rsidRPr="00A614B9">
              <w:rPr>
                <w:rStyle w:val="Hyperlink"/>
                <w:noProof/>
              </w:rPr>
              <w:t>5</w:t>
            </w:r>
            <w:r w:rsidR="003C7A39">
              <w:rPr>
                <w:rFonts w:cstheme="minorBidi"/>
                <w:b w:val="0"/>
                <w:noProof/>
                <w:kern w:val="2"/>
                <w:sz w:val="24"/>
                <w:szCs w:val="24"/>
                <w14:ligatures w14:val="standardContextual"/>
              </w:rPr>
              <w:tab/>
            </w:r>
            <w:r w:rsidR="003C7A39" w:rsidRPr="00A614B9">
              <w:rPr>
                <w:rStyle w:val="Hyperlink"/>
                <w:noProof/>
              </w:rPr>
              <w:t>Discussion</w:t>
            </w:r>
            <w:r w:rsidR="003C7A39">
              <w:rPr>
                <w:noProof/>
                <w:webHidden/>
              </w:rPr>
              <w:tab/>
            </w:r>
            <w:r w:rsidR="003C7A39">
              <w:rPr>
                <w:noProof/>
                <w:webHidden/>
              </w:rPr>
              <w:fldChar w:fldCharType="begin"/>
            </w:r>
            <w:r w:rsidR="003C7A39">
              <w:rPr>
                <w:noProof/>
                <w:webHidden/>
              </w:rPr>
              <w:instrText xml:space="preserve"> PAGEREF _Toc172300360 \h </w:instrText>
            </w:r>
            <w:r w:rsidR="003C7A39">
              <w:rPr>
                <w:noProof/>
                <w:webHidden/>
              </w:rPr>
            </w:r>
            <w:r w:rsidR="003C7A39">
              <w:rPr>
                <w:noProof/>
                <w:webHidden/>
              </w:rPr>
              <w:fldChar w:fldCharType="separate"/>
            </w:r>
            <w:r w:rsidR="003C7A39">
              <w:rPr>
                <w:noProof/>
                <w:webHidden/>
              </w:rPr>
              <w:t>28</w:t>
            </w:r>
            <w:r w:rsidR="003C7A39">
              <w:rPr>
                <w:noProof/>
                <w:webHidden/>
              </w:rPr>
              <w:fldChar w:fldCharType="end"/>
            </w:r>
          </w:hyperlink>
        </w:p>
        <w:p w14:paraId="2461730E" w14:textId="3B0BF7F0" w:rsidR="003C7A39" w:rsidRDefault="00000000">
          <w:pPr>
            <w:pStyle w:val="TOC2"/>
            <w:tabs>
              <w:tab w:val="left" w:pos="960"/>
              <w:tab w:val="right" w:leader="dot" w:pos="9350"/>
            </w:tabs>
            <w:rPr>
              <w:rFonts w:cstheme="minorBidi"/>
              <w:noProof/>
              <w:kern w:val="2"/>
              <w:sz w:val="24"/>
              <w:szCs w:val="24"/>
              <w14:ligatures w14:val="standardContextual"/>
            </w:rPr>
          </w:pPr>
          <w:hyperlink w:anchor="_Toc172300361" w:history="1">
            <w:r w:rsidR="003C7A39" w:rsidRPr="00A614B9">
              <w:rPr>
                <w:rStyle w:val="Hyperlink"/>
                <w:noProof/>
              </w:rPr>
              <w:t>5.1</w:t>
            </w:r>
            <w:r w:rsidR="003C7A39">
              <w:rPr>
                <w:rFonts w:cstheme="minorBidi"/>
                <w:noProof/>
                <w:kern w:val="2"/>
                <w:sz w:val="24"/>
                <w:szCs w:val="24"/>
                <w14:ligatures w14:val="standardContextual"/>
              </w:rPr>
              <w:tab/>
            </w:r>
            <w:r w:rsidR="003C7A39" w:rsidRPr="00A614B9">
              <w:rPr>
                <w:rStyle w:val="Hyperlink"/>
                <w:noProof/>
              </w:rPr>
              <w:t>Recommendations</w:t>
            </w:r>
            <w:r w:rsidR="003C7A39">
              <w:rPr>
                <w:noProof/>
                <w:webHidden/>
              </w:rPr>
              <w:tab/>
            </w:r>
            <w:r w:rsidR="003C7A39">
              <w:rPr>
                <w:noProof/>
                <w:webHidden/>
              </w:rPr>
              <w:fldChar w:fldCharType="begin"/>
            </w:r>
            <w:r w:rsidR="003C7A39">
              <w:rPr>
                <w:noProof/>
                <w:webHidden/>
              </w:rPr>
              <w:instrText xml:space="preserve"> PAGEREF _Toc172300361 \h </w:instrText>
            </w:r>
            <w:r w:rsidR="003C7A39">
              <w:rPr>
                <w:noProof/>
                <w:webHidden/>
              </w:rPr>
            </w:r>
            <w:r w:rsidR="003C7A39">
              <w:rPr>
                <w:noProof/>
                <w:webHidden/>
              </w:rPr>
              <w:fldChar w:fldCharType="separate"/>
            </w:r>
            <w:r w:rsidR="003C7A39">
              <w:rPr>
                <w:noProof/>
                <w:webHidden/>
              </w:rPr>
              <w:t>31</w:t>
            </w:r>
            <w:r w:rsidR="003C7A39">
              <w:rPr>
                <w:noProof/>
                <w:webHidden/>
              </w:rPr>
              <w:fldChar w:fldCharType="end"/>
            </w:r>
          </w:hyperlink>
        </w:p>
        <w:p w14:paraId="4987AFF6" w14:textId="3408CBCE" w:rsidR="003C7A39" w:rsidRDefault="00000000">
          <w:pPr>
            <w:pStyle w:val="TOC1"/>
            <w:tabs>
              <w:tab w:val="left" w:pos="440"/>
              <w:tab w:val="right" w:leader="dot" w:pos="9350"/>
            </w:tabs>
            <w:rPr>
              <w:rFonts w:cstheme="minorBidi"/>
              <w:b w:val="0"/>
              <w:noProof/>
              <w:kern w:val="2"/>
              <w:sz w:val="24"/>
              <w:szCs w:val="24"/>
              <w14:ligatures w14:val="standardContextual"/>
            </w:rPr>
          </w:pPr>
          <w:hyperlink w:anchor="_Toc172300362" w:history="1">
            <w:r w:rsidR="003C7A39" w:rsidRPr="00A614B9">
              <w:rPr>
                <w:rStyle w:val="Hyperlink"/>
                <w:noProof/>
              </w:rPr>
              <w:t>6</w:t>
            </w:r>
            <w:r w:rsidR="003C7A39">
              <w:rPr>
                <w:rFonts w:cstheme="minorBidi"/>
                <w:b w:val="0"/>
                <w:noProof/>
                <w:kern w:val="2"/>
                <w:sz w:val="24"/>
                <w:szCs w:val="24"/>
                <w14:ligatures w14:val="standardContextual"/>
              </w:rPr>
              <w:tab/>
            </w:r>
            <w:r w:rsidR="003C7A39" w:rsidRPr="00A614B9">
              <w:rPr>
                <w:rStyle w:val="Hyperlink"/>
                <w:noProof/>
              </w:rPr>
              <w:t>Acknowledgements</w:t>
            </w:r>
            <w:r w:rsidR="003C7A39">
              <w:rPr>
                <w:noProof/>
                <w:webHidden/>
              </w:rPr>
              <w:tab/>
            </w:r>
            <w:r w:rsidR="003C7A39">
              <w:rPr>
                <w:noProof/>
                <w:webHidden/>
              </w:rPr>
              <w:fldChar w:fldCharType="begin"/>
            </w:r>
            <w:r w:rsidR="003C7A39">
              <w:rPr>
                <w:noProof/>
                <w:webHidden/>
              </w:rPr>
              <w:instrText xml:space="preserve"> PAGEREF _Toc172300362 \h </w:instrText>
            </w:r>
            <w:r w:rsidR="003C7A39">
              <w:rPr>
                <w:noProof/>
                <w:webHidden/>
              </w:rPr>
            </w:r>
            <w:r w:rsidR="003C7A39">
              <w:rPr>
                <w:noProof/>
                <w:webHidden/>
              </w:rPr>
              <w:fldChar w:fldCharType="separate"/>
            </w:r>
            <w:r w:rsidR="003C7A39">
              <w:rPr>
                <w:noProof/>
                <w:webHidden/>
              </w:rPr>
              <w:t>31</w:t>
            </w:r>
            <w:r w:rsidR="003C7A39">
              <w:rPr>
                <w:noProof/>
                <w:webHidden/>
              </w:rPr>
              <w:fldChar w:fldCharType="end"/>
            </w:r>
          </w:hyperlink>
        </w:p>
        <w:p w14:paraId="75763BF8" w14:textId="42CED429" w:rsidR="003C7A39" w:rsidRDefault="00000000">
          <w:pPr>
            <w:pStyle w:val="TOC1"/>
            <w:tabs>
              <w:tab w:val="left" w:pos="440"/>
              <w:tab w:val="right" w:leader="dot" w:pos="9350"/>
            </w:tabs>
            <w:rPr>
              <w:rFonts w:cstheme="minorBidi"/>
              <w:b w:val="0"/>
              <w:noProof/>
              <w:kern w:val="2"/>
              <w:sz w:val="24"/>
              <w:szCs w:val="24"/>
              <w14:ligatures w14:val="standardContextual"/>
            </w:rPr>
          </w:pPr>
          <w:hyperlink w:anchor="_Toc172300363" w:history="1">
            <w:r w:rsidR="003C7A39" w:rsidRPr="00A614B9">
              <w:rPr>
                <w:rStyle w:val="Hyperlink"/>
                <w:noProof/>
              </w:rPr>
              <w:t>7</w:t>
            </w:r>
            <w:r w:rsidR="003C7A39">
              <w:rPr>
                <w:rFonts w:cstheme="minorBidi"/>
                <w:b w:val="0"/>
                <w:noProof/>
                <w:kern w:val="2"/>
                <w:sz w:val="24"/>
                <w:szCs w:val="24"/>
                <w14:ligatures w14:val="standardContextual"/>
              </w:rPr>
              <w:tab/>
            </w:r>
            <w:r w:rsidR="003C7A39" w:rsidRPr="00A614B9">
              <w:rPr>
                <w:rStyle w:val="Hyperlink"/>
                <w:noProof/>
              </w:rPr>
              <w:t>Literature Cited</w:t>
            </w:r>
            <w:r w:rsidR="003C7A39">
              <w:rPr>
                <w:noProof/>
                <w:webHidden/>
              </w:rPr>
              <w:tab/>
            </w:r>
            <w:r w:rsidR="003C7A39">
              <w:rPr>
                <w:noProof/>
                <w:webHidden/>
              </w:rPr>
              <w:fldChar w:fldCharType="begin"/>
            </w:r>
            <w:r w:rsidR="003C7A39">
              <w:rPr>
                <w:noProof/>
                <w:webHidden/>
              </w:rPr>
              <w:instrText xml:space="preserve"> PAGEREF _Toc172300363 \h </w:instrText>
            </w:r>
            <w:r w:rsidR="003C7A39">
              <w:rPr>
                <w:noProof/>
                <w:webHidden/>
              </w:rPr>
            </w:r>
            <w:r w:rsidR="003C7A39">
              <w:rPr>
                <w:noProof/>
                <w:webHidden/>
              </w:rPr>
              <w:fldChar w:fldCharType="separate"/>
            </w:r>
            <w:r w:rsidR="003C7A39">
              <w:rPr>
                <w:noProof/>
                <w:webHidden/>
              </w:rPr>
              <w:t>32</w:t>
            </w:r>
            <w:r w:rsidR="003C7A39">
              <w:rPr>
                <w:noProof/>
                <w:webHidden/>
              </w:rPr>
              <w:fldChar w:fldCharType="end"/>
            </w:r>
          </w:hyperlink>
        </w:p>
        <w:p w14:paraId="662E651B" w14:textId="53E77D7F" w:rsidR="00BC5EF3" w:rsidRDefault="00FB65A4">
          <w:r>
            <w:fldChar w:fldCharType="end"/>
          </w:r>
        </w:p>
      </w:sdtContent>
    </w:sdt>
    <w:p w14:paraId="662E651C" w14:textId="77777777" w:rsidR="00BC5EF3" w:rsidRDefault="00FB65A4">
      <w:r>
        <w:rPr>
          <w:vertAlign w:val="superscript"/>
        </w:rPr>
        <w:t>1</w:t>
      </w:r>
      <w:r>
        <w:t xml:space="preserve"> Washington Department of Fish &amp; Wildlife</w:t>
      </w:r>
    </w:p>
    <w:p w14:paraId="662E651D" w14:textId="47F3C5EB" w:rsidR="00BC5EF3" w:rsidRDefault="00FB65A4">
      <w:r>
        <w:rPr>
          <w:vertAlign w:val="superscript"/>
        </w:rPr>
        <w:t>✉</w:t>
      </w:r>
      <w:r>
        <w:t xml:space="preserve"> Correspondence: </w:t>
      </w:r>
      <w:hyperlink r:id="rId7">
        <w:r>
          <w:rPr>
            <w:rStyle w:val="Hyperlink"/>
          </w:rPr>
          <w:t>Bethany Craig &lt;</w:t>
        </w:r>
        <w:hyperlink r:id="rId8">
          <w:r>
            <w:rPr>
              <w:rStyle w:val="Hyperlink"/>
            </w:rPr>
            <w:t>Bethany.Craig@dfw.wa.gov</w:t>
          </w:r>
        </w:hyperlink>
        <w:r>
          <w:rPr>
            <w:rStyle w:val="Hyperlink"/>
          </w:rPr>
          <w:t>&gt;</w:t>
        </w:r>
      </w:hyperlink>
    </w:p>
    <w:p w14:paraId="662E651E" w14:textId="77777777" w:rsidR="00BC5EF3" w:rsidRDefault="00FB65A4">
      <w:r>
        <w:br w:type="page"/>
      </w:r>
    </w:p>
    <w:p w14:paraId="662E651F" w14:textId="77777777" w:rsidR="00BC5EF3" w:rsidRDefault="00FB65A4">
      <w:pPr>
        <w:pStyle w:val="Heading1"/>
      </w:pPr>
      <w:bookmarkStart w:id="0" w:name="_Toc172300344"/>
      <w:bookmarkStart w:id="1" w:name="executive-summary"/>
      <w:r>
        <w:lastRenderedPageBreak/>
        <w:t>1</w:t>
      </w:r>
      <w:r>
        <w:tab/>
        <w:t>Executive Summary</w:t>
      </w:r>
      <w:bookmarkEnd w:id="0"/>
    </w:p>
    <w:p w14:paraId="662E6520" w14:textId="6915AB92" w:rsidR="00BC5EF3" w:rsidRDefault="00FB65A4">
      <w:r>
        <w:t xml:space="preserve">This report contains methods and results of SONAR-based escapement estimates for naturally spawning winter steelhead on the Dungeness River from 2019-2023. </w:t>
      </w:r>
      <w:ins w:id="2" w:author="Craig, Bethany E (DFW)" w:date="2024-07-24T09:02:00Z" w16du:dateUtc="2024-07-24T16:02:00Z">
        <w:r w:rsidR="00A43352">
          <w:t>The Washington Department of Fish and Wildlife (</w:t>
        </w:r>
      </w:ins>
      <w:r>
        <w:t>WDFW</w:t>
      </w:r>
      <w:ins w:id="3" w:author="Craig, Bethany E (DFW)" w:date="2024-07-24T09:02:00Z" w16du:dateUtc="2024-07-24T16:02:00Z">
        <w:r w:rsidR="00A43352">
          <w:t>)</w:t>
        </w:r>
      </w:ins>
      <w:r>
        <w:t xml:space="preserve"> deployed a multibeam SONAR unit in the lower Dungeness River during </w:t>
      </w:r>
      <w:proofErr w:type="gramStart"/>
      <w:r>
        <w:t>the majority of</w:t>
      </w:r>
      <w:proofErr w:type="gramEnd"/>
      <w:r>
        <w:t xml:space="preserve"> the steelhead return from either early February or early March through the end of June or July, 2018-2023. Although the SONAR was operated in 2018, we were not able to produce a SONAR-based escapement estimate for 2018 due to frequent milling behavior at the site, and limited data review. We initiated a sub-sampling protocol in 2019 to enable us to review the entire season of imagery, and this was continued in subsequent years.</w:t>
      </w:r>
    </w:p>
    <w:p w14:paraId="662E6521" w14:textId="77777777" w:rsidR="00BC5EF3" w:rsidRDefault="00FB65A4">
      <w:r>
        <w:t>To exclude similarly sized fish that were not steelhead from our SONAR counts, WDFW conducted weekly species composition sampling in 2021, 2022 and 2023 throughout the periods of SONAR operation. The majority of fish encountered were steelhead and bull trout and these species overlapped in length. To exclude potential bull trout from the SONAR fish counts we fit a binomial generalized additive model (GAM) with a logit link, using splines of fork length and Julian day to predict the probability of a fish being a steelhead. The probability of being a steelhead was greatest during March and April, and least in February and June when fewer steelhead were present.</w:t>
      </w:r>
    </w:p>
    <w:p w14:paraId="662E6522" w14:textId="77777777" w:rsidR="00BC5EF3" w:rsidRDefault="00FB65A4">
      <w:r>
        <w:t>To fill in the missing data from periods when the SONAR was not operating or the data had not been reviewed, we fit the fish count data with a negative binomial GAM with a log link function using hour of day, discharge, and Julian day-of-year as covariates. For both upstream and downstream moving fish,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the run-timing curve.</w:t>
      </w:r>
    </w:p>
    <w:p w14:paraId="662E6523" w14:textId="4EC821A8" w:rsidR="00BC5EF3" w:rsidRDefault="00FB65A4">
      <w:r>
        <w:t xml:space="preserve">To generate an annual estimate of natural spawning escapement, we subtracted the total estimate of downstream moving fish from the total estimate of upstream moving fish from February 1 - May 15th to prevent double counting milling fish. After May 15, we ignored downstream moving fish and only estimated upstream moving fish, under the assumption that downstream moving fish are steelhead kelts that have spawned and therefore should not be subtracted from our escapement estimates. Total SONAR-based naturally spawning escapement estimates for steelhead ranged from 568 (CI 552 - 587) in 2021 to 1,075 (CI 982 - 1,193) in 2020. We did not estimate the proportion of hatchery-origin spawners (pHOS). The species composition sampling suggests </w:t>
      </w:r>
      <w:commentRangeStart w:id="4"/>
      <w:r>
        <w:t xml:space="preserve">a </w:t>
      </w:r>
      <w:proofErr w:type="spellStart"/>
      <w:r>
        <w:t>pHOS</w:t>
      </w:r>
      <w:proofErr w:type="spellEnd"/>
      <w:r>
        <w:t xml:space="preserve"> of </w:t>
      </w:r>
      <w:del w:id="5" w:author="Craig, Bethany E (DFW)" w:date="2024-07-24T08:56:00Z" w16du:dateUtc="2024-07-24T15:56:00Z">
        <w:r w:rsidDel="00593969">
          <w:delText>51.6</w:delText>
        </w:r>
      </w:del>
      <w:ins w:id="6" w:author="Craig, Bethany E (DFW)" w:date="2024-07-24T08:56:00Z" w16du:dateUtc="2024-07-24T15:56:00Z">
        <w:r w:rsidR="00593969">
          <w:t>9 - 12</w:t>
        </w:r>
      </w:ins>
      <w:r>
        <w:t xml:space="preserve">% </w:t>
      </w:r>
      <w:commentRangeEnd w:id="4"/>
      <w:r w:rsidR="008252F9">
        <w:rPr>
          <w:rStyle w:val="CommentReference"/>
        </w:rPr>
        <w:commentReference w:id="4"/>
      </w:r>
      <w:r>
        <w:t xml:space="preserve">which is </w:t>
      </w:r>
      <w:proofErr w:type="gramStart"/>
      <w:r>
        <w:t>similar to</w:t>
      </w:r>
      <w:proofErr w:type="gramEnd"/>
      <w:r>
        <w:t xml:space="preserve"> hatchery-origin proportions from hook and line sampling in the Dungeness 2014- 2020 (WDFW 2024). The SONAR-based estimates were consistently roughly twice the redd-based estimates.</w:t>
      </w:r>
    </w:p>
    <w:p w14:paraId="662E6524" w14:textId="77777777" w:rsidR="00BC5EF3" w:rsidRDefault="00FB65A4">
      <w:r>
        <w:t xml:space="preserve">We learned some important lessons over the first 6 years of SONAR operation on the Dungeness River. Site selection is important and may need to change if fish aren’t actively migrating past the site. For future seasons we recommend deploying the SONAR in January, to capture the start of the steelhead return. We also recommend considering re-designing the species composition sampling to attempt to </w:t>
      </w:r>
      <w:r>
        <w:lastRenderedPageBreak/>
        <w:t>exclude holding fish, and to investigate how species composition changes with hour of day, since returning steelhead appear to move primarily in the late evening. Finally, we recommend investigating methods to account for kelts that are less simplistic than the methods we used here, and investigating methods for estimating pHOS.</w:t>
      </w:r>
    </w:p>
    <w:p w14:paraId="662E6525" w14:textId="77777777" w:rsidR="00BC5EF3" w:rsidRDefault="00FB65A4">
      <w:pPr>
        <w:pStyle w:val="Heading1"/>
      </w:pPr>
      <w:bookmarkStart w:id="7" w:name="_Toc172300345"/>
      <w:bookmarkStart w:id="8" w:name="introduction"/>
      <w:bookmarkEnd w:id="1"/>
      <w:r>
        <w:t>2</w:t>
      </w:r>
      <w:r>
        <w:tab/>
        <w:t>Introduction</w:t>
      </w:r>
      <w:bookmarkEnd w:id="7"/>
    </w:p>
    <w:p w14:paraId="662E6526" w14:textId="77777777" w:rsidR="00BC5EF3" w:rsidRDefault="00FB65A4">
      <w:r>
        <w:t>Dungeness River steelhead (</w:t>
      </w:r>
      <w:r>
        <w:rPr>
          <w:i/>
          <w:iCs/>
        </w:rPr>
        <w:t>Oncorhynchus mykiss</w:t>
      </w:r>
      <w:r>
        <w:t>) are part of the Puget Sound Steelhead Distinct Population Segment (DPS), which includes all naturally spawned steelhead below migration barriers in the rivers flowing into the Strait of Juan de Fuca from the Elwha (inclusive) eastward, Hood Canal, and Puget Sound (Myers et al. 2015). The Puget Sound steelhead DPS was listed as threatened under the Endangered Species Act (ESA) in May 2007, and subsequent species status reviews have upheld the threatened listing (Ford et al. 2011; Northwest Fisheries Science Center 2015). The Dungeness steelhead population is considered a mixed winter/summer run population. Historic accounts from the 1940s describe summer-run steelhead in the Dungeness River in July and August, but it is unclear whether a summer-run population still exists alongside or distinct from the winter population (Myers et al. 2015). Steelhead in the Dungeness spawn in the mainstem Dungeness up to a waterfall above Gold Creek (RKM 30), in the Gray Wolf River up to RKM 15.5, and in Canyon Creek up to RKM 2.7; there is also limited spawning in other small tributaries (e.g., Hurd Creek, Hatchery Creek).</w:t>
      </w:r>
    </w:p>
    <w:p w14:paraId="662E6527" w14:textId="77777777" w:rsidR="00BC5EF3" w:rsidRDefault="00FB65A4">
      <w:r>
        <w:t>In addition to the natural winter steelhead population, the Washington Department of Fish and Wildlife (WDFW) has released hatchery-propagated early winter steelhead (EWS) into the Dungeness River for decades to provide fishing opportunities for sport and tribal anglers. EWS have been selected for early maturation and early return and spawn timing; Dungeness EWS return to the Dungeness Hatchery (RKM 16.9) between late December and the end of January. All eggs are taken by January 31st to maintain temporal separation with the later timed natural winter steelhead population. EWS-directed fisheries occur in some years from the mouth to the Forks of the mainstem Dungeness and the Gray Wolf Rivers at RKM 25.4 between November 30 and January 31.</w:t>
      </w:r>
    </w:p>
    <w:p w14:paraId="662E6528" w14:textId="77777777" w:rsidR="00BC5EF3" w:rsidRDefault="00FB65A4">
      <w:r>
        <w:t>The Dungeness River is snowmelt dominated and glacially influenced, with headwaters in the Olympic Mountains (Myers et al. 2015). Glacial sediments and springtime snowmelt can lead to high, turbid water and unsafe survey conditions, presenting a challenge to steelhead redds surveys in the basin. In most years it is not possible to survey for steelhead through the entirety of the spawning season, and in some years poor survey conditions prevent an adequate number of surveys from being completed to produce an estimate of escapement based on redd counts. Current methods use a run-timing curve from 2015, a low water year in which redds surveys could be conducted through the entire spawning period, to expand the current year’s redd counts to generate an escapement estimate. However, this method does not account for the annual variation in flows and spawn timing, which limits accuracy of abundance estimates. Accurate estimates of steelhead escapement in the Dungeness are important to monitor the abundance and health of the population, to evaluate progress towards ESA recovery goals, and to manage potential future fisheries.</w:t>
      </w:r>
    </w:p>
    <w:p w14:paraId="662E6529" w14:textId="77777777" w:rsidR="00BC5EF3" w:rsidRDefault="00FB65A4">
      <w:r>
        <w:lastRenderedPageBreak/>
        <w:t>SONAR may provide an alternative method for steelhead enumeration and run timing in a dynamic, turbid snow-melt system like the Dungeness watershed. SONAR can be operated in a range of flow conditions and is not limited by turbidity. Since 2018 WDFW has operated a stationary multi-beam SONAR unit in the lower Dungeness River to enumerate and gather run-timing information on Dungeness steelhead. This is our first report on the SONAR project, covering the 2018-2023 seasons.</w:t>
      </w:r>
    </w:p>
    <w:p w14:paraId="662E652A" w14:textId="77777777" w:rsidR="00BC5EF3" w:rsidRDefault="00FB65A4">
      <w:pPr>
        <w:pStyle w:val="Heading1"/>
      </w:pPr>
      <w:bookmarkStart w:id="9" w:name="_Toc172300346"/>
      <w:bookmarkStart w:id="10" w:name="methods"/>
      <w:bookmarkEnd w:id="8"/>
      <w:r>
        <w:t>3</w:t>
      </w:r>
      <w:r>
        <w:tab/>
        <w:t>Methods</w:t>
      </w:r>
      <w:bookmarkEnd w:id="9"/>
    </w:p>
    <w:p w14:paraId="662E652B" w14:textId="77777777" w:rsidR="00BC5EF3" w:rsidRDefault="00FB65A4">
      <w:pPr>
        <w:pStyle w:val="Heading2"/>
      </w:pPr>
      <w:bookmarkStart w:id="11" w:name="_Toc172300347"/>
      <w:bookmarkStart w:id="12" w:name="sonar-operation"/>
      <w:r>
        <w:t>3.1</w:t>
      </w:r>
      <w:r>
        <w:tab/>
        <w:t>SONAR operation</w:t>
      </w:r>
      <w:bookmarkEnd w:id="11"/>
    </w:p>
    <w:p w14:paraId="662E652C" w14:textId="77777777" w:rsidR="00BC5EF3" w:rsidRDefault="00FB65A4">
      <w:r>
        <w:t>We deployed the ARIS 1800 Explorer, manufactured by Sound Metrics, of Bellevue, Washington in the lower Dungeness River during the majority of the steelhead run from 2018 through 2023 (Figure 3.1). The ARIS 1800 uses 96 beams at 1.1/1.8 megahertz (Mhz) to project a 28-degree acoustic wedge. The SONAR unit was adjusted to have a pitch of 3.5 degrees to -8 degrees to ensonify the entire water column and channel. The unit was checked daily and adjusted as necessary to maintain full ensonification of the channel. Imagery was continuously recorded 24 hours a day, and saved in 30-minute files, so that 48 individual files were recorded for each full day of operation.</w:t>
      </w:r>
    </w:p>
    <w:p w14:paraId="662E652D" w14:textId="77777777" w:rsidR="00BC5EF3" w:rsidRDefault="00FB65A4" w:rsidP="00A31936">
      <w:pPr>
        <w:jc w:val="center"/>
      </w:pPr>
      <w:r>
        <w:rPr>
          <w:noProof/>
        </w:rPr>
        <w:lastRenderedPageBreak/>
        <w:drawing>
          <wp:inline distT="0" distB="0" distL="0" distR="0" wp14:anchorId="662E6ACA" wp14:editId="662E6ACB">
            <wp:extent cx="5349240" cy="5349240"/>
            <wp:effectExtent l="0" t="0" r="0" b="0"/>
            <wp:docPr id="24" name="Picture" descr="Figure 3.1: Location of SONAR in Dungeness River basin. Steelhead distribution shown in black."/>
            <wp:cNvGraphicFramePr/>
            <a:graphic xmlns:a="http://schemas.openxmlformats.org/drawingml/2006/main">
              <a:graphicData uri="http://schemas.openxmlformats.org/drawingml/2006/picture">
                <pic:pic xmlns:pic="http://schemas.openxmlformats.org/drawingml/2006/picture">
                  <pic:nvPicPr>
                    <pic:cNvPr id="25" name="Picture" descr="../images/sonar_mapRKM.jpg"/>
                    <pic:cNvPicPr>
                      <a:picLocks noChangeAspect="1" noChangeArrowheads="1"/>
                    </pic:cNvPicPr>
                  </pic:nvPicPr>
                  <pic:blipFill>
                    <a:blip r:embed="rId13"/>
                    <a:stretch>
                      <a:fillRect/>
                    </a:stretch>
                  </pic:blipFill>
                  <pic:spPr bwMode="auto">
                    <a:xfrm>
                      <a:off x="0" y="0"/>
                      <a:ext cx="5349240" cy="5349240"/>
                    </a:xfrm>
                    <a:prstGeom prst="rect">
                      <a:avLst/>
                    </a:prstGeom>
                    <a:noFill/>
                    <a:ln w="9525">
                      <a:noFill/>
                      <a:headEnd/>
                      <a:tailEnd/>
                    </a:ln>
                  </pic:spPr>
                </pic:pic>
              </a:graphicData>
            </a:graphic>
          </wp:inline>
        </w:drawing>
      </w:r>
    </w:p>
    <w:p w14:paraId="662E652E" w14:textId="77777777" w:rsidR="00BC5EF3" w:rsidRDefault="00FB65A4">
      <w:bookmarkStart w:id="13" w:name="fig:wtsd-map"/>
      <w:bookmarkEnd w:id="13"/>
      <w:r>
        <w:t>Figure 3.1: Location of SONAR in Dungeness River basin. Steelhead distribution shown in black.</w:t>
      </w:r>
    </w:p>
    <w:p w14:paraId="662E652F" w14:textId="77777777" w:rsidR="00BC5EF3" w:rsidRDefault="00FB65A4">
      <w:r>
        <w:t>In 2018 the SONAR unit was deployed at approximately at river kilometer (RKM) 0.3, below the majority of steelhead spawning habitat, and ensonified an approximately 20 meter (m) wide run in the river (Figure 3.2). The SONAR unit was mounted to a pole mount and attached to a reinforced ladder, secured to the river bottom by rebar (Figure 3.3).</w:t>
      </w:r>
    </w:p>
    <w:p w14:paraId="662E6530" w14:textId="77777777" w:rsidR="00BC5EF3" w:rsidRDefault="00FB65A4">
      <w:r>
        <w:t>Fish frequently milled or held in front of this SONAR site, which made counting fish passage difficult. As a result, in 2019, the SONAR site was moved upstream to approximately RKM 0.5, to a site with higher velocity, past which fish actively migrated (Figure 3.4). This site was easily accessible from the field trailer site, which enabled the unit to be directly connected and powered by trailer power, and any adjustments to the SONAR settings to be accomplished in the dry, safe comfort of the trailer.</w:t>
      </w:r>
    </w:p>
    <w:p w14:paraId="662E6531" w14:textId="77777777" w:rsidR="00BC5EF3" w:rsidRDefault="00FB65A4" w:rsidP="00A31936">
      <w:pPr>
        <w:jc w:val="center"/>
      </w:pPr>
      <w:r>
        <w:rPr>
          <w:noProof/>
        </w:rPr>
        <w:lastRenderedPageBreak/>
        <w:drawing>
          <wp:inline distT="0" distB="0" distL="0" distR="0" wp14:anchorId="662E6ACC" wp14:editId="662E6ACD">
            <wp:extent cx="4160520" cy="3959923"/>
            <wp:effectExtent l="0" t="0" r="0" b="0"/>
            <wp:docPr id="28" name="Picture" descr="Figure 3.2: Location of the SONAR site in the lower Dungeness River in 2018 (white) and 2019-2023 (striped)."/>
            <wp:cNvGraphicFramePr/>
            <a:graphic xmlns:a="http://schemas.openxmlformats.org/drawingml/2006/main">
              <a:graphicData uri="http://schemas.openxmlformats.org/drawingml/2006/picture">
                <pic:pic xmlns:pic="http://schemas.openxmlformats.org/drawingml/2006/picture">
                  <pic:nvPicPr>
                    <pic:cNvPr id="29" name="Picture" descr="../images/site_map.png"/>
                    <pic:cNvPicPr>
                      <a:picLocks noChangeAspect="1" noChangeArrowheads="1"/>
                    </pic:cNvPicPr>
                  </pic:nvPicPr>
                  <pic:blipFill>
                    <a:blip r:embed="rId14"/>
                    <a:stretch>
                      <a:fillRect/>
                    </a:stretch>
                  </pic:blipFill>
                  <pic:spPr bwMode="auto">
                    <a:xfrm>
                      <a:off x="0" y="0"/>
                      <a:ext cx="4160520" cy="3959923"/>
                    </a:xfrm>
                    <a:prstGeom prst="rect">
                      <a:avLst/>
                    </a:prstGeom>
                    <a:noFill/>
                    <a:ln w="9525">
                      <a:noFill/>
                      <a:headEnd/>
                      <a:tailEnd/>
                    </a:ln>
                  </pic:spPr>
                </pic:pic>
              </a:graphicData>
            </a:graphic>
          </wp:inline>
        </w:drawing>
      </w:r>
    </w:p>
    <w:p w14:paraId="662E6532" w14:textId="77777777" w:rsidR="00BC5EF3" w:rsidRDefault="00FB65A4">
      <w:bookmarkStart w:id="14" w:name="fig:site-map"/>
      <w:bookmarkEnd w:id="14"/>
      <w:r>
        <w:t>Figure 3.2: Location of the SONAR site in the lower Dungeness River in 2018 (white) and 2019-2023 (striped).</w:t>
      </w:r>
    </w:p>
    <w:p w14:paraId="662E6533" w14:textId="77777777" w:rsidR="00BC5EF3" w:rsidRDefault="00FB65A4" w:rsidP="00A31936">
      <w:pPr>
        <w:jc w:val="center"/>
      </w:pPr>
      <w:r>
        <w:rPr>
          <w:noProof/>
        </w:rPr>
        <w:drawing>
          <wp:inline distT="0" distB="0" distL="0" distR="0" wp14:anchorId="662E6ACE" wp14:editId="662E6ACF">
            <wp:extent cx="3665912" cy="2747356"/>
            <wp:effectExtent l="0" t="0" r="0" b="0"/>
            <wp:docPr id="32" name="Picture" descr="Figure 3.3: SONAR unit deployment via a pole mount and ladder system in the Dungeness River in 2018."/>
            <wp:cNvGraphicFramePr/>
            <a:graphic xmlns:a="http://schemas.openxmlformats.org/drawingml/2006/main">
              <a:graphicData uri="http://schemas.openxmlformats.org/drawingml/2006/picture">
                <pic:pic xmlns:pic="http://schemas.openxmlformats.org/drawingml/2006/picture">
                  <pic:nvPicPr>
                    <pic:cNvPr id="33" name="Picture" descr="../images/setup_2018.jpg"/>
                    <pic:cNvPicPr>
                      <a:picLocks noChangeAspect="1" noChangeArrowheads="1"/>
                    </pic:cNvPicPr>
                  </pic:nvPicPr>
                  <pic:blipFill>
                    <a:blip r:embed="rId15"/>
                    <a:stretch>
                      <a:fillRect/>
                    </a:stretch>
                  </pic:blipFill>
                  <pic:spPr bwMode="auto">
                    <a:xfrm>
                      <a:off x="0" y="0"/>
                      <a:ext cx="3665912" cy="2747356"/>
                    </a:xfrm>
                    <a:prstGeom prst="rect">
                      <a:avLst/>
                    </a:prstGeom>
                    <a:noFill/>
                    <a:ln w="9525">
                      <a:noFill/>
                      <a:headEnd/>
                      <a:tailEnd/>
                    </a:ln>
                  </pic:spPr>
                </pic:pic>
              </a:graphicData>
            </a:graphic>
          </wp:inline>
        </w:drawing>
      </w:r>
    </w:p>
    <w:p w14:paraId="662E6534" w14:textId="77777777" w:rsidR="00BC5EF3" w:rsidRDefault="00FB65A4">
      <w:bookmarkStart w:id="15" w:name="fig:setup-2018"/>
      <w:bookmarkEnd w:id="15"/>
      <w:r>
        <w:t>Figure 3.3: SONAR unit deployment via a pole mount and ladder system in the Dungeness River in 2018.</w:t>
      </w:r>
    </w:p>
    <w:p w14:paraId="662E6535" w14:textId="77777777" w:rsidR="00BC5EF3" w:rsidRDefault="00FB65A4">
      <w:r>
        <w:lastRenderedPageBreak/>
        <w:t>Midway through the 2019 season the SONAR unit was mounted on a semi-permanent platform along the hardened west bank, in a spot that is protected and retains adequate depth so that the SONAR unit did not need to be shifted laterally to accommodate changing water levels (Figure 3.4).</w:t>
      </w:r>
    </w:p>
    <w:p w14:paraId="662E6536" w14:textId="77777777" w:rsidR="00BC5EF3" w:rsidRDefault="00FB65A4">
      <w:r>
        <w:t>In all years, a picket weir was constructed approximately 1 meter upstream of the SONAR unit from the bank, extending out to approximately 1 meter past the SONAR, to deflect debris (Figure 3.4). A second picket weir was constructed approximately 1 meter downstream of the SONAR unit to direct migrating fish out in front of the unit.</w:t>
      </w:r>
    </w:p>
    <w:p w14:paraId="662E6537" w14:textId="77777777" w:rsidR="00BC5EF3" w:rsidRDefault="00FB65A4" w:rsidP="00A31936">
      <w:pPr>
        <w:jc w:val="center"/>
      </w:pPr>
      <w:r>
        <w:rPr>
          <w:noProof/>
        </w:rPr>
        <w:drawing>
          <wp:inline distT="0" distB="0" distL="0" distR="0" wp14:anchorId="662E6AD0" wp14:editId="662E6AD1">
            <wp:extent cx="4085705" cy="3063240"/>
            <wp:effectExtent l="0" t="0" r="0" b="0"/>
            <wp:docPr id="36" name="Picture" descr="Figure 3.4: SONAR unit deployment via a pole mount and platform in the Dungeness River in 2020. Picket weir is the upstream picket weir."/>
            <wp:cNvGraphicFramePr/>
            <a:graphic xmlns:a="http://schemas.openxmlformats.org/drawingml/2006/main">
              <a:graphicData uri="http://schemas.openxmlformats.org/drawingml/2006/picture">
                <pic:pic xmlns:pic="http://schemas.openxmlformats.org/drawingml/2006/picture">
                  <pic:nvPicPr>
                    <pic:cNvPr id="37" name="Picture" descr="../images/setup_2019.jpg"/>
                    <pic:cNvPicPr>
                      <a:picLocks noChangeAspect="1" noChangeArrowheads="1"/>
                    </pic:cNvPicPr>
                  </pic:nvPicPr>
                  <pic:blipFill>
                    <a:blip r:embed="rId16"/>
                    <a:stretch>
                      <a:fillRect/>
                    </a:stretch>
                  </pic:blipFill>
                  <pic:spPr bwMode="auto">
                    <a:xfrm>
                      <a:off x="0" y="0"/>
                      <a:ext cx="4085705" cy="3063240"/>
                    </a:xfrm>
                    <a:prstGeom prst="rect">
                      <a:avLst/>
                    </a:prstGeom>
                    <a:noFill/>
                    <a:ln w="9525">
                      <a:noFill/>
                      <a:headEnd/>
                      <a:tailEnd/>
                    </a:ln>
                  </pic:spPr>
                </pic:pic>
              </a:graphicData>
            </a:graphic>
          </wp:inline>
        </w:drawing>
      </w:r>
    </w:p>
    <w:p w14:paraId="662E6538" w14:textId="77777777" w:rsidR="00BC5EF3" w:rsidRDefault="00FB65A4">
      <w:bookmarkStart w:id="16" w:name="fig:setup-2019"/>
      <w:bookmarkEnd w:id="16"/>
      <w:r>
        <w:t>Figure 3.4: SONAR unit deployment via a pole mount and platform in the Dungeness River in 2020. Picket weir is the upstream picket weir.</w:t>
      </w:r>
    </w:p>
    <w:p w14:paraId="662E6539" w14:textId="77777777" w:rsidR="00BC5EF3" w:rsidRDefault="00FB65A4">
      <w:r>
        <w:t>The SONAR was operated from early February or early March through late June or mid- to late July each year (Table 3.1, Figure 3.5). Other than a 22-day suspension in 2020 due to COVID-19 protocols, there were few outages and gaps in data collection (Table 3.1, Figure 3.5). SONAR imagery was reviewed for steelhead passage from the first day of operation through at least June 20th in each year.</w:t>
      </w:r>
    </w:p>
    <w:p w14:paraId="662E653A" w14:textId="77777777" w:rsidR="00BC5EF3" w:rsidRDefault="00FB65A4">
      <w:bookmarkStart w:id="17" w:name="tab:op-dates"/>
      <w:bookmarkEnd w:id="17"/>
      <w:r>
        <w:t>Table 3.1: SONAR operational dates on the Dungeness River, 2018 - 2023.</w:t>
      </w:r>
    </w:p>
    <w:tbl>
      <w:tblPr>
        <w:tblStyle w:val="Table-WDFW"/>
        <w:tblW w:w="0" w:type="auto"/>
        <w:jc w:val="center"/>
        <w:tblLook w:val="0020" w:firstRow="1" w:lastRow="0" w:firstColumn="0" w:lastColumn="0" w:noHBand="0" w:noVBand="0"/>
        <w:tblCaption w:val="Table 3.1: SONAR operational dates on the Dungeness River, 2018 - 2023."/>
      </w:tblPr>
      <w:tblGrid>
        <w:gridCol w:w="714"/>
        <w:gridCol w:w="1184"/>
        <w:gridCol w:w="1152"/>
      </w:tblGrid>
      <w:tr w:rsidR="00BC5EF3" w14:paraId="662E653E" w14:textId="77777777" w:rsidTr="00A3193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62E653B" w14:textId="77777777" w:rsidR="00BC5EF3" w:rsidRDefault="00FB65A4">
            <w:pPr>
              <w:jc w:val="right"/>
            </w:pPr>
            <w:r>
              <w:t>Year</w:t>
            </w:r>
          </w:p>
        </w:tc>
        <w:tc>
          <w:tcPr>
            <w:tcW w:w="0" w:type="auto"/>
          </w:tcPr>
          <w:p w14:paraId="662E653C" w14:textId="77777777" w:rsidR="00BC5EF3" w:rsidRDefault="00FB65A4">
            <w:r>
              <w:t>First Date</w:t>
            </w:r>
          </w:p>
        </w:tc>
        <w:tc>
          <w:tcPr>
            <w:tcW w:w="0" w:type="auto"/>
          </w:tcPr>
          <w:p w14:paraId="662E653D" w14:textId="77777777" w:rsidR="00BC5EF3" w:rsidRDefault="00FB65A4">
            <w:r>
              <w:t>Last Date</w:t>
            </w:r>
          </w:p>
        </w:tc>
      </w:tr>
      <w:tr w:rsidR="00BC5EF3" w14:paraId="662E6542"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53F" w14:textId="77777777" w:rsidR="00BC5EF3" w:rsidRDefault="00FB65A4">
            <w:pPr>
              <w:jc w:val="right"/>
            </w:pPr>
            <w:r>
              <w:t>2018</w:t>
            </w:r>
          </w:p>
        </w:tc>
        <w:tc>
          <w:tcPr>
            <w:tcW w:w="0" w:type="auto"/>
          </w:tcPr>
          <w:p w14:paraId="662E6540" w14:textId="77777777" w:rsidR="00BC5EF3" w:rsidRDefault="00FB65A4">
            <w:r>
              <w:t>Feb 28</w:t>
            </w:r>
          </w:p>
        </w:tc>
        <w:tc>
          <w:tcPr>
            <w:tcW w:w="0" w:type="auto"/>
          </w:tcPr>
          <w:p w14:paraId="662E6541" w14:textId="77777777" w:rsidR="00BC5EF3" w:rsidRDefault="00FB65A4">
            <w:r>
              <w:t>Jul 03</w:t>
            </w:r>
          </w:p>
        </w:tc>
      </w:tr>
      <w:tr w:rsidR="00BC5EF3" w14:paraId="662E6546"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543" w14:textId="77777777" w:rsidR="00BC5EF3" w:rsidRDefault="00FB65A4">
            <w:pPr>
              <w:jc w:val="right"/>
            </w:pPr>
            <w:r>
              <w:t>2019</w:t>
            </w:r>
          </w:p>
        </w:tc>
        <w:tc>
          <w:tcPr>
            <w:tcW w:w="0" w:type="auto"/>
          </w:tcPr>
          <w:p w14:paraId="662E6544" w14:textId="77777777" w:rsidR="00BC5EF3" w:rsidRDefault="00FB65A4">
            <w:r>
              <w:t>Mar 05</w:t>
            </w:r>
          </w:p>
        </w:tc>
        <w:tc>
          <w:tcPr>
            <w:tcW w:w="0" w:type="auto"/>
          </w:tcPr>
          <w:p w14:paraId="662E6545" w14:textId="77777777" w:rsidR="00BC5EF3" w:rsidRDefault="00FB65A4">
            <w:r>
              <w:t>Jul 17</w:t>
            </w:r>
          </w:p>
        </w:tc>
      </w:tr>
      <w:tr w:rsidR="00BC5EF3" w14:paraId="662E654A"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547" w14:textId="77777777" w:rsidR="00BC5EF3" w:rsidRDefault="00FB65A4">
            <w:pPr>
              <w:jc w:val="right"/>
            </w:pPr>
            <w:r>
              <w:t>2020</w:t>
            </w:r>
          </w:p>
        </w:tc>
        <w:tc>
          <w:tcPr>
            <w:tcW w:w="0" w:type="auto"/>
          </w:tcPr>
          <w:p w14:paraId="662E6548" w14:textId="77777777" w:rsidR="00BC5EF3" w:rsidRDefault="00FB65A4">
            <w:r>
              <w:t>Feb 13</w:t>
            </w:r>
          </w:p>
        </w:tc>
        <w:tc>
          <w:tcPr>
            <w:tcW w:w="0" w:type="auto"/>
          </w:tcPr>
          <w:p w14:paraId="662E6549" w14:textId="77777777" w:rsidR="00BC5EF3" w:rsidRDefault="00FB65A4">
            <w:r>
              <w:t>Jul 26</w:t>
            </w:r>
          </w:p>
        </w:tc>
      </w:tr>
      <w:tr w:rsidR="00BC5EF3" w14:paraId="662E654E"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54B" w14:textId="77777777" w:rsidR="00BC5EF3" w:rsidRDefault="00FB65A4">
            <w:pPr>
              <w:jc w:val="right"/>
            </w:pPr>
            <w:r>
              <w:t>2021</w:t>
            </w:r>
          </w:p>
        </w:tc>
        <w:tc>
          <w:tcPr>
            <w:tcW w:w="0" w:type="auto"/>
          </w:tcPr>
          <w:p w14:paraId="662E654C" w14:textId="77777777" w:rsidR="00BC5EF3" w:rsidRDefault="00FB65A4">
            <w:r>
              <w:t>Feb 01</w:t>
            </w:r>
          </w:p>
        </w:tc>
        <w:tc>
          <w:tcPr>
            <w:tcW w:w="0" w:type="auto"/>
          </w:tcPr>
          <w:p w14:paraId="662E654D" w14:textId="77777777" w:rsidR="00BC5EF3" w:rsidRDefault="00FB65A4">
            <w:r>
              <w:t>Jun 22</w:t>
            </w:r>
          </w:p>
        </w:tc>
      </w:tr>
      <w:tr w:rsidR="00BC5EF3" w14:paraId="662E6552"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54F" w14:textId="77777777" w:rsidR="00BC5EF3" w:rsidRDefault="00FB65A4">
            <w:pPr>
              <w:jc w:val="right"/>
            </w:pPr>
            <w:r>
              <w:t>2022</w:t>
            </w:r>
          </w:p>
        </w:tc>
        <w:tc>
          <w:tcPr>
            <w:tcW w:w="0" w:type="auto"/>
          </w:tcPr>
          <w:p w14:paraId="662E6550" w14:textId="77777777" w:rsidR="00BC5EF3" w:rsidRDefault="00FB65A4">
            <w:r>
              <w:t>Feb 09</w:t>
            </w:r>
          </w:p>
        </w:tc>
        <w:tc>
          <w:tcPr>
            <w:tcW w:w="0" w:type="auto"/>
          </w:tcPr>
          <w:p w14:paraId="662E6551" w14:textId="77777777" w:rsidR="00BC5EF3" w:rsidRDefault="00FB65A4">
            <w:r>
              <w:t>Jun 25</w:t>
            </w:r>
          </w:p>
        </w:tc>
      </w:tr>
      <w:tr w:rsidR="00BC5EF3" w14:paraId="662E6556"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553" w14:textId="77777777" w:rsidR="00BC5EF3" w:rsidRDefault="00FB65A4">
            <w:pPr>
              <w:jc w:val="right"/>
            </w:pPr>
            <w:r>
              <w:t>2023</w:t>
            </w:r>
          </w:p>
        </w:tc>
        <w:tc>
          <w:tcPr>
            <w:tcW w:w="0" w:type="auto"/>
          </w:tcPr>
          <w:p w14:paraId="662E6554" w14:textId="77777777" w:rsidR="00BC5EF3" w:rsidRDefault="00FB65A4">
            <w:r>
              <w:t>Feb 07</w:t>
            </w:r>
          </w:p>
        </w:tc>
        <w:tc>
          <w:tcPr>
            <w:tcW w:w="0" w:type="auto"/>
          </w:tcPr>
          <w:p w14:paraId="662E6555" w14:textId="77777777" w:rsidR="00BC5EF3" w:rsidRDefault="00FB65A4">
            <w:r>
              <w:t>Jun 20</w:t>
            </w:r>
          </w:p>
        </w:tc>
      </w:tr>
    </w:tbl>
    <w:p w14:paraId="662E6557" w14:textId="77777777" w:rsidR="00BC5EF3" w:rsidRDefault="00FB65A4" w:rsidP="00A31936">
      <w:pPr>
        <w:jc w:val="center"/>
      </w:pPr>
      <w:r>
        <w:rPr>
          <w:noProof/>
        </w:rPr>
        <w:lastRenderedPageBreak/>
        <w:drawing>
          <wp:inline distT="0" distB="0" distL="0" distR="0" wp14:anchorId="662E6AD2" wp14:editId="662E6AD3">
            <wp:extent cx="5943600" cy="3226525"/>
            <wp:effectExtent l="0" t="0" r="0" b="0"/>
            <wp:docPr id="41" name="Picture" descr="Figure 3.5: Plot of when SONAR was operational (purple) and not (yellow), from February 1 through July 31 each year."/>
            <wp:cNvGraphicFramePr/>
            <a:graphic xmlns:a="http://schemas.openxmlformats.org/drawingml/2006/main">
              <a:graphicData uri="http://schemas.openxmlformats.org/drawingml/2006/picture">
                <pic:pic xmlns:pic="http://schemas.openxmlformats.org/drawingml/2006/picture">
                  <pic:nvPicPr>
                    <pic:cNvPr id="42" name="Picture" descr="../figures/op-fig-1.png"/>
                    <pic:cNvPicPr>
                      <a:picLocks noChangeAspect="1" noChangeArrowheads="1"/>
                    </pic:cNvPicPr>
                  </pic:nvPicPr>
                  <pic:blipFill>
                    <a:blip r:embed="rId17"/>
                    <a:stretch>
                      <a:fillRect/>
                    </a:stretch>
                  </pic:blipFill>
                  <pic:spPr bwMode="auto">
                    <a:xfrm>
                      <a:off x="0" y="0"/>
                      <a:ext cx="5943600" cy="3226525"/>
                    </a:xfrm>
                    <a:prstGeom prst="rect">
                      <a:avLst/>
                    </a:prstGeom>
                    <a:noFill/>
                    <a:ln w="9525">
                      <a:noFill/>
                      <a:headEnd/>
                      <a:tailEnd/>
                    </a:ln>
                  </pic:spPr>
                </pic:pic>
              </a:graphicData>
            </a:graphic>
          </wp:inline>
        </w:drawing>
      </w:r>
    </w:p>
    <w:p w14:paraId="662E6558" w14:textId="77777777" w:rsidR="00BC5EF3" w:rsidRDefault="00FB65A4">
      <w:bookmarkStart w:id="18" w:name="fig:op-fig"/>
      <w:bookmarkEnd w:id="18"/>
      <w:r>
        <w:t>Figure 3.5: Plot of when SONAR was operational (purple) and not (yellow), from February 1 through July 31 each year.</w:t>
      </w:r>
    </w:p>
    <w:p w14:paraId="662E6559" w14:textId="77777777" w:rsidR="00BC5EF3" w:rsidRDefault="00FB65A4" w:rsidP="00A31936">
      <w:pPr>
        <w:jc w:val="center"/>
      </w:pPr>
      <w:r>
        <w:rPr>
          <w:noProof/>
        </w:rPr>
        <w:drawing>
          <wp:inline distT="0" distB="0" distL="0" distR="0" wp14:anchorId="662E6AD4" wp14:editId="662E6AD5">
            <wp:extent cx="5943600" cy="3226525"/>
            <wp:effectExtent l="0" t="0" r="0" b="0"/>
            <wp:docPr id="45" name="Picture" descr="Figure 3.6: Plot of when SONAR was reviewed (purple) and not (yellow), from February 1 through July 31 each year."/>
            <wp:cNvGraphicFramePr/>
            <a:graphic xmlns:a="http://schemas.openxmlformats.org/drawingml/2006/main">
              <a:graphicData uri="http://schemas.openxmlformats.org/drawingml/2006/picture">
                <pic:pic xmlns:pic="http://schemas.openxmlformats.org/drawingml/2006/picture">
                  <pic:nvPicPr>
                    <pic:cNvPr id="46" name="Picture" descr="../figures/review-fig-1.png"/>
                    <pic:cNvPicPr>
                      <a:picLocks noChangeAspect="1" noChangeArrowheads="1"/>
                    </pic:cNvPicPr>
                  </pic:nvPicPr>
                  <pic:blipFill>
                    <a:blip r:embed="rId18"/>
                    <a:stretch>
                      <a:fillRect/>
                    </a:stretch>
                  </pic:blipFill>
                  <pic:spPr bwMode="auto">
                    <a:xfrm>
                      <a:off x="0" y="0"/>
                      <a:ext cx="5943600" cy="3226525"/>
                    </a:xfrm>
                    <a:prstGeom prst="rect">
                      <a:avLst/>
                    </a:prstGeom>
                    <a:noFill/>
                    <a:ln w="9525">
                      <a:noFill/>
                      <a:headEnd/>
                      <a:tailEnd/>
                    </a:ln>
                  </pic:spPr>
                </pic:pic>
              </a:graphicData>
            </a:graphic>
          </wp:inline>
        </w:drawing>
      </w:r>
    </w:p>
    <w:p w14:paraId="662E655A" w14:textId="77777777" w:rsidR="00BC5EF3" w:rsidRDefault="00FB65A4">
      <w:bookmarkStart w:id="19" w:name="fig:review-fig"/>
      <w:bookmarkEnd w:id="19"/>
      <w:r>
        <w:t>Figure 3.6: Plot of when SONAR was reviewed (purple) and not (yellow), from February 1 through July 31 each year.</w:t>
      </w:r>
    </w:p>
    <w:p w14:paraId="221DAF41" w14:textId="77777777" w:rsidR="00FB65A4" w:rsidRDefault="00FB65A4">
      <w:pPr>
        <w:rPr>
          <w:b/>
          <w:bCs/>
          <w:sz w:val="32"/>
          <w:szCs w:val="28"/>
        </w:rPr>
      </w:pPr>
      <w:bookmarkStart w:id="20" w:name="_Toc172300348"/>
      <w:bookmarkStart w:id="21" w:name="data-processing"/>
      <w:bookmarkEnd w:id="12"/>
      <w:r>
        <w:br w:type="page"/>
      </w:r>
    </w:p>
    <w:p w14:paraId="662E655B" w14:textId="2813FEAB" w:rsidR="00BC5EF3" w:rsidRDefault="00FB65A4">
      <w:pPr>
        <w:pStyle w:val="Heading2"/>
      </w:pPr>
      <w:r>
        <w:lastRenderedPageBreak/>
        <w:t>3.2</w:t>
      </w:r>
      <w:r>
        <w:tab/>
        <w:t>Data Processing</w:t>
      </w:r>
      <w:bookmarkEnd w:id="20"/>
    </w:p>
    <w:p w14:paraId="662E655C" w14:textId="77777777" w:rsidR="00BC5EF3" w:rsidRDefault="00FB65A4">
      <w:r>
        <w:t>In 2018 we reviewed both 30-minute files in each hour, for a total of 48 files per 24-hour period. Data review for 2018 was time-consuming and onerous due to the number of fish milling in front of the SONAR, and we were only able to review 29% of the recorded SONAR imagery over the season (Table 3.2). Because of the immense quantity of SONAR files, and the amount of time it took to process and review each 30-minute file, in 2019 we initiated a subsampling design to enable the project team to review portions of nearly every day in the entire period of steelhead passage. In 2019 - 2023 the first 30 minutes of each hour were processed and reviewed for fish migration, while a subset of days was fully reviewed (60 minutes of each hour) as time allowed. Another subset of days was double, or triple, reviewed to compare fish counts and lengths among each year’s two or three data reviewers. Table 3.2 shows what percentage of the total hours were reviewed each year (from February 1 - June 15), and what percentage of that period the SONAR was operating and collecting data.</w:t>
      </w:r>
    </w:p>
    <w:p w14:paraId="662E655D" w14:textId="77777777" w:rsidR="00BC5EF3" w:rsidRDefault="00FB65A4">
      <w:bookmarkStart w:id="22" w:name="tab:pct-ops"/>
      <w:bookmarkEnd w:id="22"/>
      <w:r>
        <w:t>Table 3.2: The percentage of time between February and mid-June that the SONAR was operational, and how much of the total time was reviewed, 2018 - 2023.</w:t>
      </w:r>
    </w:p>
    <w:tbl>
      <w:tblPr>
        <w:tblStyle w:val="Table-WDFW"/>
        <w:tblW w:w="0" w:type="auto"/>
        <w:jc w:val="center"/>
        <w:tblLook w:val="0020" w:firstRow="1" w:lastRow="0" w:firstColumn="0" w:lastColumn="0" w:noHBand="0" w:noVBand="0"/>
        <w:tblCaption w:val="Table 3.2: The percentage of time between February and mid-June that the SONAR was operational, and how much of the total time was reviewed, 2018 - 2023."/>
      </w:tblPr>
      <w:tblGrid>
        <w:gridCol w:w="714"/>
        <w:gridCol w:w="1101"/>
        <w:gridCol w:w="1069"/>
        <w:gridCol w:w="1731"/>
        <w:gridCol w:w="1534"/>
      </w:tblGrid>
      <w:tr w:rsidR="00BC5EF3" w14:paraId="662E6563" w14:textId="77777777" w:rsidTr="00A3193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62E655E" w14:textId="77777777" w:rsidR="00BC5EF3" w:rsidRDefault="00FB65A4">
            <w:r>
              <w:t>Year</w:t>
            </w:r>
          </w:p>
        </w:tc>
        <w:tc>
          <w:tcPr>
            <w:tcW w:w="0" w:type="auto"/>
          </w:tcPr>
          <w:p w14:paraId="662E655F" w14:textId="77777777" w:rsidR="00BC5EF3" w:rsidRDefault="00FB65A4">
            <w:r>
              <w:t>First Day</w:t>
            </w:r>
          </w:p>
        </w:tc>
        <w:tc>
          <w:tcPr>
            <w:tcW w:w="0" w:type="auto"/>
          </w:tcPr>
          <w:p w14:paraId="662E6560" w14:textId="77777777" w:rsidR="00BC5EF3" w:rsidRDefault="00FB65A4">
            <w:r>
              <w:t>Last Day</w:t>
            </w:r>
          </w:p>
        </w:tc>
        <w:tc>
          <w:tcPr>
            <w:tcW w:w="0" w:type="auto"/>
          </w:tcPr>
          <w:p w14:paraId="662E6561" w14:textId="77777777" w:rsidR="00BC5EF3" w:rsidRDefault="00FB65A4">
            <w:r>
              <w:t>Pct Operational</w:t>
            </w:r>
          </w:p>
        </w:tc>
        <w:tc>
          <w:tcPr>
            <w:tcW w:w="0" w:type="auto"/>
          </w:tcPr>
          <w:p w14:paraId="662E6562" w14:textId="77777777" w:rsidR="00BC5EF3" w:rsidRDefault="00FB65A4">
            <w:r>
              <w:t>Pct Reviewed</w:t>
            </w:r>
          </w:p>
        </w:tc>
      </w:tr>
      <w:tr w:rsidR="00BC5EF3" w14:paraId="662E6569"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564" w14:textId="77777777" w:rsidR="00BC5EF3" w:rsidRDefault="00FB65A4">
            <w:r>
              <w:t>2018</w:t>
            </w:r>
          </w:p>
        </w:tc>
        <w:tc>
          <w:tcPr>
            <w:tcW w:w="0" w:type="auto"/>
          </w:tcPr>
          <w:p w14:paraId="662E6565" w14:textId="77777777" w:rsidR="00BC5EF3" w:rsidRDefault="00FB65A4">
            <w:r>
              <w:t>Feb 01</w:t>
            </w:r>
          </w:p>
        </w:tc>
        <w:tc>
          <w:tcPr>
            <w:tcW w:w="0" w:type="auto"/>
          </w:tcPr>
          <w:p w14:paraId="662E6566" w14:textId="77777777" w:rsidR="00BC5EF3" w:rsidRDefault="00FB65A4">
            <w:r>
              <w:t>Jun 15</w:t>
            </w:r>
          </w:p>
        </w:tc>
        <w:tc>
          <w:tcPr>
            <w:tcW w:w="0" w:type="auto"/>
          </w:tcPr>
          <w:p w14:paraId="662E6567" w14:textId="77777777" w:rsidR="00BC5EF3" w:rsidRDefault="00FB65A4">
            <w:r>
              <w:t>72.7%</w:t>
            </w:r>
          </w:p>
        </w:tc>
        <w:tc>
          <w:tcPr>
            <w:tcW w:w="0" w:type="auto"/>
          </w:tcPr>
          <w:p w14:paraId="662E6568" w14:textId="77777777" w:rsidR="00BC5EF3" w:rsidRDefault="00FB65A4">
            <w:r>
              <w:t>28.8%</w:t>
            </w:r>
          </w:p>
        </w:tc>
      </w:tr>
      <w:tr w:rsidR="00BC5EF3" w14:paraId="662E656F"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56A" w14:textId="77777777" w:rsidR="00BC5EF3" w:rsidRDefault="00FB65A4">
            <w:r>
              <w:t>2019</w:t>
            </w:r>
          </w:p>
        </w:tc>
        <w:tc>
          <w:tcPr>
            <w:tcW w:w="0" w:type="auto"/>
          </w:tcPr>
          <w:p w14:paraId="662E656B" w14:textId="77777777" w:rsidR="00BC5EF3" w:rsidRDefault="00FB65A4">
            <w:r>
              <w:t>Feb 01</w:t>
            </w:r>
          </w:p>
        </w:tc>
        <w:tc>
          <w:tcPr>
            <w:tcW w:w="0" w:type="auto"/>
          </w:tcPr>
          <w:p w14:paraId="662E656C" w14:textId="77777777" w:rsidR="00BC5EF3" w:rsidRDefault="00FB65A4">
            <w:r>
              <w:t>Jun 15</w:t>
            </w:r>
          </w:p>
        </w:tc>
        <w:tc>
          <w:tcPr>
            <w:tcW w:w="0" w:type="auto"/>
          </w:tcPr>
          <w:p w14:paraId="662E656D" w14:textId="77777777" w:rsidR="00BC5EF3" w:rsidRDefault="00FB65A4">
            <w:r>
              <w:t>74.8%</w:t>
            </w:r>
          </w:p>
        </w:tc>
        <w:tc>
          <w:tcPr>
            <w:tcW w:w="0" w:type="auto"/>
          </w:tcPr>
          <w:p w14:paraId="662E656E" w14:textId="77777777" w:rsidR="00BC5EF3" w:rsidRDefault="00FB65A4">
            <w:r>
              <w:t>42.0%</w:t>
            </w:r>
          </w:p>
        </w:tc>
      </w:tr>
      <w:tr w:rsidR="00BC5EF3" w14:paraId="662E6575"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570" w14:textId="77777777" w:rsidR="00BC5EF3" w:rsidRDefault="00FB65A4">
            <w:r>
              <w:t>2020</w:t>
            </w:r>
          </w:p>
        </w:tc>
        <w:tc>
          <w:tcPr>
            <w:tcW w:w="0" w:type="auto"/>
          </w:tcPr>
          <w:p w14:paraId="662E6571" w14:textId="77777777" w:rsidR="00BC5EF3" w:rsidRDefault="00FB65A4">
            <w:r>
              <w:t>Feb 01</w:t>
            </w:r>
          </w:p>
        </w:tc>
        <w:tc>
          <w:tcPr>
            <w:tcW w:w="0" w:type="auto"/>
          </w:tcPr>
          <w:p w14:paraId="662E6572" w14:textId="77777777" w:rsidR="00BC5EF3" w:rsidRDefault="00FB65A4">
            <w:r>
              <w:t>Jun 15</w:t>
            </w:r>
          </w:p>
        </w:tc>
        <w:tc>
          <w:tcPr>
            <w:tcW w:w="0" w:type="auto"/>
          </w:tcPr>
          <w:p w14:paraId="662E6573" w14:textId="77777777" w:rsidR="00BC5EF3" w:rsidRDefault="00FB65A4">
            <w:r>
              <w:t>62.6%</w:t>
            </w:r>
          </w:p>
        </w:tc>
        <w:tc>
          <w:tcPr>
            <w:tcW w:w="0" w:type="auto"/>
          </w:tcPr>
          <w:p w14:paraId="662E6574" w14:textId="77777777" w:rsidR="00BC5EF3" w:rsidRDefault="00FB65A4">
            <w:r>
              <w:t>38.4%</w:t>
            </w:r>
          </w:p>
        </w:tc>
      </w:tr>
      <w:tr w:rsidR="00BC5EF3" w14:paraId="662E657B"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576" w14:textId="77777777" w:rsidR="00BC5EF3" w:rsidRDefault="00FB65A4">
            <w:r>
              <w:t>2021</w:t>
            </w:r>
          </w:p>
        </w:tc>
        <w:tc>
          <w:tcPr>
            <w:tcW w:w="0" w:type="auto"/>
          </w:tcPr>
          <w:p w14:paraId="662E6577" w14:textId="77777777" w:rsidR="00BC5EF3" w:rsidRDefault="00FB65A4">
            <w:r>
              <w:t>Feb 01</w:t>
            </w:r>
          </w:p>
        </w:tc>
        <w:tc>
          <w:tcPr>
            <w:tcW w:w="0" w:type="auto"/>
          </w:tcPr>
          <w:p w14:paraId="662E6578" w14:textId="77777777" w:rsidR="00BC5EF3" w:rsidRDefault="00FB65A4">
            <w:r>
              <w:t>Jun 15</w:t>
            </w:r>
          </w:p>
        </w:tc>
        <w:tc>
          <w:tcPr>
            <w:tcW w:w="0" w:type="auto"/>
          </w:tcPr>
          <w:p w14:paraId="662E6579" w14:textId="77777777" w:rsidR="00BC5EF3" w:rsidRDefault="00FB65A4">
            <w:r>
              <w:t>93.9%</w:t>
            </w:r>
          </w:p>
        </w:tc>
        <w:tc>
          <w:tcPr>
            <w:tcW w:w="0" w:type="auto"/>
          </w:tcPr>
          <w:p w14:paraId="662E657A" w14:textId="77777777" w:rsidR="00BC5EF3" w:rsidRDefault="00FB65A4">
            <w:r>
              <w:t>53.7%</w:t>
            </w:r>
          </w:p>
        </w:tc>
      </w:tr>
      <w:tr w:rsidR="00BC5EF3" w14:paraId="662E658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57C" w14:textId="77777777" w:rsidR="00BC5EF3" w:rsidRDefault="00FB65A4">
            <w:r>
              <w:t>2022</w:t>
            </w:r>
          </w:p>
        </w:tc>
        <w:tc>
          <w:tcPr>
            <w:tcW w:w="0" w:type="auto"/>
          </w:tcPr>
          <w:p w14:paraId="662E657D" w14:textId="77777777" w:rsidR="00BC5EF3" w:rsidRDefault="00FB65A4">
            <w:r>
              <w:t>Feb 01</w:t>
            </w:r>
          </w:p>
        </w:tc>
        <w:tc>
          <w:tcPr>
            <w:tcW w:w="0" w:type="auto"/>
          </w:tcPr>
          <w:p w14:paraId="662E657E" w14:textId="77777777" w:rsidR="00BC5EF3" w:rsidRDefault="00FB65A4">
            <w:r>
              <w:t>Jun 15</w:t>
            </w:r>
          </w:p>
        </w:tc>
        <w:tc>
          <w:tcPr>
            <w:tcW w:w="0" w:type="auto"/>
          </w:tcPr>
          <w:p w14:paraId="662E657F" w14:textId="77777777" w:rsidR="00BC5EF3" w:rsidRDefault="00FB65A4">
            <w:r>
              <w:t>88.4%</w:t>
            </w:r>
          </w:p>
        </w:tc>
        <w:tc>
          <w:tcPr>
            <w:tcW w:w="0" w:type="auto"/>
          </w:tcPr>
          <w:p w14:paraId="662E6580" w14:textId="77777777" w:rsidR="00BC5EF3" w:rsidRDefault="00FB65A4">
            <w:r>
              <w:t>50.5%</w:t>
            </w:r>
          </w:p>
        </w:tc>
      </w:tr>
      <w:tr w:rsidR="00BC5EF3" w14:paraId="662E6587"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582" w14:textId="77777777" w:rsidR="00BC5EF3" w:rsidRDefault="00FB65A4">
            <w:r>
              <w:t>2023</w:t>
            </w:r>
          </w:p>
        </w:tc>
        <w:tc>
          <w:tcPr>
            <w:tcW w:w="0" w:type="auto"/>
          </w:tcPr>
          <w:p w14:paraId="662E6583" w14:textId="77777777" w:rsidR="00BC5EF3" w:rsidRDefault="00FB65A4">
            <w:r>
              <w:t>Feb 01</w:t>
            </w:r>
          </w:p>
        </w:tc>
        <w:tc>
          <w:tcPr>
            <w:tcW w:w="0" w:type="auto"/>
          </w:tcPr>
          <w:p w14:paraId="662E6584" w14:textId="77777777" w:rsidR="00BC5EF3" w:rsidRDefault="00FB65A4">
            <w:r>
              <w:t>Jun 15</w:t>
            </w:r>
          </w:p>
        </w:tc>
        <w:tc>
          <w:tcPr>
            <w:tcW w:w="0" w:type="auto"/>
          </w:tcPr>
          <w:p w14:paraId="662E6585" w14:textId="77777777" w:rsidR="00BC5EF3" w:rsidRDefault="00FB65A4">
            <w:r>
              <w:t>91.0%</w:t>
            </w:r>
          </w:p>
        </w:tc>
        <w:tc>
          <w:tcPr>
            <w:tcW w:w="0" w:type="auto"/>
          </w:tcPr>
          <w:p w14:paraId="662E6586" w14:textId="77777777" w:rsidR="00BC5EF3" w:rsidRDefault="00FB65A4">
            <w:r>
              <w:t>72.8%</w:t>
            </w:r>
          </w:p>
        </w:tc>
      </w:tr>
    </w:tbl>
    <w:p w14:paraId="662E6588" w14:textId="77777777" w:rsidR="00BC5EF3" w:rsidRDefault="00FB65A4">
      <w:r>
        <w:t>Each reviewed imagery file was processed using Sound Metric’s proprietary software ARISFish (v2.6.3 – v2.8.0). First, raw image files were background subtracted, which removed static objects from the image so that only objects in motion are shown. Then, an echogram was created, which transformed the image into a graph of distance (y-axis) and time (x-axis), so that objects in motion appeared as white “tracks.” The echogram enabled the data reviewer to quickly navigate to parts of the image file that contained objects that could be migrating fish. These tracks were then manually viewed alongside the raw image file to determine if the object was a fish to be further investigated.</w:t>
      </w:r>
    </w:p>
    <w:p w14:paraId="662E6589" w14:textId="77777777" w:rsidR="00BC5EF3" w:rsidRDefault="00FB65A4">
      <w:r>
        <w:t>Fish greater or equal to 45 centimeters (cm) were measured, marked, and counted using the ARISFish software. Forty-five cm was determined to be the minimum length of a potential steelhead, based on captures of steelhead during sampling in the Dungeness River 2014, 2015, and 2017 by the Jamestown S’Klallam Tribe (JSK) (unpublished data, C. Burns). Only fish that completely moved through the SONAR beams were counted; fish that nosed in and out or did not completely move from one side of the beams to the other were not counted.</w:t>
      </w:r>
    </w:p>
    <w:p w14:paraId="0D1CA568" w14:textId="77777777" w:rsidR="00FB65A4" w:rsidRDefault="00FB65A4">
      <w:r>
        <w:br w:type="page"/>
      </w:r>
    </w:p>
    <w:p w14:paraId="662E658A" w14:textId="67D90EE0" w:rsidR="00BC5EF3" w:rsidRDefault="00FB65A4">
      <w:r>
        <w:lastRenderedPageBreak/>
        <w:t>For each fish counted the following data were recorded:</w:t>
      </w:r>
    </w:p>
    <w:p w14:paraId="662E658B" w14:textId="77777777" w:rsidR="00BC5EF3" w:rsidRDefault="00FB65A4">
      <w:pPr>
        <w:numPr>
          <w:ilvl w:val="0"/>
          <w:numId w:val="15"/>
        </w:numPr>
      </w:pPr>
      <w:r>
        <w:t>Date</w:t>
      </w:r>
    </w:p>
    <w:p w14:paraId="662E658C" w14:textId="77777777" w:rsidR="00BC5EF3" w:rsidRDefault="00FB65A4">
      <w:pPr>
        <w:numPr>
          <w:ilvl w:val="0"/>
          <w:numId w:val="15"/>
        </w:numPr>
      </w:pPr>
      <w:r>
        <w:t>Hour of the 30-minute image file (e.g., 14:00, 14:30)</w:t>
      </w:r>
    </w:p>
    <w:p w14:paraId="662E658D" w14:textId="77777777" w:rsidR="00BC5EF3" w:rsidRDefault="00FB65A4">
      <w:pPr>
        <w:numPr>
          <w:ilvl w:val="0"/>
          <w:numId w:val="15"/>
        </w:numPr>
      </w:pPr>
      <w:r>
        <w:t>Time</w:t>
      </w:r>
    </w:p>
    <w:p w14:paraId="662E658E" w14:textId="77777777" w:rsidR="00BC5EF3" w:rsidRDefault="00FB65A4">
      <w:pPr>
        <w:numPr>
          <w:ilvl w:val="0"/>
          <w:numId w:val="15"/>
        </w:numPr>
      </w:pPr>
      <w:r>
        <w:t>Frame</w:t>
      </w:r>
    </w:p>
    <w:p w14:paraId="662E658F" w14:textId="77777777" w:rsidR="00BC5EF3" w:rsidRDefault="00FB65A4">
      <w:pPr>
        <w:numPr>
          <w:ilvl w:val="0"/>
          <w:numId w:val="15"/>
        </w:numPr>
      </w:pPr>
      <w:r>
        <w:t>Direction of travel (upstream or downstream)</w:t>
      </w:r>
    </w:p>
    <w:p w14:paraId="662E6590" w14:textId="77777777" w:rsidR="00BC5EF3" w:rsidRDefault="00FB65A4">
      <w:pPr>
        <w:numPr>
          <w:ilvl w:val="0"/>
          <w:numId w:val="15"/>
        </w:numPr>
      </w:pPr>
      <w:r>
        <w:t>Range (distance from the SONAR)</w:t>
      </w:r>
    </w:p>
    <w:p w14:paraId="662E6591" w14:textId="77777777" w:rsidR="00BC5EF3" w:rsidRDefault="00FB65A4">
      <w:pPr>
        <w:numPr>
          <w:ilvl w:val="0"/>
          <w:numId w:val="15"/>
        </w:numPr>
      </w:pPr>
      <w:r>
        <w:t>Length of the fish in cm</w:t>
      </w:r>
    </w:p>
    <w:p w14:paraId="662E6592" w14:textId="77777777" w:rsidR="00BC5EF3" w:rsidRDefault="00FB65A4">
      <w:pPr>
        <w:numPr>
          <w:ilvl w:val="0"/>
          <w:numId w:val="15"/>
        </w:numPr>
      </w:pPr>
      <w:r>
        <w:t xml:space="preserve">Data reviewer confidence (1 = extremely confident that the object counted is a fish </w:t>
      </w:r>
      <m:oMath>
        <m:r>
          <m:rPr>
            <m:sty m:val="p"/>
          </m:rPr>
          <w:rPr>
            <w:rFonts w:ascii="Cambria Math" w:hAnsi="Cambria Math"/>
          </w:rPr>
          <m:t>≥</m:t>
        </m:r>
      </m:oMath>
      <w:r>
        <w:t xml:space="preserve"> 45 cm, 2 = somewhat confident that the object is a fish </w:t>
      </w:r>
      <m:oMath>
        <m:r>
          <m:rPr>
            <m:sty m:val="p"/>
          </m:rPr>
          <w:rPr>
            <w:rFonts w:ascii="Cambria Math" w:hAnsi="Cambria Math"/>
          </w:rPr>
          <m:t>≥</m:t>
        </m:r>
      </m:oMath>
      <w:r>
        <w:t xml:space="preserve"> 45 cm, 3 = object of interest)</w:t>
      </w:r>
    </w:p>
    <w:p w14:paraId="662E6593" w14:textId="77777777" w:rsidR="00BC5EF3" w:rsidRDefault="00FB65A4">
      <w:r>
        <w:t xml:space="preserve">If no fish were observed in the 30-minute image file, a line of data with “NO FISH” was recorded to indicate that the file was reviewed for fish, but no fish </w:t>
      </w:r>
      <m:oMath>
        <m:r>
          <m:rPr>
            <m:sty m:val="p"/>
          </m:rPr>
          <w:rPr>
            <w:rFonts w:ascii="Cambria Math" w:hAnsi="Cambria Math"/>
          </w:rPr>
          <m:t>≥</m:t>
        </m:r>
      </m:oMath>
      <w:r>
        <w:t xml:space="preserve"> 45 cm were present. Counted fish were automatically saved within the image file for later error checking; data were also recorded within an Excel spreadsheet for data summarization and analysis.</w:t>
      </w:r>
    </w:p>
    <w:p w14:paraId="662E6594" w14:textId="77777777" w:rsidR="00BC5EF3" w:rsidRDefault="00FB65A4">
      <w:pPr>
        <w:pStyle w:val="Heading2"/>
      </w:pPr>
      <w:bookmarkStart w:id="23" w:name="_Toc172300349"/>
      <w:bookmarkStart w:id="24" w:name="data-reviewer-comparison"/>
      <w:bookmarkEnd w:id="21"/>
      <w:r>
        <w:t>3.3</w:t>
      </w:r>
      <w:r>
        <w:tab/>
        <w:t>Data Reviewer Comparison</w:t>
      </w:r>
      <w:bookmarkEnd w:id="23"/>
    </w:p>
    <w:p w14:paraId="662E6595" w14:textId="77777777" w:rsidR="00BC5EF3" w:rsidRDefault="00FB65A4">
      <w:r>
        <w:t>In several years (2019 - 2023), a subset of SONAR footage was reviewed by all (two or three) of that years’ observers (Table 3.3). Within that subset of data, we summed the counts of each observer by date and direction before calculating the correlations between counts of different observers using the Pearson correlation coefficient. One observer (initial AS) was an observer every year, while other observers worked for one or two years only. We combined the daily counts across years when computing the correlation between observers. We also computed separate correlations for upstream and downstream counts.</w:t>
      </w:r>
    </w:p>
    <w:p w14:paraId="662E6596" w14:textId="77777777" w:rsidR="00BC5EF3" w:rsidRDefault="00FB65A4">
      <w:r>
        <w:t>To compare length measurements, we attempted to group individual observer detections of the same fish. We did this by first grouping fish detected in the same hour period moving in the same direction. If there was more than one fish detected in that group, we assumed that the relative lengths assigned by each observer corresponded to the same fish (i.e. the smallest observed fish by observer A was also the smallest observed fish by observer B). We then calculated the mean, standard deviation and coefficient of variation (CV) of the length measurements for each fish. Because observer AS was the most experienced, and measured nearly every fish, we also compared other observer length measurements against those by AS and treated the measurements by AS as the benchmark for these comparisons. We summarized those differences with statistics such as mean bias, mean absolute error (MAE), root mean squared error (RMSE) and mean absolute percent error (MAPE).</w:t>
      </w:r>
    </w:p>
    <w:p w14:paraId="662E6597" w14:textId="77777777" w:rsidR="00BC5EF3" w:rsidRDefault="00FB65A4">
      <w:bookmarkStart w:id="25" w:name="tab:obs-rev-tab"/>
      <w:bookmarkEnd w:id="25"/>
      <w:r>
        <w:lastRenderedPageBreak/>
        <w:t>Table 3.3: Number of distinct days, hours and individual fish that were double or triple reviewed each year.</w:t>
      </w:r>
    </w:p>
    <w:tbl>
      <w:tblPr>
        <w:tblStyle w:val="Table-WDFW"/>
        <w:tblW w:w="0" w:type="auto"/>
        <w:jc w:val="center"/>
        <w:tblLook w:val="0020" w:firstRow="1" w:lastRow="0" w:firstColumn="0" w:lastColumn="0" w:noHBand="0" w:noVBand="0"/>
        <w:tblCaption w:val="Table 3.3: Number of distinct days, hours and individual fish that were double or triple reviewed each year."/>
      </w:tblPr>
      <w:tblGrid>
        <w:gridCol w:w="714"/>
        <w:gridCol w:w="910"/>
        <w:gridCol w:w="1011"/>
        <w:gridCol w:w="831"/>
      </w:tblGrid>
      <w:tr w:rsidR="00BC5EF3" w14:paraId="662E659C" w14:textId="77777777" w:rsidTr="00A3193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62E6598" w14:textId="77777777" w:rsidR="00BC5EF3" w:rsidRDefault="00FB65A4">
            <w:pPr>
              <w:jc w:val="right"/>
            </w:pPr>
            <w:r>
              <w:t>Year</w:t>
            </w:r>
          </w:p>
        </w:tc>
        <w:tc>
          <w:tcPr>
            <w:tcW w:w="0" w:type="auto"/>
          </w:tcPr>
          <w:p w14:paraId="662E6599" w14:textId="77777777" w:rsidR="00BC5EF3" w:rsidRDefault="00FB65A4">
            <w:pPr>
              <w:jc w:val="right"/>
            </w:pPr>
            <w:r>
              <w:t>n Days</w:t>
            </w:r>
          </w:p>
        </w:tc>
        <w:tc>
          <w:tcPr>
            <w:tcW w:w="0" w:type="auto"/>
          </w:tcPr>
          <w:p w14:paraId="662E659A" w14:textId="77777777" w:rsidR="00BC5EF3" w:rsidRDefault="00FB65A4">
            <w:pPr>
              <w:jc w:val="right"/>
            </w:pPr>
            <w:r>
              <w:t>n Hours</w:t>
            </w:r>
          </w:p>
        </w:tc>
        <w:tc>
          <w:tcPr>
            <w:tcW w:w="0" w:type="auto"/>
          </w:tcPr>
          <w:p w14:paraId="662E659B" w14:textId="77777777" w:rsidR="00BC5EF3" w:rsidRDefault="00FB65A4">
            <w:pPr>
              <w:jc w:val="right"/>
            </w:pPr>
            <w:r>
              <w:t>n Fish</w:t>
            </w:r>
          </w:p>
        </w:tc>
      </w:tr>
      <w:tr w:rsidR="00BC5EF3" w14:paraId="662E65A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59D" w14:textId="77777777" w:rsidR="00BC5EF3" w:rsidRDefault="00FB65A4">
            <w:pPr>
              <w:jc w:val="right"/>
            </w:pPr>
            <w:r>
              <w:t>2019</w:t>
            </w:r>
          </w:p>
        </w:tc>
        <w:tc>
          <w:tcPr>
            <w:tcW w:w="0" w:type="auto"/>
          </w:tcPr>
          <w:p w14:paraId="662E659E" w14:textId="77777777" w:rsidR="00BC5EF3" w:rsidRDefault="00FB65A4">
            <w:pPr>
              <w:jc w:val="right"/>
            </w:pPr>
            <w:r>
              <w:t>5</w:t>
            </w:r>
          </w:p>
        </w:tc>
        <w:tc>
          <w:tcPr>
            <w:tcW w:w="0" w:type="auto"/>
          </w:tcPr>
          <w:p w14:paraId="662E659F" w14:textId="77777777" w:rsidR="00BC5EF3" w:rsidRDefault="00FB65A4">
            <w:pPr>
              <w:jc w:val="right"/>
            </w:pPr>
            <w:r>
              <w:t>32</w:t>
            </w:r>
          </w:p>
        </w:tc>
        <w:tc>
          <w:tcPr>
            <w:tcW w:w="0" w:type="auto"/>
          </w:tcPr>
          <w:p w14:paraId="662E65A0" w14:textId="77777777" w:rsidR="00BC5EF3" w:rsidRDefault="00FB65A4">
            <w:pPr>
              <w:jc w:val="right"/>
            </w:pPr>
            <w:r>
              <w:t>54</w:t>
            </w:r>
          </w:p>
        </w:tc>
      </w:tr>
      <w:tr w:rsidR="00BC5EF3" w14:paraId="662E65A6"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5A2" w14:textId="77777777" w:rsidR="00BC5EF3" w:rsidRDefault="00FB65A4">
            <w:pPr>
              <w:jc w:val="right"/>
            </w:pPr>
            <w:r>
              <w:t>2020</w:t>
            </w:r>
          </w:p>
        </w:tc>
        <w:tc>
          <w:tcPr>
            <w:tcW w:w="0" w:type="auto"/>
          </w:tcPr>
          <w:p w14:paraId="662E65A3" w14:textId="77777777" w:rsidR="00BC5EF3" w:rsidRDefault="00FB65A4">
            <w:pPr>
              <w:jc w:val="right"/>
            </w:pPr>
            <w:r>
              <w:t>6</w:t>
            </w:r>
          </w:p>
        </w:tc>
        <w:tc>
          <w:tcPr>
            <w:tcW w:w="0" w:type="auto"/>
          </w:tcPr>
          <w:p w14:paraId="662E65A4" w14:textId="77777777" w:rsidR="00BC5EF3" w:rsidRDefault="00FB65A4">
            <w:pPr>
              <w:jc w:val="right"/>
            </w:pPr>
            <w:r>
              <w:t>34</w:t>
            </w:r>
          </w:p>
        </w:tc>
        <w:tc>
          <w:tcPr>
            <w:tcW w:w="0" w:type="auto"/>
          </w:tcPr>
          <w:p w14:paraId="662E65A5" w14:textId="77777777" w:rsidR="00BC5EF3" w:rsidRDefault="00FB65A4">
            <w:pPr>
              <w:jc w:val="right"/>
            </w:pPr>
            <w:r>
              <w:t>51</w:t>
            </w:r>
          </w:p>
        </w:tc>
      </w:tr>
      <w:tr w:rsidR="00BC5EF3" w14:paraId="662E65AB"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5A7" w14:textId="77777777" w:rsidR="00BC5EF3" w:rsidRDefault="00FB65A4">
            <w:pPr>
              <w:jc w:val="right"/>
            </w:pPr>
            <w:r>
              <w:t>2021</w:t>
            </w:r>
          </w:p>
        </w:tc>
        <w:tc>
          <w:tcPr>
            <w:tcW w:w="0" w:type="auto"/>
          </w:tcPr>
          <w:p w14:paraId="662E65A8" w14:textId="77777777" w:rsidR="00BC5EF3" w:rsidRDefault="00FB65A4">
            <w:pPr>
              <w:jc w:val="right"/>
            </w:pPr>
            <w:r>
              <w:t>12</w:t>
            </w:r>
          </w:p>
        </w:tc>
        <w:tc>
          <w:tcPr>
            <w:tcW w:w="0" w:type="auto"/>
          </w:tcPr>
          <w:p w14:paraId="662E65A9" w14:textId="77777777" w:rsidR="00BC5EF3" w:rsidRDefault="00FB65A4">
            <w:pPr>
              <w:jc w:val="right"/>
            </w:pPr>
            <w:r>
              <w:t>65</w:t>
            </w:r>
          </w:p>
        </w:tc>
        <w:tc>
          <w:tcPr>
            <w:tcW w:w="0" w:type="auto"/>
          </w:tcPr>
          <w:p w14:paraId="662E65AA" w14:textId="77777777" w:rsidR="00BC5EF3" w:rsidRDefault="00FB65A4">
            <w:pPr>
              <w:jc w:val="right"/>
            </w:pPr>
            <w:r>
              <w:t>92</w:t>
            </w:r>
          </w:p>
        </w:tc>
      </w:tr>
      <w:tr w:rsidR="00BC5EF3" w14:paraId="662E65B0"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5AC" w14:textId="77777777" w:rsidR="00BC5EF3" w:rsidRDefault="00FB65A4">
            <w:pPr>
              <w:jc w:val="right"/>
            </w:pPr>
            <w:r>
              <w:t>2022</w:t>
            </w:r>
          </w:p>
        </w:tc>
        <w:tc>
          <w:tcPr>
            <w:tcW w:w="0" w:type="auto"/>
          </w:tcPr>
          <w:p w14:paraId="662E65AD" w14:textId="77777777" w:rsidR="00BC5EF3" w:rsidRDefault="00FB65A4">
            <w:pPr>
              <w:jc w:val="right"/>
            </w:pPr>
            <w:r>
              <w:t>14</w:t>
            </w:r>
          </w:p>
        </w:tc>
        <w:tc>
          <w:tcPr>
            <w:tcW w:w="0" w:type="auto"/>
          </w:tcPr>
          <w:p w14:paraId="662E65AE" w14:textId="77777777" w:rsidR="00BC5EF3" w:rsidRDefault="00FB65A4">
            <w:pPr>
              <w:jc w:val="right"/>
            </w:pPr>
            <w:r>
              <w:t>69</w:t>
            </w:r>
          </w:p>
        </w:tc>
        <w:tc>
          <w:tcPr>
            <w:tcW w:w="0" w:type="auto"/>
          </w:tcPr>
          <w:p w14:paraId="662E65AF" w14:textId="77777777" w:rsidR="00BC5EF3" w:rsidRDefault="00FB65A4">
            <w:pPr>
              <w:jc w:val="right"/>
            </w:pPr>
            <w:r>
              <w:t>116</w:t>
            </w:r>
          </w:p>
        </w:tc>
      </w:tr>
      <w:tr w:rsidR="00BC5EF3" w14:paraId="662E65B5"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5B1" w14:textId="77777777" w:rsidR="00BC5EF3" w:rsidRDefault="00FB65A4">
            <w:pPr>
              <w:jc w:val="right"/>
            </w:pPr>
            <w:r>
              <w:t>2023</w:t>
            </w:r>
          </w:p>
        </w:tc>
        <w:tc>
          <w:tcPr>
            <w:tcW w:w="0" w:type="auto"/>
          </w:tcPr>
          <w:p w14:paraId="662E65B2" w14:textId="77777777" w:rsidR="00BC5EF3" w:rsidRDefault="00FB65A4">
            <w:pPr>
              <w:jc w:val="right"/>
            </w:pPr>
            <w:r>
              <w:t>12</w:t>
            </w:r>
          </w:p>
        </w:tc>
        <w:tc>
          <w:tcPr>
            <w:tcW w:w="0" w:type="auto"/>
          </w:tcPr>
          <w:p w14:paraId="662E65B3" w14:textId="77777777" w:rsidR="00BC5EF3" w:rsidRDefault="00FB65A4">
            <w:pPr>
              <w:jc w:val="right"/>
            </w:pPr>
            <w:r>
              <w:t>221</w:t>
            </w:r>
          </w:p>
        </w:tc>
        <w:tc>
          <w:tcPr>
            <w:tcW w:w="0" w:type="auto"/>
          </w:tcPr>
          <w:p w14:paraId="662E65B4" w14:textId="77777777" w:rsidR="00BC5EF3" w:rsidRDefault="00FB65A4">
            <w:pPr>
              <w:jc w:val="right"/>
            </w:pPr>
            <w:r>
              <w:t>773</w:t>
            </w:r>
          </w:p>
        </w:tc>
      </w:tr>
    </w:tbl>
    <w:p w14:paraId="367E6540" w14:textId="77777777" w:rsidR="00FB65A4" w:rsidRDefault="00FB65A4">
      <w:pPr>
        <w:pStyle w:val="Heading2"/>
      </w:pPr>
      <w:bookmarkStart w:id="26" w:name="_Toc172300350"/>
      <w:bookmarkStart w:id="27" w:name="species-composition-sampling"/>
      <w:bookmarkEnd w:id="24"/>
    </w:p>
    <w:p w14:paraId="662E65B6" w14:textId="1F024E31" w:rsidR="00BC5EF3" w:rsidRDefault="00FB65A4">
      <w:pPr>
        <w:pStyle w:val="Heading2"/>
      </w:pPr>
      <w:r>
        <w:t>3.4</w:t>
      </w:r>
      <w:r>
        <w:tab/>
        <w:t>Species Composition Sampling</w:t>
      </w:r>
      <w:bookmarkEnd w:id="26"/>
    </w:p>
    <w:p w14:paraId="662E65B7" w14:textId="77777777" w:rsidR="00BC5EF3" w:rsidRDefault="00FB65A4">
      <w:r>
        <w:t>Species composition sampling was conducted weekly, as river conditions allowed, during the period of SONAR operations in 2021, 2022 and 2023. A fine monofilament gill net 5.5 meters wide by 2.4 meters deep with a 5-cm mesh (10-cm stretch) was drifted through all sampleable habitat in the lower river from RKM 5.3 to RKM 0.8 (2021) or RKM 1.3 (2022 - 2023). In habitat where it wasn’t possible to use a net (e.g., too much wood), hook and line sampling occurred. Encountered fish were removed immediately from the net, sedated in a solution of tricaine methanesulfonate (MS-222), and sampled for species, mark status, length, sex, scales, and DNA. Hatchery-origin steelhead were identified by adipose fin clip. Captured steelhead were assessed for kelt status.</w:t>
      </w:r>
    </w:p>
    <w:p w14:paraId="662E65B8" w14:textId="77777777" w:rsidR="00BC5EF3" w:rsidRDefault="00FB65A4">
      <w:r>
        <w:t>No regular species composition sampling was conducted in 2018, 2019, or 2020. In 2019, three sampling efforts targeting bull trout (</w:t>
      </w:r>
      <w:r>
        <w:rPr>
          <w:i/>
          <w:iCs/>
        </w:rPr>
        <w:t>Salvelinus confluentus</w:t>
      </w:r>
      <w:r>
        <w:t>) were conducted once per week in June at sites throughout the Dungeness and Gray Wolf rivers.</w:t>
      </w:r>
    </w:p>
    <w:p w14:paraId="662E65B9" w14:textId="77777777" w:rsidR="00BC5EF3" w:rsidRDefault="00FB65A4">
      <w:pPr>
        <w:pStyle w:val="Heading2"/>
      </w:pPr>
      <w:bookmarkStart w:id="28" w:name="_Toc172300351"/>
      <w:bookmarkStart w:id="29" w:name="determining-species"/>
      <w:bookmarkEnd w:id="27"/>
      <w:r>
        <w:t>3.5</w:t>
      </w:r>
      <w:r>
        <w:tab/>
        <w:t>Determining Species</w:t>
      </w:r>
      <w:bookmarkEnd w:id="28"/>
    </w:p>
    <w:p w14:paraId="662E65BA" w14:textId="77777777" w:rsidR="00BC5EF3" w:rsidRDefault="00FB65A4">
      <w:r>
        <w:t>Bull trout moved past the SONAR unit as well as steelhead. We needed to parse which fish identified by the SONAR were steelhead, and exclude any bull trout. We modeled the probability of a fish being a steelhead using fork length and the Julian day of capture from the 2021-2023 species composition data, including both natural-origin and hatchery-origin steelhead. Since our primary objective was differentiating steelhead from other fish, we grouped resident rainbow and cutthroat trout (</w:t>
      </w:r>
      <w:r>
        <w:rPr>
          <w:i/>
          <w:iCs/>
        </w:rPr>
        <w:t>Oncorhynchus clarkii</w:t>
      </w:r>
      <w:r>
        <w:t>) with bull trout, and then fit a binomial generalized additive model (GAM) with a logit link, using splines of fork length and Julian day, to predict the probability of a fish being a steelhead.</w:t>
      </w:r>
    </w:p>
    <w:p w14:paraId="662E65BB" w14:textId="77777777" w:rsidR="00BC5EF3" w:rsidRDefault="00FB65A4">
      <w:r>
        <w:t>After fitting this GAM, we predicted the probability of being a steelhead for all fish observed on the SONAR. Any fish with a probability of 50% or greater we assigned as a steelhead.</w:t>
      </w:r>
    </w:p>
    <w:p w14:paraId="662E65BC" w14:textId="77777777" w:rsidR="00BC5EF3" w:rsidRDefault="00FB65A4">
      <w:pPr>
        <w:pStyle w:val="Heading2"/>
      </w:pPr>
      <w:bookmarkStart w:id="30" w:name="_Toc172300352"/>
      <w:bookmarkStart w:id="31" w:name="abundance-estimation"/>
      <w:bookmarkEnd w:id="29"/>
      <w:r>
        <w:t>3.6</w:t>
      </w:r>
      <w:r>
        <w:tab/>
        <w:t>Abundance Estimation</w:t>
      </w:r>
      <w:bookmarkEnd w:id="30"/>
    </w:p>
    <w:p w14:paraId="662E65BD" w14:textId="77777777" w:rsidR="00BC5EF3" w:rsidRDefault="00FB65A4">
      <w:r>
        <w:t xml:space="preserve">Although data was collected for the 2018 run year, the data quality was insufficient to estimate a steelhead abundance for that year. Because we observed frequent milling behavior at the SONAR site, </w:t>
      </w:r>
      <w:r>
        <w:lastRenderedPageBreak/>
        <w:t>upstream and downstream counts were much higher than subsequent years, and only 29% of the season was reviewed (Table 3.2), so we treated 2018 as a pilot year and did not make an escapement estimate.</w:t>
      </w:r>
    </w:p>
    <w:p w14:paraId="662E65BE" w14:textId="77777777" w:rsidR="00BC5EF3" w:rsidRDefault="00FB65A4">
      <w:r>
        <w:t>For 2019 - 2023, SONAR fish targets that had a greater than or equal to 50% probability of being a steelhead, moved completely through the SONAR beams (direction of travel was upstream or downstream), and had a data reviewer confidence of 1 were included in the final steelhead counts and abundance estimate. Based in part on the species composition data, we determined that the steelhead run on the Dungeness is over by mid-June, so we restricted the steelhead season to SONAR observations or predictions between February 1 and June 15.</w:t>
      </w:r>
    </w:p>
    <w:p w14:paraId="662E65BF" w14:textId="77777777" w:rsidR="00BC5EF3" w:rsidRDefault="00FB65A4">
      <w:r>
        <w:t>To fill in the missing data from periods when the SONAR was not operating or the data had not been reviewed, this dataset was fit with a negative binomial generalized additive model (GAM) with a log link function using hour of day, discharge (from USGS gage 12048000 on the Dungeness River, summarized at the hour timescale) and Julian day-of-year as covariates. The GAM include a cubic spline for the hour of day, a thin-plate spline for discharge, and a factor spline for day of year, including an interaction between year and day of year. This GAM was then used to predict the upstream and downstream numbers of steelhead during all missing data periods, from February 1 through June 15 each year. This included all half hours when the SONAR was not operational for the entire 30 min, as well as all half hours that were not reviewed.</w:t>
      </w:r>
    </w:p>
    <w:p w14:paraId="662E65C0" w14:textId="77777777" w:rsidR="00BC5EF3" w:rsidRDefault="00FB65A4">
      <w:r>
        <w:t>To combine the upstream and downstream estimates, we made one simplifying assumption related to kelting behavior similar to the process outlined in Metheny (2012) and Metheny and Duffy (2014). Prior to May 15, we subtracted the total estimate of downstream moving fish from the total estimate of upstream moving fish. This is to prevent fish that are milling (moving upstream, then downstream, then upstream again) from being double counted. After May 15, we ignored downstream moving fish and only estimated upstream moving fish, under the assumption that downstream moving fish were steelhead kelts that had spawned and therefore should not be subtracted from our escapement estimates. Obviously, there may be kelts moving downstream prior to May 15, and there may be milling fish after that date, but our assumption was that the number of downstream moving kelts prior to that date equals the number of downstream milling fish after that date.</w:t>
      </w:r>
    </w:p>
    <w:p w14:paraId="662E65C1" w14:textId="77777777" w:rsidR="00BC5EF3" w:rsidRDefault="00FB65A4">
      <w:pPr>
        <w:pStyle w:val="Heading3"/>
      </w:pPr>
      <w:bookmarkStart w:id="32" w:name="_Toc172300353"/>
      <w:bookmarkStart w:id="33" w:name="comparison-with-redd-based-estimates"/>
      <w:r>
        <w:t>3.6.1</w:t>
      </w:r>
      <w:r>
        <w:tab/>
        <w:t>Comparison with Redd-Based Estimates</w:t>
      </w:r>
      <w:bookmarkEnd w:id="32"/>
    </w:p>
    <w:p w14:paraId="662E65C2" w14:textId="77777777" w:rsidR="00BC5EF3" w:rsidRDefault="00FB65A4">
      <w:r>
        <w:t>The Jamestown S’Klallam Tribe has conducted redd surveys for steelhead on the Dungeness for many years. In most years, rising flows and increased turbidity close the river to surveyors before the end of steelhead spawning season. However, in 2015, conditions allowed for surveys to be completed through the end of the spawning season. For other years, the number of redds surveyed is expanded by the proportion of total redds observed in 2015 up to the date of the last survey in that year. These estimates of total redds are then expanded to spawners by multiplying by a fish / redd constant of 1.62. We compared the SONAR-based estimates of steelhead escapement to the redd-based estimates of steelhead spawners for 2019, 2021, 2022 and 2023. Due to COVID, no redd surveys were conducted in 2020, so no redd-based estimate was available for that year.</w:t>
      </w:r>
    </w:p>
    <w:p w14:paraId="662E65C3" w14:textId="77777777" w:rsidR="00BC5EF3" w:rsidRDefault="00FB65A4">
      <w:pPr>
        <w:pStyle w:val="Heading1"/>
      </w:pPr>
      <w:bookmarkStart w:id="34" w:name="_Toc172300354"/>
      <w:bookmarkStart w:id="35" w:name="results"/>
      <w:bookmarkEnd w:id="10"/>
      <w:bookmarkEnd w:id="31"/>
      <w:bookmarkEnd w:id="33"/>
      <w:r>
        <w:lastRenderedPageBreak/>
        <w:t>4</w:t>
      </w:r>
      <w:r>
        <w:tab/>
        <w:t>Results</w:t>
      </w:r>
      <w:bookmarkEnd w:id="34"/>
    </w:p>
    <w:p w14:paraId="662E65C4" w14:textId="77777777" w:rsidR="00BC5EF3" w:rsidRDefault="00FB65A4">
      <w:pPr>
        <w:pStyle w:val="Heading2"/>
      </w:pPr>
      <w:bookmarkStart w:id="36" w:name="_Toc172300355"/>
      <w:bookmarkStart w:id="37" w:name="data-reviewer-comparison-1"/>
      <w:r>
        <w:t>4.1</w:t>
      </w:r>
      <w:r>
        <w:tab/>
        <w:t>Data Reviewer Comparison</w:t>
      </w:r>
      <w:bookmarkEnd w:id="36"/>
    </w:p>
    <w:p w14:paraId="662E65C5" w14:textId="77777777" w:rsidR="00BC5EF3" w:rsidRDefault="00FB65A4">
      <w:r>
        <w:t>After summing the counts across days when each pair of observers reviewed the same footage, Table 4.1 shows the total counts by year and direction (upstream vs. downstream) for each observer. Generally, the upstream counts are very well aligned, and the downstream counts are close, although they show more observer-to-observer variability than upstream counts.</w:t>
      </w:r>
    </w:p>
    <w:p w14:paraId="662E65C6" w14:textId="77777777" w:rsidR="00BC5EF3" w:rsidRDefault="00FB65A4">
      <w:bookmarkStart w:id="38" w:name="tab:obs-totals"/>
      <w:bookmarkEnd w:id="38"/>
      <w:r>
        <w:t>Table 4.1: Total counts of steelhead by direction and year for each observer pair during days when both observers were counting.</w:t>
      </w:r>
    </w:p>
    <w:tbl>
      <w:tblPr>
        <w:tblStyle w:val="Table-WDFW"/>
        <w:tblW w:w="0" w:type="auto"/>
        <w:jc w:val="center"/>
        <w:tblLook w:val="0020" w:firstRow="1" w:lastRow="0" w:firstColumn="0" w:lastColumn="0" w:noHBand="0" w:noVBand="0"/>
        <w:tblCaption w:val="Table 4.1: Total counts of steelhead by direction and year for each observer pair during days when both observers were counting."/>
      </w:tblPr>
      <w:tblGrid>
        <w:gridCol w:w="714"/>
        <w:gridCol w:w="1349"/>
        <w:gridCol w:w="607"/>
        <w:gridCol w:w="607"/>
        <w:gridCol w:w="542"/>
        <w:gridCol w:w="535"/>
        <w:gridCol w:w="523"/>
        <w:gridCol w:w="566"/>
        <w:gridCol w:w="607"/>
        <w:gridCol w:w="516"/>
      </w:tblGrid>
      <w:tr w:rsidR="00BC5EF3" w14:paraId="662E65D1" w14:textId="77777777" w:rsidTr="00A3193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62E65C7" w14:textId="77777777" w:rsidR="00BC5EF3" w:rsidRDefault="00FB65A4">
            <w:pPr>
              <w:jc w:val="right"/>
            </w:pPr>
            <w:r>
              <w:t>Year</w:t>
            </w:r>
          </w:p>
        </w:tc>
        <w:tc>
          <w:tcPr>
            <w:tcW w:w="0" w:type="auto"/>
          </w:tcPr>
          <w:p w14:paraId="662E65C8" w14:textId="77777777" w:rsidR="00BC5EF3" w:rsidRDefault="00FB65A4">
            <w:r>
              <w:t>Direction</w:t>
            </w:r>
          </w:p>
        </w:tc>
        <w:tc>
          <w:tcPr>
            <w:tcW w:w="0" w:type="auto"/>
          </w:tcPr>
          <w:p w14:paraId="662E65C9" w14:textId="77777777" w:rsidR="00BC5EF3" w:rsidRDefault="00FB65A4">
            <w:pPr>
              <w:jc w:val="right"/>
            </w:pPr>
            <w:r>
              <w:t>AB</w:t>
            </w:r>
          </w:p>
        </w:tc>
        <w:tc>
          <w:tcPr>
            <w:tcW w:w="0" w:type="auto"/>
          </w:tcPr>
          <w:p w14:paraId="662E65CA" w14:textId="77777777" w:rsidR="00BC5EF3" w:rsidRDefault="00FB65A4">
            <w:pPr>
              <w:jc w:val="right"/>
            </w:pPr>
            <w:r>
              <w:t>AS</w:t>
            </w:r>
          </w:p>
        </w:tc>
        <w:tc>
          <w:tcPr>
            <w:tcW w:w="0" w:type="auto"/>
          </w:tcPr>
          <w:p w14:paraId="662E65CB" w14:textId="77777777" w:rsidR="00BC5EF3" w:rsidRDefault="00FB65A4">
            <w:pPr>
              <w:jc w:val="right"/>
            </w:pPr>
            <w:r>
              <w:t>BC</w:t>
            </w:r>
          </w:p>
        </w:tc>
        <w:tc>
          <w:tcPr>
            <w:tcW w:w="0" w:type="auto"/>
          </w:tcPr>
          <w:p w14:paraId="662E65CC" w14:textId="77777777" w:rsidR="00BC5EF3" w:rsidRDefault="00FB65A4">
            <w:pPr>
              <w:jc w:val="right"/>
            </w:pPr>
            <w:r>
              <w:t>BT</w:t>
            </w:r>
          </w:p>
        </w:tc>
        <w:tc>
          <w:tcPr>
            <w:tcW w:w="0" w:type="auto"/>
          </w:tcPr>
          <w:p w14:paraId="662E65CD" w14:textId="77777777" w:rsidR="00BC5EF3" w:rsidRDefault="00FB65A4">
            <w:pPr>
              <w:jc w:val="right"/>
            </w:pPr>
            <w:r>
              <w:t>CS</w:t>
            </w:r>
          </w:p>
        </w:tc>
        <w:tc>
          <w:tcPr>
            <w:tcW w:w="0" w:type="auto"/>
          </w:tcPr>
          <w:p w14:paraId="662E65CE" w14:textId="77777777" w:rsidR="00BC5EF3" w:rsidRDefault="00FB65A4">
            <w:pPr>
              <w:jc w:val="right"/>
            </w:pPr>
            <w:r>
              <w:t>GB</w:t>
            </w:r>
          </w:p>
        </w:tc>
        <w:tc>
          <w:tcPr>
            <w:tcW w:w="0" w:type="auto"/>
          </w:tcPr>
          <w:p w14:paraId="662E65CF" w14:textId="77777777" w:rsidR="00BC5EF3" w:rsidRDefault="00FB65A4">
            <w:pPr>
              <w:jc w:val="right"/>
            </w:pPr>
            <w:r>
              <w:t>JE</w:t>
            </w:r>
          </w:p>
        </w:tc>
        <w:tc>
          <w:tcPr>
            <w:tcW w:w="0" w:type="auto"/>
          </w:tcPr>
          <w:p w14:paraId="662E65D0" w14:textId="77777777" w:rsidR="00BC5EF3" w:rsidRDefault="00FB65A4">
            <w:pPr>
              <w:jc w:val="right"/>
            </w:pPr>
            <w:r>
              <w:t>JG</w:t>
            </w:r>
          </w:p>
        </w:tc>
      </w:tr>
      <w:tr w:rsidR="00BC5EF3" w14:paraId="662E65DC"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5D2" w14:textId="77777777" w:rsidR="00BC5EF3" w:rsidRDefault="00FB65A4">
            <w:pPr>
              <w:jc w:val="right"/>
            </w:pPr>
            <w:r>
              <w:t>2019</w:t>
            </w:r>
          </w:p>
        </w:tc>
        <w:tc>
          <w:tcPr>
            <w:tcW w:w="0" w:type="auto"/>
          </w:tcPr>
          <w:p w14:paraId="662E65D3" w14:textId="77777777" w:rsidR="00BC5EF3" w:rsidRDefault="00FB65A4">
            <w:r>
              <w:t>Upstream</w:t>
            </w:r>
          </w:p>
        </w:tc>
        <w:tc>
          <w:tcPr>
            <w:tcW w:w="0" w:type="auto"/>
          </w:tcPr>
          <w:p w14:paraId="662E65D4" w14:textId="77777777" w:rsidR="00BC5EF3" w:rsidRDefault="00FB65A4">
            <w:pPr>
              <w:jc w:val="right"/>
            </w:pPr>
            <w:r>
              <w:t>-</w:t>
            </w:r>
          </w:p>
        </w:tc>
        <w:tc>
          <w:tcPr>
            <w:tcW w:w="0" w:type="auto"/>
          </w:tcPr>
          <w:p w14:paraId="662E65D5" w14:textId="77777777" w:rsidR="00BC5EF3" w:rsidRDefault="00FB65A4">
            <w:pPr>
              <w:jc w:val="right"/>
            </w:pPr>
            <w:r>
              <w:t>38</w:t>
            </w:r>
          </w:p>
        </w:tc>
        <w:tc>
          <w:tcPr>
            <w:tcW w:w="0" w:type="auto"/>
          </w:tcPr>
          <w:p w14:paraId="662E65D6" w14:textId="77777777" w:rsidR="00BC5EF3" w:rsidRDefault="00FB65A4">
            <w:pPr>
              <w:jc w:val="right"/>
            </w:pPr>
            <w:r>
              <w:t>38</w:t>
            </w:r>
          </w:p>
        </w:tc>
        <w:tc>
          <w:tcPr>
            <w:tcW w:w="0" w:type="auto"/>
          </w:tcPr>
          <w:p w14:paraId="662E65D7" w14:textId="77777777" w:rsidR="00BC5EF3" w:rsidRDefault="00FB65A4">
            <w:pPr>
              <w:jc w:val="right"/>
            </w:pPr>
            <w:r>
              <w:t>-</w:t>
            </w:r>
          </w:p>
        </w:tc>
        <w:tc>
          <w:tcPr>
            <w:tcW w:w="0" w:type="auto"/>
          </w:tcPr>
          <w:p w14:paraId="662E65D8" w14:textId="77777777" w:rsidR="00BC5EF3" w:rsidRDefault="00FB65A4">
            <w:pPr>
              <w:jc w:val="right"/>
            </w:pPr>
            <w:r>
              <w:t>-</w:t>
            </w:r>
          </w:p>
        </w:tc>
        <w:tc>
          <w:tcPr>
            <w:tcW w:w="0" w:type="auto"/>
          </w:tcPr>
          <w:p w14:paraId="662E65D9" w14:textId="77777777" w:rsidR="00BC5EF3" w:rsidRDefault="00FB65A4">
            <w:pPr>
              <w:jc w:val="right"/>
            </w:pPr>
            <w:r>
              <w:t>-</w:t>
            </w:r>
          </w:p>
        </w:tc>
        <w:tc>
          <w:tcPr>
            <w:tcW w:w="0" w:type="auto"/>
          </w:tcPr>
          <w:p w14:paraId="662E65DA" w14:textId="77777777" w:rsidR="00BC5EF3" w:rsidRDefault="00FB65A4">
            <w:pPr>
              <w:jc w:val="right"/>
            </w:pPr>
            <w:r>
              <w:t>-</w:t>
            </w:r>
          </w:p>
        </w:tc>
        <w:tc>
          <w:tcPr>
            <w:tcW w:w="0" w:type="auto"/>
          </w:tcPr>
          <w:p w14:paraId="662E65DB" w14:textId="77777777" w:rsidR="00BC5EF3" w:rsidRDefault="00FB65A4">
            <w:pPr>
              <w:jc w:val="right"/>
            </w:pPr>
            <w:r>
              <w:t>-</w:t>
            </w:r>
          </w:p>
        </w:tc>
      </w:tr>
      <w:tr w:rsidR="00BC5EF3" w14:paraId="662E65E7"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5DD" w14:textId="77777777" w:rsidR="00BC5EF3" w:rsidRDefault="00FB65A4">
            <w:pPr>
              <w:jc w:val="right"/>
            </w:pPr>
            <w:r>
              <w:t>2019</w:t>
            </w:r>
          </w:p>
        </w:tc>
        <w:tc>
          <w:tcPr>
            <w:tcW w:w="0" w:type="auto"/>
          </w:tcPr>
          <w:p w14:paraId="662E65DE" w14:textId="77777777" w:rsidR="00BC5EF3" w:rsidRDefault="00FB65A4">
            <w:r>
              <w:t>Upstream</w:t>
            </w:r>
          </w:p>
        </w:tc>
        <w:tc>
          <w:tcPr>
            <w:tcW w:w="0" w:type="auto"/>
          </w:tcPr>
          <w:p w14:paraId="662E65DF" w14:textId="77777777" w:rsidR="00BC5EF3" w:rsidRDefault="00FB65A4">
            <w:pPr>
              <w:jc w:val="right"/>
            </w:pPr>
            <w:r>
              <w:t>-</w:t>
            </w:r>
          </w:p>
        </w:tc>
        <w:tc>
          <w:tcPr>
            <w:tcW w:w="0" w:type="auto"/>
          </w:tcPr>
          <w:p w14:paraId="662E65E0" w14:textId="77777777" w:rsidR="00BC5EF3" w:rsidRDefault="00FB65A4">
            <w:pPr>
              <w:jc w:val="right"/>
            </w:pPr>
            <w:r>
              <w:t>-</w:t>
            </w:r>
          </w:p>
        </w:tc>
        <w:tc>
          <w:tcPr>
            <w:tcW w:w="0" w:type="auto"/>
          </w:tcPr>
          <w:p w14:paraId="662E65E1" w14:textId="77777777" w:rsidR="00BC5EF3" w:rsidRDefault="00FB65A4">
            <w:pPr>
              <w:jc w:val="right"/>
            </w:pPr>
            <w:r>
              <w:t>38</w:t>
            </w:r>
          </w:p>
        </w:tc>
        <w:tc>
          <w:tcPr>
            <w:tcW w:w="0" w:type="auto"/>
          </w:tcPr>
          <w:p w14:paraId="662E65E2" w14:textId="77777777" w:rsidR="00BC5EF3" w:rsidRDefault="00FB65A4">
            <w:pPr>
              <w:jc w:val="right"/>
            </w:pPr>
            <w:r>
              <w:t>-</w:t>
            </w:r>
          </w:p>
        </w:tc>
        <w:tc>
          <w:tcPr>
            <w:tcW w:w="0" w:type="auto"/>
          </w:tcPr>
          <w:p w14:paraId="662E65E3" w14:textId="77777777" w:rsidR="00BC5EF3" w:rsidRDefault="00FB65A4">
            <w:pPr>
              <w:jc w:val="right"/>
            </w:pPr>
            <w:r>
              <w:t>-</w:t>
            </w:r>
          </w:p>
        </w:tc>
        <w:tc>
          <w:tcPr>
            <w:tcW w:w="0" w:type="auto"/>
          </w:tcPr>
          <w:p w14:paraId="662E65E4" w14:textId="77777777" w:rsidR="00BC5EF3" w:rsidRDefault="00FB65A4">
            <w:pPr>
              <w:jc w:val="right"/>
            </w:pPr>
            <w:r>
              <w:t>-</w:t>
            </w:r>
          </w:p>
        </w:tc>
        <w:tc>
          <w:tcPr>
            <w:tcW w:w="0" w:type="auto"/>
          </w:tcPr>
          <w:p w14:paraId="662E65E5" w14:textId="77777777" w:rsidR="00BC5EF3" w:rsidRDefault="00FB65A4">
            <w:pPr>
              <w:jc w:val="right"/>
            </w:pPr>
            <w:r>
              <w:t>-</w:t>
            </w:r>
          </w:p>
        </w:tc>
        <w:tc>
          <w:tcPr>
            <w:tcW w:w="0" w:type="auto"/>
          </w:tcPr>
          <w:p w14:paraId="662E65E6" w14:textId="77777777" w:rsidR="00BC5EF3" w:rsidRDefault="00FB65A4">
            <w:pPr>
              <w:jc w:val="right"/>
            </w:pPr>
            <w:r>
              <w:t>37</w:t>
            </w:r>
          </w:p>
        </w:tc>
      </w:tr>
      <w:tr w:rsidR="00BC5EF3" w14:paraId="662E65F2"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5E8" w14:textId="77777777" w:rsidR="00BC5EF3" w:rsidRDefault="00FB65A4">
            <w:pPr>
              <w:jc w:val="right"/>
            </w:pPr>
            <w:r>
              <w:t>2019</w:t>
            </w:r>
          </w:p>
        </w:tc>
        <w:tc>
          <w:tcPr>
            <w:tcW w:w="0" w:type="auto"/>
          </w:tcPr>
          <w:p w14:paraId="662E65E9" w14:textId="77777777" w:rsidR="00BC5EF3" w:rsidRDefault="00FB65A4">
            <w:r>
              <w:t>Upstream</w:t>
            </w:r>
          </w:p>
        </w:tc>
        <w:tc>
          <w:tcPr>
            <w:tcW w:w="0" w:type="auto"/>
          </w:tcPr>
          <w:p w14:paraId="662E65EA" w14:textId="77777777" w:rsidR="00BC5EF3" w:rsidRDefault="00FB65A4">
            <w:pPr>
              <w:jc w:val="right"/>
            </w:pPr>
            <w:r>
              <w:t>-</w:t>
            </w:r>
          </w:p>
        </w:tc>
        <w:tc>
          <w:tcPr>
            <w:tcW w:w="0" w:type="auto"/>
          </w:tcPr>
          <w:p w14:paraId="662E65EB" w14:textId="77777777" w:rsidR="00BC5EF3" w:rsidRDefault="00FB65A4">
            <w:pPr>
              <w:jc w:val="right"/>
            </w:pPr>
            <w:r>
              <w:t>38</w:t>
            </w:r>
          </w:p>
        </w:tc>
        <w:tc>
          <w:tcPr>
            <w:tcW w:w="0" w:type="auto"/>
          </w:tcPr>
          <w:p w14:paraId="662E65EC" w14:textId="77777777" w:rsidR="00BC5EF3" w:rsidRDefault="00FB65A4">
            <w:pPr>
              <w:jc w:val="right"/>
            </w:pPr>
            <w:r>
              <w:t>-</w:t>
            </w:r>
          </w:p>
        </w:tc>
        <w:tc>
          <w:tcPr>
            <w:tcW w:w="0" w:type="auto"/>
          </w:tcPr>
          <w:p w14:paraId="662E65ED" w14:textId="77777777" w:rsidR="00BC5EF3" w:rsidRDefault="00FB65A4">
            <w:pPr>
              <w:jc w:val="right"/>
            </w:pPr>
            <w:r>
              <w:t>-</w:t>
            </w:r>
          </w:p>
        </w:tc>
        <w:tc>
          <w:tcPr>
            <w:tcW w:w="0" w:type="auto"/>
          </w:tcPr>
          <w:p w14:paraId="662E65EE" w14:textId="77777777" w:rsidR="00BC5EF3" w:rsidRDefault="00FB65A4">
            <w:pPr>
              <w:jc w:val="right"/>
            </w:pPr>
            <w:r>
              <w:t>-</w:t>
            </w:r>
          </w:p>
        </w:tc>
        <w:tc>
          <w:tcPr>
            <w:tcW w:w="0" w:type="auto"/>
          </w:tcPr>
          <w:p w14:paraId="662E65EF" w14:textId="77777777" w:rsidR="00BC5EF3" w:rsidRDefault="00FB65A4">
            <w:pPr>
              <w:jc w:val="right"/>
            </w:pPr>
            <w:r>
              <w:t>-</w:t>
            </w:r>
          </w:p>
        </w:tc>
        <w:tc>
          <w:tcPr>
            <w:tcW w:w="0" w:type="auto"/>
          </w:tcPr>
          <w:p w14:paraId="662E65F0" w14:textId="77777777" w:rsidR="00BC5EF3" w:rsidRDefault="00FB65A4">
            <w:pPr>
              <w:jc w:val="right"/>
            </w:pPr>
            <w:r>
              <w:t>-</w:t>
            </w:r>
          </w:p>
        </w:tc>
        <w:tc>
          <w:tcPr>
            <w:tcW w:w="0" w:type="auto"/>
          </w:tcPr>
          <w:p w14:paraId="662E65F1" w14:textId="77777777" w:rsidR="00BC5EF3" w:rsidRDefault="00FB65A4">
            <w:pPr>
              <w:jc w:val="right"/>
            </w:pPr>
            <w:r>
              <w:t>37</w:t>
            </w:r>
          </w:p>
        </w:tc>
      </w:tr>
      <w:tr w:rsidR="00BC5EF3" w14:paraId="662E65FD"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5F3" w14:textId="77777777" w:rsidR="00BC5EF3" w:rsidRDefault="00FB65A4">
            <w:pPr>
              <w:jc w:val="right"/>
            </w:pPr>
            <w:r>
              <w:t>2020</w:t>
            </w:r>
          </w:p>
        </w:tc>
        <w:tc>
          <w:tcPr>
            <w:tcW w:w="0" w:type="auto"/>
          </w:tcPr>
          <w:p w14:paraId="662E65F4" w14:textId="77777777" w:rsidR="00BC5EF3" w:rsidRDefault="00FB65A4">
            <w:r>
              <w:t>Upstream</w:t>
            </w:r>
          </w:p>
        </w:tc>
        <w:tc>
          <w:tcPr>
            <w:tcW w:w="0" w:type="auto"/>
          </w:tcPr>
          <w:p w14:paraId="662E65F5" w14:textId="77777777" w:rsidR="00BC5EF3" w:rsidRDefault="00FB65A4">
            <w:pPr>
              <w:jc w:val="right"/>
            </w:pPr>
            <w:r>
              <w:t>-</w:t>
            </w:r>
          </w:p>
        </w:tc>
        <w:tc>
          <w:tcPr>
            <w:tcW w:w="0" w:type="auto"/>
          </w:tcPr>
          <w:p w14:paraId="662E65F6" w14:textId="77777777" w:rsidR="00BC5EF3" w:rsidRDefault="00FB65A4">
            <w:pPr>
              <w:jc w:val="right"/>
            </w:pPr>
            <w:r>
              <w:t>31</w:t>
            </w:r>
          </w:p>
        </w:tc>
        <w:tc>
          <w:tcPr>
            <w:tcW w:w="0" w:type="auto"/>
          </w:tcPr>
          <w:p w14:paraId="662E65F7" w14:textId="77777777" w:rsidR="00BC5EF3" w:rsidRDefault="00FB65A4">
            <w:pPr>
              <w:jc w:val="right"/>
            </w:pPr>
            <w:r>
              <w:t>-</w:t>
            </w:r>
          </w:p>
        </w:tc>
        <w:tc>
          <w:tcPr>
            <w:tcW w:w="0" w:type="auto"/>
          </w:tcPr>
          <w:p w14:paraId="662E65F8" w14:textId="77777777" w:rsidR="00BC5EF3" w:rsidRDefault="00FB65A4">
            <w:pPr>
              <w:jc w:val="right"/>
            </w:pPr>
            <w:r>
              <w:t>32</w:t>
            </w:r>
          </w:p>
        </w:tc>
        <w:tc>
          <w:tcPr>
            <w:tcW w:w="0" w:type="auto"/>
          </w:tcPr>
          <w:p w14:paraId="662E65F9" w14:textId="77777777" w:rsidR="00BC5EF3" w:rsidRDefault="00FB65A4">
            <w:pPr>
              <w:jc w:val="right"/>
            </w:pPr>
            <w:r>
              <w:t>-</w:t>
            </w:r>
          </w:p>
        </w:tc>
        <w:tc>
          <w:tcPr>
            <w:tcW w:w="0" w:type="auto"/>
          </w:tcPr>
          <w:p w14:paraId="662E65FA" w14:textId="77777777" w:rsidR="00BC5EF3" w:rsidRDefault="00FB65A4">
            <w:pPr>
              <w:jc w:val="right"/>
            </w:pPr>
            <w:r>
              <w:t>-</w:t>
            </w:r>
          </w:p>
        </w:tc>
        <w:tc>
          <w:tcPr>
            <w:tcW w:w="0" w:type="auto"/>
          </w:tcPr>
          <w:p w14:paraId="662E65FB" w14:textId="77777777" w:rsidR="00BC5EF3" w:rsidRDefault="00FB65A4">
            <w:pPr>
              <w:jc w:val="right"/>
            </w:pPr>
            <w:r>
              <w:t>-</w:t>
            </w:r>
          </w:p>
        </w:tc>
        <w:tc>
          <w:tcPr>
            <w:tcW w:w="0" w:type="auto"/>
          </w:tcPr>
          <w:p w14:paraId="662E65FC" w14:textId="77777777" w:rsidR="00BC5EF3" w:rsidRDefault="00FB65A4">
            <w:pPr>
              <w:jc w:val="right"/>
            </w:pPr>
            <w:r>
              <w:t>-</w:t>
            </w:r>
          </w:p>
        </w:tc>
      </w:tr>
      <w:tr w:rsidR="00BC5EF3" w14:paraId="662E6608"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5FE" w14:textId="77777777" w:rsidR="00BC5EF3" w:rsidRDefault="00FB65A4">
            <w:pPr>
              <w:jc w:val="right"/>
            </w:pPr>
            <w:r>
              <w:t>2021</w:t>
            </w:r>
          </w:p>
        </w:tc>
        <w:tc>
          <w:tcPr>
            <w:tcW w:w="0" w:type="auto"/>
          </w:tcPr>
          <w:p w14:paraId="662E65FF" w14:textId="77777777" w:rsidR="00BC5EF3" w:rsidRDefault="00FB65A4">
            <w:r>
              <w:t>Upstream</w:t>
            </w:r>
          </w:p>
        </w:tc>
        <w:tc>
          <w:tcPr>
            <w:tcW w:w="0" w:type="auto"/>
          </w:tcPr>
          <w:p w14:paraId="662E6600" w14:textId="77777777" w:rsidR="00BC5EF3" w:rsidRDefault="00FB65A4">
            <w:pPr>
              <w:jc w:val="right"/>
            </w:pPr>
            <w:r>
              <w:t>-</w:t>
            </w:r>
          </w:p>
        </w:tc>
        <w:tc>
          <w:tcPr>
            <w:tcW w:w="0" w:type="auto"/>
          </w:tcPr>
          <w:p w14:paraId="662E6601" w14:textId="77777777" w:rsidR="00BC5EF3" w:rsidRDefault="00FB65A4">
            <w:pPr>
              <w:jc w:val="right"/>
            </w:pPr>
            <w:r>
              <w:t>14</w:t>
            </w:r>
          </w:p>
        </w:tc>
        <w:tc>
          <w:tcPr>
            <w:tcW w:w="0" w:type="auto"/>
          </w:tcPr>
          <w:p w14:paraId="662E6602" w14:textId="77777777" w:rsidR="00BC5EF3" w:rsidRDefault="00FB65A4">
            <w:pPr>
              <w:jc w:val="right"/>
            </w:pPr>
            <w:r>
              <w:t>-</w:t>
            </w:r>
          </w:p>
        </w:tc>
        <w:tc>
          <w:tcPr>
            <w:tcW w:w="0" w:type="auto"/>
          </w:tcPr>
          <w:p w14:paraId="662E6603" w14:textId="77777777" w:rsidR="00BC5EF3" w:rsidRDefault="00FB65A4">
            <w:pPr>
              <w:jc w:val="right"/>
            </w:pPr>
            <w:r>
              <w:t>13</w:t>
            </w:r>
          </w:p>
        </w:tc>
        <w:tc>
          <w:tcPr>
            <w:tcW w:w="0" w:type="auto"/>
          </w:tcPr>
          <w:p w14:paraId="662E6604" w14:textId="77777777" w:rsidR="00BC5EF3" w:rsidRDefault="00FB65A4">
            <w:pPr>
              <w:jc w:val="right"/>
            </w:pPr>
            <w:r>
              <w:t>-</w:t>
            </w:r>
          </w:p>
        </w:tc>
        <w:tc>
          <w:tcPr>
            <w:tcW w:w="0" w:type="auto"/>
          </w:tcPr>
          <w:p w14:paraId="662E6605" w14:textId="77777777" w:rsidR="00BC5EF3" w:rsidRDefault="00FB65A4">
            <w:pPr>
              <w:jc w:val="right"/>
            </w:pPr>
            <w:r>
              <w:t>-</w:t>
            </w:r>
          </w:p>
        </w:tc>
        <w:tc>
          <w:tcPr>
            <w:tcW w:w="0" w:type="auto"/>
          </w:tcPr>
          <w:p w14:paraId="662E6606" w14:textId="77777777" w:rsidR="00BC5EF3" w:rsidRDefault="00FB65A4">
            <w:pPr>
              <w:jc w:val="right"/>
            </w:pPr>
            <w:r>
              <w:t>-</w:t>
            </w:r>
          </w:p>
        </w:tc>
        <w:tc>
          <w:tcPr>
            <w:tcW w:w="0" w:type="auto"/>
          </w:tcPr>
          <w:p w14:paraId="662E6607" w14:textId="77777777" w:rsidR="00BC5EF3" w:rsidRDefault="00FB65A4">
            <w:pPr>
              <w:jc w:val="right"/>
            </w:pPr>
            <w:r>
              <w:t>-</w:t>
            </w:r>
          </w:p>
        </w:tc>
      </w:tr>
      <w:tr w:rsidR="00BC5EF3" w14:paraId="662E6613"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609" w14:textId="77777777" w:rsidR="00BC5EF3" w:rsidRDefault="00FB65A4">
            <w:pPr>
              <w:jc w:val="right"/>
            </w:pPr>
            <w:r>
              <w:t>2021</w:t>
            </w:r>
          </w:p>
        </w:tc>
        <w:tc>
          <w:tcPr>
            <w:tcW w:w="0" w:type="auto"/>
          </w:tcPr>
          <w:p w14:paraId="662E660A" w14:textId="77777777" w:rsidR="00BC5EF3" w:rsidRDefault="00FB65A4">
            <w:r>
              <w:t>Upstream</w:t>
            </w:r>
          </w:p>
        </w:tc>
        <w:tc>
          <w:tcPr>
            <w:tcW w:w="0" w:type="auto"/>
          </w:tcPr>
          <w:p w14:paraId="662E660B" w14:textId="77777777" w:rsidR="00BC5EF3" w:rsidRDefault="00FB65A4">
            <w:pPr>
              <w:jc w:val="right"/>
            </w:pPr>
            <w:r>
              <w:t>-</w:t>
            </w:r>
          </w:p>
        </w:tc>
        <w:tc>
          <w:tcPr>
            <w:tcW w:w="0" w:type="auto"/>
          </w:tcPr>
          <w:p w14:paraId="662E660C" w14:textId="77777777" w:rsidR="00BC5EF3" w:rsidRDefault="00FB65A4">
            <w:pPr>
              <w:jc w:val="right"/>
            </w:pPr>
            <w:r>
              <w:t>26</w:t>
            </w:r>
          </w:p>
        </w:tc>
        <w:tc>
          <w:tcPr>
            <w:tcW w:w="0" w:type="auto"/>
          </w:tcPr>
          <w:p w14:paraId="662E660D" w14:textId="77777777" w:rsidR="00BC5EF3" w:rsidRDefault="00FB65A4">
            <w:pPr>
              <w:jc w:val="right"/>
            </w:pPr>
            <w:r>
              <w:t>-</w:t>
            </w:r>
          </w:p>
        </w:tc>
        <w:tc>
          <w:tcPr>
            <w:tcW w:w="0" w:type="auto"/>
          </w:tcPr>
          <w:p w14:paraId="662E660E" w14:textId="77777777" w:rsidR="00BC5EF3" w:rsidRDefault="00FB65A4">
            <w:pPr>
              <w:jc w:val="right"/>
            </w:pPr>
            <w:r>
              <w:t>-</w:t>
            </w:r>
          </w:p>
        </w:tc>
        <w:tc>
          <w:tcPr>
            <w:tcW w:w="0" w:type="auto"/>
          </w:tcPr>
          <w:p w14:paraId="662E660F" w14:textId="77777777" w:rsidR="00BC5EF3" w:rsidRDefault="00FB65A4">
            <w:pPr>
              <w:jc w:val="right"/>
            </w:pPr>
            <w:r>
              <w:t>26</w:t>
            </w:r>
          </w:p>
        </w:tc>
        <w:tc>
          <w:tcPr>
            <w:tcW w:w="0" w:type="auto"/>
          </w:tcPr>
          <w:p w14:paraId="662E6610" w14:textId="77777777" w:rsidR="00BC5EF3" w:rsidRDefault="00FB65A4">
            <w:pPr>
              <w:jc w:val="right"/>
            </w:pPr>
            <w:r>
              <w:t>-</w:t>
            </w:r>
          </w:p>
        </w:tc>
        <w:tc>
          <w:tcPr>
            <w:tcW w:w="0" w:type="auto"/>
          </w:tcPr>
          <w:p w14:paraId="662E6611" w14:textId="77777777" w:rsidR="00BC5EF3" w:rsidRDefault="00FB65A4">
            <w:pPr>
              <w:jc w:val="right"/>
            </w:pPr>
            <w:r>
              <w:t>-</w:t>
            </w:r>
          </w:p>
        </w:tc>
        <w:tc>
          <w:tcPr>
            <w:tcW w:w="0" w:type="auto"/>
          </w:tcPr>
          <w:p w14:paraId="662E6612" w14:textId="77777777" w:rsidR="00BC5EF3" w:rsidRDefault="00FB65A4">
            <w:pPr>
              <w:jc w:val="right"/>
            </w:pPr>
            <w:r>
              <w:t>-</w:t>
            </w:r>
          </w:p>
        </w:tc>
      </w:tr>
      <w:tr w:rsidR="00BC5EF3" w14:paraId="662E661E"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614" w14:textId="77777777" w:rsidR="00BC5EF3" w:rsidRDefault="00FB65A4">
            <w:pPr>
              <w:jc w:val="right"/>
            </w:pPr>
            <w:r>
              <w:t>2021</w:t>
            </w:r>
          </w:p>
        </w:tc>
        <w:tc>
          <w:tcPr>
            <w:tcW w:w="0" w:type="auto"/>
          </w:tcPr>
          <w:p w14:paraId="662E6615" w14:textId="77777777" w:rsidR="00BC5EF3" w:rsidRDefault="00FB65A4">
            <w:r>
              <w:t>Upstream</w:t>
            </w:r>
          </w:p>
        </w:tc>
        <w:tc>
          <w:tcPr>
            <w:tcW w:w="0" w:type="auto"/>
          </w:tcPr>
          <w:p w14:paraId="662E6616" w14:textId="77777777" w:rsidR="00BC5EF3" w:rsidRDefault="00FB65A4">
            <w:pPr>
              <w:jc w:val="right"/>
            </w:pPr>
            <w:r>
              <w:t>-</w:t>
            </w:r>
          </w:p>
        </w:tc>
        <w:tc>
          <w:tcPr>
            <w:tcW w:w="0" w:type="auto"/>
          </w:tcPr>
          <w:p w14:paraId="662E6617" w14:textId="77777777" w:rsidR="00BC5EF3" w:rsidRDefault="00FB65A4">
            <w:pPr>
              <w:jc w:val="right"/>
            </w:pPr>
            <w:r>
              <w:t>-</w:t>
            </w:r>
          </w:p>
        </w:tc>
        <w:tc>
          <w:tcPr>
            <w:tcW w:w="0" w:type="auto"/>
          </w:tcPr>
          <w:p w14:paraId="662E6618" w14:textId="77777777" w:rsidR="00BC5EF3" w:rsidRDefault="00FB65A4">
            <w:pPr>
              <w:jc w:val="right"/>
            </w:pPr>
            <w:r>
              <w:t>-</w:t>
            </w:r>
          </w:p>
        </w:tc>
        <w:tc>
          <w:tcPr>
            <w:tcW w:w="0" w:type="auto"/>
          </w:tcPr>
          <w:p w14:paraId="662E6619" w14:textId="77777777" w:rsidR="00BC5EF3" w:rsidRDefault="00FB65A4">
            <w:pPr>
              <w:jc w:val="right"/>
            </w:pPr>
            <w:r>
              <w:t>3</w:t>
            </w:r>
          </w:p>
        </w:tc>
        <w:tc>
          <w:tcPr>
            <w:tcW w:w="0" w:type="auto"/>
          </w:tcPr>
          <w:p w14:paraId="662E661A" w14:textId="77777777" w:rsidR="00BC5EF3" w:rsidRDefault="00FB65A4">
            <w:pPr>
              <w:jc w:val="right"/>
            </w:pPr>
            <w:r>
              <w:t>3</w:t>
            </w:r>
          </w:p>
        </w:tc>
        <w:tc>
          <w:tcPr>
            <w:tcW w:w="0" w:type="auto"/>
          </w:tcPr>
          <w:p w14:paraId="662E661B" w14:textId="77777777" w:rsidR="00BC5EF3" w:rsidRDefault="00FB65A4">
            <w:pPr>
              <w:jc w:val="right"/>
            </w:pPr>
            <w:r>
              <w:t>-</w:t>
            </w:r>
          </w:p>
        </w:tc>
        <w:tc>
          <w:tcPr>
            <w:tcW w:w="0" w:type="auto"/>
          </w:tcPr>
          <w:p w14:paraId="662E661C" w14:textId="77777777" w:rsidR="00BC5EF3" w:rsidRDefault="00FB65A4">
            <w:pPr>
              <w:jc w:val="right"/>
            </w:pPr>
            <w:r>
              <w:t>-</w:t>
            </w:r>
          </w:p>
        </w:tc>
        <w:tc>
          <w:tcPr>
            <w:tcW w:w="0" w:type="auto"/>
          </w:tcPr>
          <w:p w14:paraId="662E661D" w14:textId="77777777" w:rsidR="00BC5EF3" w:rsidRDefault="00FB65A4">
            <w:pPr>
              <w:jc w:val="right"/>
            </w:pPr>
            <w:r>
              <w:t>-</w:t>
            </w:r>
          </w:p>
        </w:tc>
      </w:tr>
      <w:tr w:rsidR="00BC5EF3" w14:paraId="662E662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61F" w14:textId="77777777" w:rsidR="00BC5EF3" w:rsidRDefault="00FB65A4">
            <w:pPr>
              <w:jc w:val="right"/>
            </w:pPr>
            <w:r>
              <w:t>2022</w:t>
            </w:r>
          </w:p>
        </w:tc>
        <w:tc>
          <w:tcPr>
            <w:tcW w:w="0" w:type="auto"/>
          </w:tcPr>
          <w:p w14:paraId="662E6620" w14:textId="77777777" w:rsidR="00BC5EF3" w:rsidRDefault="00FB65A4">
            <w:r>
              <w:t>Upstream</w:t>
            </w:r>
          </w:p>
        </w:tc>
        <w:tc>
          <w:tcPr>
            <w:tcW w:w="0" w:type="auto"/>
          </w:tcPr>
          <w:p w14:paraId="662E6621" w14:textId="77777777" w:rsidR="00BC5EF3" w:rsidRDefault="00FB65A4">
            <w:pPr>
              <w:jc w:val="right"/>
            </w:pPr>
            <w:r>
              <w:t>-</w:t>
            </w:r>
          </w:p>
        </w:tc>
        <w:tc>
          <w:tcPr>
            <w:tcW w:w="0" w:type="auto"/>
          </w:tcPr>
          <w:p w14:paraId="662E6622" w14:textId="77777777" w:rsidR="00BC5EF3" w:rsidRDefault="00FB65A4">
            <w:pPr>
              <w:jc w:val="right"/>
            </w:pPr>
            <w:r>
              <w:t>47</w:t>
            </w:r>
          </w:p>
        </w:tc>
        <w:tc>
          <w:tcPr>
            <w:tcW w:w="0" w:type="auto"/>
          </w:tcPr>
          <w:p w14:paraId="662E6623" w14:textId="77777777" w:rsidR="00BC5EF3" w:rsidRDefault="00FB65A4">
            <w:pPr>
              <w:jc w:val="right"/>
            </w:pPr>
            <w:r>
              <w:t>-</w:t>
            </w:r>
          </w:p>
        </w:tc>
        <w:tc>
          <w:tcPr>
            <w:tcW w:w="0" w:type="auto"/>
          </w:tcPr>
          <w:p w14:paraId="662E6624" w14:textId="77777777" w:rsidR="00BC5EF3" w:rsidRDefault="00FB65A4">
            <w:pPr>
              <w:jc w:val="right"/>
            </w:pPr>
            <w:r>
              <w:t>-</w:t>
            </w:r>
          </w:p>
        </w:tc>
        <w:tc>
          <w:tcPr>
            <w:tcW w:w="0" w:type="auto"/>
          </w:tcPr>
          <w:p w14:paraId="662E6625" w14:textId="77777777" w:rsidR="00BC5EF3" w:rsidRDefault="00FB65A4">
            <w:pPr>
              <w:jc w:val="right"/>
            </w:pPr>
            <w:r>
              <w:t>48</w:t>
            </w:r>
          </w:p>
        </w:tc>
        <w:tc>
          <w:tcPr>
            <w:tcW w:w="0" w:type="auto"/>
          </w:tcPr>
          <w:p w14:paraId="662E6626" w14:textId="77777777" w:rsidR="00BC5EF3" w:rsidRDefault="00FB65A4">
            <w:pPr>
              <w:jc w:val="right"/>
            </w:pPr>
            <w:r>
              <w:t>-</w:t>
            </w:r>
          </w:p>
        </w:tc>
        <w:tc>
          <w:tcPr>
            <w:tcW w:w="0" w:type="auto"/>
          </w:tcPr>
          <w:p w14:paraId="662E6627" w14:textId="77777777" w:rsidR="00BC5EF3" w:rsidRDefault="00FB65A4">
            <w:pPr>
              <w:jc w:val="right"/>
            </w:pPr>
            <w:r>
              <w:t>-</w:t>
            </w:r>
          </w:p>
        </w:tc>
        <w:tc>
          <w:tcPr>
            <w:tcW w:w="0" w:type="auto"/>
          </w:tcPr>
          <w:p w14:paraId="662E6628" w14:textId="77777777" w:rsidR="00BC5EF3" w:rsidRDefault="00FB65A4">
            <w:pPr>
              <w:jc w:val="right"/>
            </w:pPr>
            <w:r>
              <w:t>-</w:t>
            </w:r>
          </w:p>
        </w:tc>
      </w:tr>
      <w:tr w:rsidR="00BC5EF3" w14:paraId="662E6634"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62A" w14:textId="77777777" w:rsidR="00BC5EF3" w:rsidRDefault="00FB65A4">
            <w:pPr>
              <w:jc w:val="right"/>
            </w:pPr>
            <w:r>
              <w:t>2022</w:t>
            </w:r>
          </w:p>
        </w:tc>
        <w:tc>
          <w:tcPr>
            <w:tcW w:w="0" w:type="auto"/>
          </w:tcPr>
          <w:p w14:paraId="662E662B" w14:textId="77777777" w:rsidR="00BC5EF3" w:rsidRDefault="00FB65A4">
            <w:r>
              <w:t>Upstream</w:t>
            </w:r>
          </w:p>
        </w:tc>
        <w:tc>
          <w:tcPr>
            <w:tcW w:w="0" w:type="auto"/>
          </w:tcPr>
          <w:p w14:paraId="662E662C" w14:textId="77777777" w:rsidR="00BC5EF3" w:rsidRDefault="00FB65A4">
            <w:pPr>
              <w:jc w:val="right"/>
            </w:pPr>
            <w:r>
              <w:t>-</w:t>
            </w:r>
          </w:p>
        </w:tc>
        <w:tc>
          <w:tcPr>
            <w:tcW w:w="0" w:type="auto"/>
          </w:tcPr>
          <w:p w14:paraId="662E662D" w14:textId="77777777" w:rsidR="00BC5EF3" w:rsidRDefault="00FB65A4">
            <w:pPr>
              <w:jc w:val="right"/>
            </w:pPr>
            <w:r>
              <w:t>54</w:t>
            </w:r>
          </w:p>
        </w:tc>
        <w:tc>
          <w:tcPr>
            <w:tcW w:w="0" w:type="auto"/>
          </w:tcPr>
          <w:p w14:paraId="662E662E" w14:textId="77777777" w:rsidR="00BC5EF3" w:rsidRDefault="00FB65A4">
            <w:pPr>
              <w:jc w:val="right"/>
            </w:pPr>
            <w:r>
              <w:t>-</w:t>
            </w:r>
          </w:p>
        </w:tc>
        <w:tc>
          <w:tcPr>
            <w:tcW w:w="0" w:type="auto"/>
          </w:tcPr>
          <w:p w14:paraId="662E662F" w14:textId="77777777" w:rsidR="00BC5EF3" w:rsidRDefault="00FB65A4">
            <w:pPr>
              <w:jc w:val="right"/>
            </w:pPr>
            <w:r>
              <w:t>-</w:t>
            </w:r>
          </w:p>
        </w:tc>
        <w:tc>
          <w:tcPr>
            <w:tcW w:w="0" w:type="auto"/>
          </w:tcPr>
          <w:p w14:paraId="662E6630" w14:textId="77777777" w:rsidR="00BC5EF3" w:rsidRDefault="00FB65A4">
            <w:pPr>
              <w:jc w:val="right"/>
            </w:pPr>
            <w:r>
              <w:t>-</w:t>
            </w:r>
          </w:p>
        </w:tc>
        <w:tc>
          <w:tcPr>
            <w:tcW w:w="0" w:type="auto"/>
          </w:tcPr>
          <w:p w14:paraId="662E6631" w14:textId="77777777" w:rsidR="00BC5EF3" w:rsidRDefault="00FB65A4">
            <w:pPr>
              <w:jc w:val="right"/>
            </w:pPr>
            <w:r>
              <w:t>40</w:t>
            </w:r>
          </w:p>
        </w:tc>
        <w:tc>
          <w:tcPr>
            <w:tcW w:w="0" w:type="auto"/>
          </w:tcPr>
          <w:p w14:paraId="662E6632" w14:textId="77777777" w:rsidR="00BC5EF3" w:rsidRDefault="00FB65A4">
            <w:pPr>
              <w:jc w:val="right"/>
            </w:pPr>
            <w:r>
              <w:t>-</w:t>
            </w:r>
          </w:p>
        </w:tc>
        <w:tc>
          <w:tcPr>
            <w:tcW w:w="0" w:type="auto"/>
          </w:tcPr>
          <w:p w14:paraId="662E6633" w14:textId="77777777" w:rsidR="00BC5EF3" w:rsidRDefault="00FB65A4">
            <w:pPr>
              <w:jc w:val="right"/>
            </w:pPr>
            <w:r>
              <w:t>-</w:t>
            </w:r>
          </w:p>
        </w:tc>
      </w:tr>
      <w:tr w:rsidR="00BC5EF3" w14:paraId="662E663F"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635" w14:textId="77777777" w:rsidR="00BC5EF3" w:rsidRDefault="00FB65A4">
            <w:pPr>
              <w:jc w:val="right"/>
            </w:pPr>
            <w:r>
              <w:t>2022</w:t>
            </w:r>
          </w:p>
        </w:tc>
        <w:tc>
          <w:tcPr>
            <w:tcW w:w="0" w:type="auto"/>
          </w:tcPr>
          <w:p w14:paraId="662E6636" w14:textId="77777777" w:rsidR="00BC5EF3" w:rsidRDefault="00FB65A4">
            <w:r>
              <w:t>Upstream</w:t>
            </w:r>
          </w:p>
        </w:tc>
        <w:tc>
          <w:tcPr>
            <w:tcW w:w="0" w:type="auto"/>
          </w:tcPr>
          <w:p w14:paraId="662E6637" w14:textId="77777777" w:rsidR="00BC5EF3" w:rsidRDefault="00FB65A4">
            <w:pPr>
              <w:jc w:val="right"/>
            </w:pPr>
            <w:r>
              <w:t>-</w:t>
            </w:r>
          </w:p>
        </w:tc>
        <w:tc>
          <w:tcPr>
            <w:tcW w:w="0" w:type="auto"/>
          </w:tcPr>
          <w:p w14:paraId="662E6638" w14:textId="77777777" w:rsidR="00BC5EF3" w:rsidRDefault="00FB65A4">
            <w:pPr>
              <w:jc w:val="right"/>
            </w:pPr>
            <w:r>
              <w:t>-</w:t>
            </w:r>
          </w:p>
        </w:tc>
        <w:tc>
          <w:tcPr>
            <w:tcW w:w="0" w:type="auto"/>
          </w:tcPr>
          <w:p w14:paraId="662E6639" w14:textId="77777777" w:rsidR="00BC5EF3" w:rsidRDefault="00FB65A4">
            <w:pPr>
              <w:jc w:val="right"/>
            </w:pPr>
            <w:r>
              <w:t>-</w:t>
            </w:r>
          </w:p>
        </w:tc>
        <w:tc>
          <w:tcPr>
            <w:tcW w:w="0" w:type="auto"/>
          </w:tcPr>
          <w:p w14:paraId="662E663A" w14:textId="77777777" w:rsidR="00BC5EF3" w:rsidRDefault="00FB65A4">
            <w:pPr>
              <w:jc w:val="right"/>
            </w:pPr>
            <w:r>
              <w:t>-</w:t>
            </w:r>
          </w:p>
        </w:tc>
        <w:tc>
          <w:tcPr>
            <w:tcW w:w="0" w:type="auto"/>
          </w:tcPr>
          <w:p w14:paraId="662E663B" w14:textId="77777777" w:rsidR="00BC5EF3" w:rsidRDefault="00FB65A4">
            <w:pPr>
              <w:jc w:val="right"/>
            </w:pPr>
            <w:r>
              <w:t>46</w:t>
            </w:r>
          </w:p>
        </w:tc>
        <w:tc>
          <w:tcPr>
            <w:tcW w:w="0" w:type="auto"/>
          </w:tcPr>
          <w:p w14:paraId="662E663C" w14:textId="77777777" w:rsidR="00BC5EF3" w:rsidRDefault="00FB65A4">
            <w:pPr>
              <w:jc w:val="right"/>
            </w:pPr>
            <w:r>
              <w:t>32</w:t>
            </w:r>
          </w:p>
        </w:tc>
        <w:tc>
          <w:tcPr>
            <w:tcW w:w="0" w:type="auto"/>
          </w:tcPr>
          <w:p w14:paraId="662E663D" w14:textId="77777777" w:rsidR="00BC5EF3" w:rsidRDefault="00FB65A4">
            <w:pPr>
              <w:jc w:val="right"/>
            </w:pPr>
            <w:r>
              <w:t>-</w:t>
            </w:r>
          </w:p>
        </w:tc>
        <w:tc>
          <w:tcPr>
            <w:tcW w:w="0" w:type="auto"/>
          </w:tcPr>
          <w:p w14:paraId="662E663E" w14:textId="77777777" w:rsidR="00BC5EF3" w:rsidRDefault="00FB65A4">
            <w:pPr>
              <w:jc w:val="right"/>
            </w:pPr>
            <w:r>
              <w:t>-</w:t>
            </w:r>
          </w:p>
        </w:tc>
      </w:tr>
      <w:tr w:rsidR="00BC5EF3" w14:paraId="662E664A"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640" w14:textId="77777777" w:rsidR="00BC5EF3" w:rsidRDefault="00FB65A4">
            <w:pPr>
              <w:jc w:val="right"/>
            </w:pPr>
            <w:r>
              <w:t>2023</w:t>
            </w:r>
          </w:p>
        </w:tc>
        <w:tc>
          <w:tcPr>
            <w:tcW w:w="0" w:type="auto"/>
          </w:tcPr>
          <w:p w14:paraId="662E6641" w14:textId="77777777" w:rsidR="00BC5EF3" w:rsidRDefault="00FB65A4">
            <w:r>
              <w:t>Upstream</w:t>
            </w:r>
          </w:p>
        </w:tc>
        <w:tc>
          <w:tcPr>
            <w:tcW w:w="0" w:type="auto"/>
          </w:tcPr>
          <w:p w14:paraId="662E6642" w14:textId="77777777" w:rsidR="00BC5EF3" w:rsidRDefault="00FB65A4">
            <w:pPr>
              <w:jc w:val="right"/>
            </w:pPr>
            <w:r>
              <w:t>269</w:t>
            </w:r>
          </w:p>
        </w:tc>
        <w:tc>
          <w:tcPr>
            <w:tcW w:w="0" w:type="auto"/>
          </w:tcPr>
          <w:p w14:paraId="662E6643" w14:textId="77777777" w:rsidR="00BC5EF3" w:rsidRDefault="00FB65A4">
            <w:pPr>
              <w:jc w:val="right"/>
            </w:pPr>
            <w:r>
              <w:t>350</w:t>
            </w:r>
          </w:p>
        </w:tc>
        <w:tc>
          <w:tcPr>
            <w:tcW w:w="0" w:type="auto"/>
          </w:tcPr>
          <w:p w14:paraId="662E6644" w14:textId="77777777" w:rsidR="00BC5EF3" w:rsidRDefault="00FB65A4">
            <w:pPr>
              <w:jc w:val="right"/>
            </w:pPr>
            <w:r>
              <w:t>-</w:t>
            </w:r>
          </w:p>
        </w:tc>
        <w:tc>
          <w:tcPr>
            <w:tcW w:w="0" w:type="auto"/>
          </w:tcPr>
          <w:p w14:paraId="662E6645" w14:textId="77777777" w:rsidR="00BC5EF3" w:rsidRDefault="00FB65A4">
            <w:pPr>
              <w:jc w:val="right"/>
            </w:pPr>
            <w:r>
              <w:t>-</w:t>
            </w:r>
          </w:p>
        </w:tc>
        <w:tc>
          <w:tcPr>
            <w:tcW w:w="0" w:type="auto"/>
          </w:tcPr>
          <w:p w14:paraId="662E6646" w14:textId="77777777" w:rsidR="00BC5EF3" w:rsidRDefault="00FB65A4">
            <w:pPr>
              <w:jc w:val="right"/>
            </w:pPr>
            <w:r>
              <w:t>-</w:t>
            </w:r>
          </w:p>
        </w:tc>
        <w:tc>
          <w:tcPr>
            <w:tcW w:w="0" w:type="auto"/>
          </w:tcPr>
          <w:p w14:paraId="662E6647" w14:textId="77777777" w:rsidR="00BC5EF3" w:rsidRDefault="00FB65A4">
            <w:pPr>
              <w:jc w:val="right"/>
            </w:pPr>
            <w:r>
              <w:t>-</w:t>
            </w:r>
          </w:p>
        </w:tc>
        <w:tc>
          <w:tcPr>
            <w:tcW w:w="0" w:type="auto"/>
          </w:tcPr>
          <w:p w14:paraId="662E6648" w14:textId="77777777" w:rsidR="00BC5EF3" w:rsidRDefault="00FB65A4">
            <w:pPr>
              <w:jc w:val="right"/>
            </w:pPr>
            <w:r>
              <w:t>-</w:t>
            </w:r>
          </w:p>
        </w:tc>
        <w:tc>
          <w:tcPr>
            <w:tcW w:w="0" w:type="auto"/>
          </w:tcPr>
          <w:p w14:paraId="662E6649" w14:textId="77777777" w:rsidR="00BC5EF3" w:rsidRDefault="00FB65A4">
            <w:pPr>
              <w:jc w:val="right"/>
            </w:pPr>
            <w:r>
              <w:t>-</w:t>
            </w:r>
          </w:p>
        </w:tc>
      </w:tr>
      <w:tr w:rsidR="00BC5EF3" w14:paraId="662E6655"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64B" w14:textId="77777777" w:rsidR="00BC5EF3" w:rsidRDefault="00FB65A4">
            <w:pPr>
              <w:jc w:val="right"/>
            </w:pPr>
            <w:r>
              <w:t>2023</w:t>
            </w:r>
          </w:p>
        </w:tc>
        <w:tc>
          <w:tcPr>
            <w:tcW w:w="0" w:type="auto"/>
          </w:tcPr>
          <w:p w14:paraId="662E664C" w14:textId="77777777" w:rsidR="00BC5EF3" w:rsidRDefault="00FB65A4">
            <w:r>
              <w:t>Upstream</w:t>
            </w:r>
          </w:p>
        </w:tc>
        <w:tc>
          <w:tcPr>
            <w:tcW w:w="0" w:type="auto"/>
          </w:tcPr>
          <w:p w14:paraId="662E664D" w14:textId="77777777" w:rsidR="00BC5EF3" w:rsidRDefault="00FB65A4">
            <w:pPr>
              <w:jc w:val="right"/>
            </w:pPr>
            <w:r>
              <w:t>-</w:t>
            </w:r>
          </w:p>
        </w:tc>
        <w:tc>
          <w:tcPr>
            <w:tcW w:w="0" w:type="auto"/>
          </w:tcPr>
          <w:p w14:paraId="662E664E" w14:textId="77777777" w:rsidR="00BC5EF3" w:rsidRDefault="00FB65A4">
            <w:pPr>
              <w:jc w:val="right"/>
            </w:pPr>
            <w:r>
              <w:t>348</w:t>
            </w:r>
          </w:p>
        </w:tc>
        <w:tc>
          <w:tcPr>
            <w:tcW w:w="0" w:type="auto"/>
          </w:tcPr>
          <w:p w14:paraId="662E664F" w14:textId="77777777" w:rsidR="00BC5EF3" w:rsidRDefault="00FB65A4">
            <w:pPr>
              <w:jc w:val="right"/>
            </w:pPr>
            <w:r>
              <w:t>-</w:t>
            </w:r>
          </w:p>
        </w:tc>
        <w:tc>
          <w:tcPr>
            <w:tcW w:w="0" w:type="auto"/>
          </w:tcPr>
          <w:p w14:paraId="662E6650" w14:textId="77777777" w:rsidR="00BC5EF3" w:rsidRDefault="00FB65A4">
            <w:pPr>
              <w:jc w:val="right"/>
            </w:pPr>
            <w:r>
              <w:t>-</w:t>
            </w:r>
          </w:p>
        </w:tc>
        <w:tc>
          <w:tcPr>
            <w:tcW w:w="0" w:type="auto"/>
          </w:tcPr>
          <w:p w14:paraId="662E6651" w14:textId="77777777" w:rsidR="00BC5EF3" w:rsidRDefault="00FB65A4">
            <w:pPr>
              <w:jc w:val="right"/>
            </w:pPr>
            <w:r>
              <w:t>-</w:t>
            </w:r>
          </w:p>
        </w:tc>
        <w:tc>
          <w:tcPr>
            <w:tcW w:w="0" w:type="auto"/>
          </w:tcPr>
          <w:p w14:paraId="662E6652" w14:textId="77777777" w:rsidR="00BC5EF3" w:rsidRDefault="00FB65A4">
            <w:pPr>
              <w:jc w:val="right"/>
            </w:pPr>
            <w:r>
              <w:t>-</w:t>
            </w:r>
          </w:p>
        </w:tc>
        <w:tc>
          <w:tcPr>
            <w:tcW w:w="0" w:type="auto"/>
          </w:tcPr>
          <w:p w14:paraId="662E6653" w14:textId="77777777" w:rsidR="00BC5EF3" w:rsidRDefault="00FB65A4">
            <w:pPr>
              <w:jc w:val="right"/>
            </w:pPr>
            <w:r>
              <w:t>358</w:t>
            </w:r>
          </w:p>
        </w:tc>
        <w:tc>
          <w:tcPr>
            <w:tcW w:w="0" w:type="auto"/>
          </w:tcPr>
          <w:p w14:paraId="662E6654" w14:textId="77777777" w:rsidR="00BC5EF3" w:rsidRDefault="00FB65A4">
            <w:pPr>
              <w:jc w:val="right"/>
            </w:pPr>
            <w:r>
              <w:t>-</w:t>
            </w:r>
          </w:p>
        </w:tc>
      </w:tr>
      <w:tr w:rsidR="00BC5EF3" w14:paraId="662E6660"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656" w14:textId="77777777" w:rsidR="00BC5EF3" w:rsidRDefault="00FB65A4">
            <w:pPr>
              <w:jc w:val="right"/>
            </w:pPr>
            <w:r>
              <w:t>2023</w:t>
            </w:r>
          </w:p>
        </w:tc>
        <w:tc>
          <w:tcPr>
            <w:tcW w:w="0" w:type="auto"/>
          </w:tcPr>
          <w:p w14:paraId="662E6657" w14:textId="77777777" w:rsidR="00BC5EF3" w:rsidRDefault="00FB65A4">
            <w:r>
              <w:t>Upstream</w:t>
            </w:r>
          </w:p>
        </w:tc>
        <w:tc>
          <w:tcPr>
            <w:tcW w:w="0" w:type="auto"/>
          </w:tcPr>
          <w:p w14:paraId="662E6658" w14:textId="77777777" w:rsidR="00BC5EF3" w:rsidRDefault="00FB65A4">
            <w:pPr>
              <w:jc w:val="right"/>
            </w:pPr>
            <w:r>
              <w:t>266</w:t>
            </w:r>
          </w:p>
        </w:tc>
        <w:tc>
          <w:tcPr>
            <w:tcW w:w="0" w:type="auto"/>
          </w:tcPr>
          <w:p w14:paraId="662E6659" w14:textId="77777777" w:rsidR="00BC5EF3" w:rsidRDefault="00FB65A4">
            <w:pPr>
              <w:jc w:val="right"/>
            </w:pPr>
            <w:r>
              <w:t>-</w:t>
            </w:r>
          </w:p>
        </w:tc>
        <w:tc>
          <w:tcPr>
            <w:tcW w:w="0" w:type="auto"/>
          </w:tcPr>
          <w:p w14:paraId="662E665A" w14:textId="77777777" w:rsidR="00BC5EF3" w:rsidRDefault="00FB65A4">
            <w:pPr>
              <w:jc w:val="right"/>
            </w:pPr>
            <w:r>
              <w:t>-</w:t>
            </w:r>
          </w:p>
        </w:tc>
        <w:tc>
          <w:tcPr>
            <w:tcW w:w="0" w:type="auto"/>
          </w:tcPr>
          <w:p w14:paraId="662E665B" w14:textId="77777777" w:rsidR="00BC5EF3" w:rsidRDefault="00FB65A4">
            <w:pPr>
              <w:jc w:val="right"/>
            </w:pPr>
            <w:r>
              <w:t>-</w:t>
            </w:r>
          </w:p>
        </w:tc>
        <w:tc>
          <w:tcPr>
            <w:tcW w:w="0" w:type="auto"/>
          </w:tcPr>
          <w:p w14:paraId="662E665C" w14:textId="77777777" w:rsidR="00BC5EF3" w:rsidRDefault="00FB65A4">
            <w:pPr>
              <w:jc w:val="right"/>
            </w:pPr>
            <w:r>
              <w:t>-</w:t>
            </w:r>
          </w:p>
        </w:tc>
        <w:tc>
          <w:tcPr>
            <w:tcW w:w="0" w:type="auto"/>
          </w:tcPr>
          <w:p w14:paraId="662E665D" w14:textId="77777777" w:rsidR="00BC5EF3" w:rsidRDefault="00FB65A4">
            <w:pPr>
              <w:jc w:val="right"/>
            </w:pPr>
            <w:r>
              <w:t>-</w:t>
            </w:r>
          </w:p>
        </w:tc>
        <w:tc>
          <w:tcPr>
            <w:tcW w:w="0" w:type="auto"/>
          </w:tcPr>
          <w:p w14:paraId="662E665E" w14:textId="77777777" w:rsidR="00BC5EF3" w:rsidRDefault="00FB65A4">
            <w:pPr>
              <w:jc w:val="right"/>
            </w:pPr>
            <w:r>
              <w:t>358</w:t>
            </w:r>
          </w:p>
        </w:tc>
        <w:tc>
          <w:tcPr>
            <w:tcW w:w="0" w:type="auto"/>
          </w:tcPr>
          <w:p w14:paraId="662E665F" w14:textId="77777777" w:rsidR="00BC5EF3" w:rsidRDefault="00FB65A4">
            <w:pPr>
              <w:jc w:val="right"/>
            </w:pPr>
            <w:r>
              <w:t>-</w:t>
            </w:r>
          </w:p>
        </w:tc>
      </w:tr>
      <w:tr w:rsidR="00BC5EF3" w14:paraId="662E666B"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661" w14:textId="77777777" w:rsidR="00BC5EF3" w:rsidRDefault="00FB65A4">
            <w:pPr>
              <w:jc w:val="right"/>
            </w:pPr>
            <w:r>
              <w:t>2019</w:t>
            </w:r>
          </w:p>
        </w:tc>
        <w:tc>
          <w:tcPr>
            <w:tcW w:w="0" w:type="auto"/>
          </w:tcPr>
          <w:p w14:paraId="662E6662" w14:textId="77777777" w:rsidR="00BC5EF3" w:rsidRDefault="00FB65A4">
            <w:r>
              <w:t>Downstream</w:t>
            </w:r>
          </w:p>
        </w:tc>
        <w:tc>
          <w:tcPr>
            <w:tcW w:w="0" w:type="auto"/>
          </w:tcPr>
          <w:p w14:paraId="662E6663" w14:textId="77777777" w:rsidR="00BC5EF3" w:rsidRDefault="00FB65A4">
            <w:pPr>
              <w:jc w:val="right"/>
            </w:pPr>
            <w:r>
              <w:t>-</w:t>
            </w:r>
          </w:p>
        </w:tc>
        <w:tc>
          <w:tcPr>
            <w:tcW w:w="0" w:type="auto"/>
          </w:tcPr>
          <w:p w14:paraId="662E6664" w14:textId="77777777" w:rsidR="00BC5EF3" w:rsidRDefault="00FB65A4">
            <w:pPr>
              <w:jc w:val="right"/>
            </w:pPr>
            <w:r>
              <w:t>6</w:t>
            </w:r>
          </w:p>
        </w:tc>
        <w:tc>
          <w:tcPr>
            <w:tcW w:w="0" w:type="auto"/>
          </w:tcPr>
          <w:p w14:paraId="662E6665" w14:textId="77777777" w:rsidR="00BC5EF3" w:rsidRDefault="00FB65A4">
            <w:pPr>
              <w:jc w:val="right"/>
            </w:pPr>
            <w:r>
              <w:t>7</w:t>
            </w:r>
          </w:p>
        </w:tc>
        <w:tc>
          <w:tcPr>
            <w:tcW w:w="0" w:type="auto"/>
          </w:tcPr>
          <w:p w14:paraId="662E6666" w14:textId="77777777" w:rsidR="00BC5EF3" w:rsidRDefault="00FB65A4">
            <w:pPr>
              <w:jc w:val="right"/>
            </w:pPr>
            <w:r>
              <w:t>-</w:t>
            </w:r>
          </w:p>
        </w:tc>
        <w:tc>
          <w:tcPr>
            <w:tcW w:w="0" w:type="auto"/>
          </w:tcPr>
          <w:p w14:paraId="662E6667" w14:textId="77777777" w:rsidR="00BC5EF3" w:rsidRDefault="00FB65A4">
            <w:pPr>
              <w:jc w:val="right"/>
            </w:pPr>
            <w:r>
              <w:t>-</w:t>
            </w:r>
          </w:p>
        </w:tc>
        <w:tc>
          <w:tcPr>
            <w:tcW w:w="0" w:type="auto"/>
          </w:tcPr>
          <w:p w14:paraId="662E6668" w14:textId="77777777" w:rsidR="00BC5EF3" w:rsidRDefault="00FB65A4">
            <w:pPr>
              <w:jc w:val="right"/>
            </w:pPr>
            <w:r>
              <w:t>-</w:t>
            </w:r>
          </w:p>
        </w:tc>
        <w:tc>
          <w:tcPr>
            <w:tcW w:w="0" w:type="auto"/>
          </w:tcPr>
          <w:p w14:paraId="662E6669" w14:textId="77777777" w:rsidR="00BC5EF3" w:rsidRDefault="00FB65A4">
            <w:pPr>
              <w:jc w:val="right"/>
            </w:pPr>
            <w:r>
              <w:t>-</w:t>
            </w:r>
          </w:p>
        </w:tc>
        <w:tc>
          <w:tcPr>
            <w:tcW w:w="0" w:type="auto"/>
          </w:tcPr>
          <w:p w14:paraId="662E666A" w14:textId="77777777" w:rsidR="00BC5EF3" w:rsidRDefault="00FB65A4">
            <w:pPr>
              <w:jc w:val="right"/>
            </w:pPr>
            <w:r>
              <w:t>-</w:t>
            </w:r>
          </w:p>
        </w:tc>
      </w:tr>
      <w:tr w:rsidR="00BC5EF3" w14:paraId="662E6676"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66C" w14:textId="77777777" w:rsidR="00BC5EF3" w:rsidRDefault="00FB65A4">
            <w:pPr>
              <w:jc w:val="right"/>
            </w:pPr>
            <w:r>
              <w:t>2019</w:t>
            </w:r>
          </w:p>
        </w:tc>
        <w:tc>
          <w:tcPr>
            <w:tcW w:w="0" w:type="auto"/>
          </w:tcPr>
          <w:p w14:paraId="662E666D" w14:textId="77777777" w:rsidR="00BC5EF3" w:rsidRDefault="00FB65A4">
            <w:r>
              <w:t>Downstream</w:t>
            </w:r>
          </w:p>
        </w:tc>
        <w:tc>
          <w:tcPr>
            <w:tcW w:w="0" w:type="auto"/>
          </w:tcPr>
          <w:p w14:paraId="662E666E" w14:textId="77777777" w:rsidR="00BC5EF3" w:rsidRDefault="00FB65A4">
            <w:pPr>
              <w:jc w:val="right"/>
            </w:pPr>
            <w:r>
              <w:t>-</w:t>
            </w:r>
          </w:p>
        </w:tc>
        <w:tc>
          <w:tcPr>
            <w:tcW w:w="0" w:type="auto"/>
          </w:tcPr>
          <w:p w14:paraId="662E666F" w14:textId="77777777" w:rsidR="00BC5EF3" w:rsidRDefault="00FB65A4">
            <w:pPr>
              <w:jc w:val="right"/>
            </w:pPr>
            <w:r>
              <w:t>-</w:t>
            </w:r>
          </w:p>
        </w:tc>
        <w:tc>
          <w:tcPr>
            <w:tcW w:w="0" w:type="auto"/>
          </w:tcPr>
          <w:p w14:paraId="662E6670" w14:textId="77777777" w:rsidR="00BC5EF3" w:rsidRDefault="00FB65A4">
            <w:pPr>
              <w:jc w:val="right"/>
            </w:pPr>
            <w:r>
              <w:t>7</w:t>
            </w:r>
          </w:p>
        </w:tc>
        <w:tc>
          <w:tcPr>
            <w:tcW w:w="0" w:type="auto"/>
          </w:tcPr>
          <w:p w14:paraId="662E6671" w14:textId="77777777" w:rsidR="00BC5EF3" w:rsidRDefault="00FB65A4">
            <w:pPr>
              <w:jc w:val="right"/>
            </w:pPr>
            <w:r>
              <w:t>-</w:t>
            </w:r>
          </w:p>
        </w:tc>
        <w:tc>
          <w:tcPr>
            <w:tcW w:w="0" w:type="auto"/>
          </w:tcPr>
          <w:p w14:paraId="662E6672" w14:textId="77777777" w:rsidR="00BC5EF3" w:rsidRDefault="00FB65A4">
            <w:pPr>
              <w:jc w:val="right"/>
            </w:pPr>
            <w:r>
              <w:t>-</w:t>
            </w:r>
          </w:p>
        </w:tc>
        <w:tc>
          <w:tcPr>
            <w:tcW w:w="0" w:type="auto"/>
          </w:tcPr>
          <w:p w14:paraId="662E6673" w14:textId="77777777" w:rsidR="00BC5EF3" w:rsidRDefault="00FB65A4">
            <w:pPr>
              <w:jc w:val="right"/>
            </w:pPr>
            <w:r>
              <w:t>-</w:t>
            </w:r>
          </w:p>
        </w:tc>
        <w:tc>
          <w:tcPr>
            <w:tcW w:w="0" w:type="auto"/>
          </w:tcPr>
          <w:p w14:paraId="662E6674" w14:textId="77777777" w:rsidR="00BC5EF3" w:rsidRDefault="00FB65A4">
            <w:pPr>
              <w:jc w:val="right"/>
            </w:pPr>
            <w:r>
              <w:t>-</w:t>
            </w:r>
          </w:p>
        </w:tc>
        <w:tc>
          <w:tcPr>
            <w:tcW w:w="0" w:type="auto"/>
          </w:tcPr>
          <w:p w14:paraId="662E6675" w14:textId="77777777" w:rsidR="00BC5EF3" w:rsidRDefault="00FB65A4">
            <w:pPr>
              <w:jc w:val="right"/>
            </w:pPr>
            <w:r>
              <w:t>5</w:t>
            </w:r>
          </w:p>
        </w:tc>
      </w:tr>
      <w:tr w:rsidR="00BC5EF3" w14:paraId="662E6681"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677" w14:textId="77777777" w:rsidR="00BC5EF3" w:rsidRDefault="00FB65A4">
            <w:pPr>
              <w:jc w:val="right"/>
            </w:pPr>
            <w:r>
              <w:t>2019</w:t>
            </w:r>
          </w:p>
        </w:tc>
        <w:tc>
          <w:tcPr>
            <w:tcW w:w="0" w:type="auto"/>
          </w:tcPr>
          <w:p w14:paraId="662E6678" w14:textId="77777777" w:rsidR="00BC5EF3" w:rsidRDefault="00FB65A4">
            <w:r>
              <w:t>Downstream</w:t>
            </w:r>
          </w:p>
        </w:tc>
        <w:tc>
          <w:tcPr>
            <w:tcW w:w="0" w:type="auto"/>
          </w:tcPr>
          <w:p w14:paraId="662E6679" w14:textId="77777777" w:rsidR="00BC5EF3" w:rsidRDefault="00FB65A4">
            <w:pPr>
              <w:jc w:val="right"/>
            </w:pPr>
            <w:r>
              <w:t>-</w:t>
            </w:r>
          </w:p>
        </w:tc>
        <w:tc>
          <w:tcPr>
            <w:tcW w:w="0" w:type="auto"/>
          </w:tcPr>
          <w:p w14:paraId="662E667A" w14:textId="77777777" w:rsidR="00BC5EF3" w:rsidRDefault="00FB65A4">
            <w:pPr>
              <w:jc w:val="right"/>
            </w:pPr>
            <w:r>
              <w:t>9</w:t>
            </w:r>
          </w:p>
        </w:tc>
        <w:tc>
          <w:tcPr>
            <w:tcW w:w="0" w:type="auto"/>
          </w:tcPr>
          <w:p w14:paraId="662E667B" w14:textId="77777777" w:rsidR="00BC5EF3" w:rsidRDefault="00FB65A4">
            <w:pPr>
              <w:jc w:val="right"/>
            </w:pPr>
            <w:r>
              <w:t>-</w:t>
            </w:r>
          </w:p>
        </w:tc>
        <w:tc>
          <w:tcPr>
            <w:tcW w:w="0" w:type="auto"/>
          </w:tcPr>
          <w:p w14:paraId="662E667C" w14:textId="77777777" w:rsidR="00BC5EF3" w:rsidRDefault="00FB65A4">
            <w:pPr>
              <w:jc w:val="right"/>
            </w:pPr>
            <w:r>
              <w:t>-</w:t>
            </w:r>
          </w:p>
        </w:tc>
        <w:tc>
          <w:tcPr>
            <w:tcW w:w="0" w:type="auto"/>
          </w:tcPr>
          <w:p w14:paraId="662E667D" w14:textId="77777777" w:rsidR="00BC5EF3" w:rsidRDefault="00FB65A4">
            <w:pPr>
              <w:jc w:val="right"/>
            </w:pPr>
            <w:r>
              <w:t>-</w:t>
            </w:r>
          </w:p>
        </w:tc>
        <w:tc>
          <w:tcPr>
            <w:tcW w:w="0" w:type="auto"/>
          </w:tcPr>
          <w:p w14:paraId="662E667E" w14:textId="77777777" w:rsidR="00BC5EF3" w:rsidRDefault="00FB65A4">
            <w:pPr>
              <w:jc w:val="right"/>
            </w:pPr>
            <w:r>
              <w:t>-</w:t>
            </w:r>
          </w:p>
        </w:tc>
        <w:tc>
          <w:tcPr>
            <w:tcW w:w="0" w:type="auto"/>
          </w:tcPr>
          <w:p w14:paraId="662E667F" w14:textId="77777777" w:rsidR="00BC5EF3" w:rsidRDefault="00FB65A4">
            <w:pPr>
              <w:jc w:val="right"/>
            </w:pPr>
            <w:r>
              <w:t>-</w:t>
            </w:r>
          </w:p>
        </w:tc>
        <w:tc>
          <w:tcPr>
            <w:tcW w:w="0" w:type="auto"/>
          </w:tcPr>
          <w:p w14:paraId="662E6680" w14:textId="77777777" w:rsidR="00BC5EF3" w:rsidRDefault="00FB65A4">
            <w:pPr>
              <w:jc w:val="right"/>
            </w:pPr>
            <w:r>
              <w:t>7</w:t>
            </w:r>
          </w:p>
        </w:tc>
      </w:tr>
      <w:tr w:rsidR="00BC5EF3" w14:paraId="662E668C"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682" w14:textId="77777777" w:rsidR="00BC5EF3" w:rsidRDefault="00FB65A4">
            <w:pPr>
              <w:jc w:val="right"/>
            </w:pPr>
            <w:r>
              <w:t>2020</w:t>
            </w:r>
          </w:p>
        </w:tc>
        <w:tc>
          <w:tcPr>
            <w:tcW w:w="0" w:type="auto"/>
          </w:tcPr>
          <w:p w14:paraId="662E6683" w14:textId="77777777" w:rsidR="00BC5EF3" w:rsidRDefault="00FB65A4">
            <w:r>
              <w:t>Downstream</w:t>
            </w:r>
          </w:p>
        </w:tc>
        <w:tc>
          <w:tcPr>
            <w:tcW w:w="0" w:type="auto"/>
          </w:tcPr>
          <w:p w14:paraId="662E6684" w14:textId="77777777" w:rsidR="00BC5EF3" w:rsidRDefault="00FB65A4">
            <w:pPr>
              <w:jc w:val="right"/>
            </w:pPr>
            <w:r>
              <w:t>-</w:t>
            </w:r>
          </w:p>
        </w:tc>
        <w:tc>
          <w:tcPr>
            <w:tcW w:w="0" w:type="auto"/>
          </w:tcPr>
          <w:p w14:paraId="662E6685" w14:textId="77777777" w:rsidR="00BC5EF3" w:rsidRDefault="00FB65A4">
            <w:pPr>
              <w:jc w:val="right"/>
            </w:pPr>
            <w:r>
              <w:t>15</w:t>
            </w:r>
          </w:p>
        </w:tc>
        <w:tc>
          <w:tcPr>
            <w:tcW w:w="0" w:type="auto"/>
          </w:tcPr>
          <w:p w14:paraId="662E6686" w14:textId="77777777" w:rsidR="00BC5EF3" w:rsidRDefault="00FB65A4">
            <w:pPr>
              <w:jc w:val="right"/>
            </w:pPr>
            <w:r>
              <w:t>-</w:t>
            </w:r>
          </w:p>
        </w:tc>
        <w:tc>
          <w:tcPr>
            <w:tcW w:w="0" w:type="auto"/>
          </w:tcPr>
          <w:p w14:paraId="662E6687" w14:textId="77777777" w:rsidR="00BC5EF3" w:rsidRDefault="00FB65A4">
            <w:pPr>
              <w:jc w:val="right"/>
            </w:pPr>
            <w:r>
              <w:t>12</w:t>
            </w:r>
          </w:p>
        </w:tc>
        <w:tc>
          <w:tcPr>
            <w:tcW w:w="0" w:type="auto"/>
          </w:tcPr>
          <w:p w14:paraId="662E6688" w14:textId="77777777" w:rsidR="00BC5EF3" w:rsidRDefault="00FB65A4">
            <w:pPr>
              <w:jc w:val="right"/>
            </w:pPr>
            <w:r>
              <w:t>-</w:t>
            </w:r>
          </w:p>
        </w:tc>
        <w:tc>
          <w:tcPr>
            <w:tcW w:w="0" w:type="auto"/>
          </w:tcPr>
          <w:p w14:paraId="662E6689" w14:textId="77777777" w:rsidR="00BC5EF3" w:rsidRDefault="00FB65A4">
            <w:pPr>
              <w:jc w:val="right"/>
            </w:pPr>
            <w:r>
              <w:t>-</w:t>
            </w:r>
          </w:p>
        </w:tc>
        <w:tc>
          <w:tcPr>
            <w:tcW w:w="0" w:type="auto"/>
          </w:tcPr>
          <w:p w14:paraId="662E668A" w14:textId="77777777" w:rsidR="00BC5EF3" w:rsidRDefault="00FB65A4">
            <w:pPr>
              <w:jc w:val="right"/>
            </w:pPr>
            <w:r>
              <w:t>-</w:t>
            </w:r>
          </w:p>
        </w:tc>
        <w:tc>
          <w:tcPr>
            <w:tcW w:w="0" w:type="auto"/>
          </w:tcPr>
          <w:p w14:paraId="662E668B" w14:textId="77777777" w:rsidR="00BC5EF3" w:rsidRDefault="00FB65A4">
            <w:pPr>
              <w:jc w:val="right"/>
            </w:pPr>
            <w:r>
              <w:t>-</w:t>
            </w:r>
          </w:p>
        </w:tc>
      </w:tr>
      <w:tr w:rsidR="00BC5EF3" w14:paraId="662E6697"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68D" w14:textId="77777777" w:rsidR="00BC5EF3" w:rsidRDefault="00FB65A4">
            <w:pPr>
              <w:jc w:val="right"/>
            </w:pPr>
            <w:r>
              <w:t>2021</w:t>
            </w:r>
          </w:p>
        </w:tc>
        <w:tc>
          <w:tcPr>
            <w:tcW w:w="0" w:type="auto"/>
          </w:tcPr>
          <w:p w14:paraId="662E668E" w14:textId="77777777" w:rsidR="00BC5EF3" w:rsidRDefault="00FB65A4">
            <w:r>
              <w:t>Downstream</w:t>
            </w:r>
          </w:p>
        </w:tc>
        <w:tc>
          <w:tcPr>
            <w:tcW w:w="0" w:type="auto"/>
          </w:tcPr>
          <w:p w14:paraId="662E668F" w14:textId="77777777" w:rsidR="00BC5EF3" w:rsidRDefault="00FB65A4">
            <w:pPr>
              <w:jc w:val="right"/>
            </w:pPr>
            <w:r>
              <w:t>-</w:t>
            </w:r>
          </w:p>
        </w:tc>
        <w:tc>
          <w:tcPr>
            <w:tcW w:w="0" w:type="auto"/>
          </w:tcPr>
          <w:p w14:paraId="662E6690" w14:textId="77777777" w:rsidR="00BC5EF3" w:rsidRDefault="00FB65A4">
            <w:pPr>
              <w:jc w:val="right"/>
            </w:pPr>
            <w:r>
              <w:t>19</w:t>
            </w:r>
          </w:p>
        </w:tc>
        <w:tc>
          <w:tcPr>
            <w:tcW w:w="0" w:type="auto"/>
          </w:tcPr>
          <w:p w14:paraId="662E6691" w14:textId="77777777" w:rsidR="00BC5EF3" w:rsidRDefault="00FB65A4">
            <w:pPr>
              <w:jc w:val="right"/>
            </w:pPr>
            <w:r>
              <w:t>-</w:t>
            </w:r>
          </w:p>
        </w:tc>
        <w:tc>
          <w:tcPr>
            <w:tcW w:w="0" w:type="auto"/>
          </w:tcPr>
          <w:p w14:paraId="662E6692" w14:textId="77777777" w:rsidR="00BC5EF3" w:rsidRDefault="00FB65A4">
            <w:pPr>
              <w:jc w:val="right"/>
            </w:pPr>
            <w:r>
              <w:t>19</w:t>
            </w:r>
          </w:p>
        </w:tc>
        <w:tc>
          <w:tcPr>
            <w:tcW w:w="0" w:type="auto"/>
          </w:tcPr>
          <w:p w14:paraId="662E6693" w14:textId="77777777" w:rsidR="00BC5EF3" w:rsidRDefault="00FB65A4">
            <w:pPr>
              <w:jc w:val="right"/>
            </w:pPr>
            <w:r>
              <w:t>-</w:t>
            </w:r>
          </w:p>
        </w:tc>
        <w:tc>
          <w:tcPr>
            <w:tcW w:w="0" w:type="auto"/>
          </w:tcPr>
          <w:p w14:paraId="662E6694" w14:textId="77777777" w:rsidR="00BC5EF3" w:rsidRDefault="00FB65A4">
            <w:pPr>
              <w:jc w:val="right"/>
            </w:pPr>
            <w:r>
              <w:t>-</w:t>
            </w:r>
          </w:p>
        </w:tc>
        <w:tc>
          <w:tcPr>
            <w:tcW w:w="0" w:type="auto"/>
          </w:tcPr>
          <w:p w14:paraId="662E6695" w14:textId="77777777" w:rsidR="00BC5EF3" w:rsidRDefault="00FB65A4">
            <w:pPr>
              <w:jc w:val="right"/>
            </w:pPr>
            <w:r>
              <w:t>-</w:t>
            </w:r>
          </w:p>
        </w:tc>
        <w:tc>
          <w:tcPr>
            <w:tcW w:w="0" w:type="auto"/>
          </w:tcPr>
          <w:p w14:paraId="662E6696" w14:textId="77777777" w:rsidR="00BC5EF3" w:rsidRDefault="00FB65A4">
            <w:pPr>
              <w:jc w:val="right"/>
            </w:pPr>
            <w:r>
              <w:t>-</w:t>
            </w:r>
          </w:p>
        </w:tc>
      </w:tr>
      <w:tr w:rsidR="00BC5EF3" w14:paraId="662E66A2"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698" w14:textId="77777777" w:rsidR="00BC5EF3" w:rsidRDefault="00FB65A4">
            <w:pPr>
              <w:jc w:val="right"/>
            </w:pPr>
            <w:r>
              <w:t>2021</w:t>
            </w:r>
          </w:p>
        </w:tc>
        <w:tc>
          <w:tcPr>
            <w:tcW w:w="0" w:type="auto"/>
          </w:tcPr>
          <w:p w14:paraId="662E6699" w14:textId="77777777" w:rsidR="00BC5EF3" w:rsidRDefault="00FB65A4">
            <w:r>
              <w:t>Downstream</w:t>
            </w:r>
          </w:p>
        </w:tc>
        <w:tc>
          <w:tcPr>
            <w:tcW w:w="0" w:type="auto"/>
          </w:tcPr>
          <w:p w14:paraId="662E669A" w14:textId="77777777" w:rsidR="00BC5EF3" w:rsidRDefault="00FB65A4">
            <w:pPr>
              <w:jc w:val="right"/>
            </w:pPr>
            <w:r>
              <w:t>-</w:t>
            </w:r>
          </w:p>
        </w:tc>
        <w:tc>
          <w:tcPr>
            <w:tcW w:w="0" w:type="auto"/>
          </w:tcPr>
          <w:p w14:paraId="662E669B" w14:textId="77777777" w:rsidR="00BC5EF3" w:rsidRDefault="00FB65A4">
            <w:pPr>
              <w:jc w:val="right"/>
            </w:pPr>
            <w:r>
              <w:t>24</w:t>
            </w:r>
          </w:p>
        </w:tc>
        <w:tc>
          <w:tcPr>
            <w:tcW w:w="0" w:type="auto"/>
          </w:tcPr>
          <w:p w14:paraId="662E669C" w14:textId="77777777" w:rsidR="00BC5EF3" w:rsidRDefault="00FB65A4">
            <w:pPr>
              <w:jc w:val="right"/>
            </w:pPr>
            <w:r>
              <w:t>-</w:t>
            </w:r>
          </w:p>
        </w:tc>
        <w:tc>
          <w:tcPr>
            <w:tcW w:w="0" w:type="auto"/>
          </w:tcPr>
          <w:p w14:paraId="662E669D" w14:textId="77777777" w:rsidR="00BC5EF3" w:rsidRDefault="00FB65A4">
            <w:pPr>
              <w:jc w:val="right"/>
            </w:pPr>
            <w:r>
              <w:t>-</w:t>
            </w:r>
          </w:p>
        </w:tc>
        <w:tc>
          <w:tcPr>
            <w:tcW w:w="0" w:type="auto"/>
          </w:tcPr>
          <w:p w14:paraId="662E669E" w14:textId="77777777" w:rsidR="00BC5EF3" w:rsidRDefault="00FB65A4">
            <w:pPr>
              <w:jc w:val="right"/>
            </w:pPr>
            <w:r>
              <w:t>20</w:t>
            </w:r>
          </w:p>
        </w:tc>
        <w:tc>
          <w:tcPr>
            <w:tcW w:w="0" w:type="auto"/>
          </w:tcPr>
          <w:p w14:paraId="662E669F" w14:textId="77777777" w:rsidR="00BC5EF3" w:rsidRDefault="00FB65A4">
            <w:pPr>
              <w:jc w:val="right"/>
            </w:pPr>
            <w:r>
              <w:t>-</w:t>
            </w:r>
          </w:p>
        </w:tc>
        <w:tc>
          <w:tcPr>
            <w:tcW w:w="0" w:type="auto"/>
          </w:tcPr>
          <w:p w14:paraId="662E66A0" w14:textId="77777777" w:rsidR="00BC5EF3" w:rsidRDefault="00FB65A4">
            <w:pPr>
              <w:jc w:val="right"/>
            </w:pPr>
            <w:r>
              <w:t>-</w:t>
            </w:r>
          </w:p>
        </w:tc>
        <w:tc>
          <w:tcPr>
            <w:tcW w:w="0" w:type="auto"/>
          </w:tcPr>
          <w:p w14:paraId="662E66A1" w14:textId="77777777" w:rsidR="00BC5EF3" w:rsidRDefault="00FB65A4">
            <w:pPr>
              <w:jc w:val="right"/>
            </w:pPr>
            <w:r>
              <w:t>-</w:t>
            </w:r>
          </w:p>
        </w:tc>
      </w:tr>
      <w:tr w:rsidR="00BC5EF3" w14:paraId="662E66AD"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6A3" w14:textId="77777777" w:rsidR="00BC5EF3" w:rsidRDefault="00FB65A4">
            <w:pPr>
              <w:jc w:val="right"/>
            </w:pPr>
            <w:r>
              <w:t>2021</w:t>
            </w:r>
          </w:p>
        </w:tc>
        <w:tc>
          <w:tcPr>
            <w:tcW w:w="0" w:type="auto"/>
          </w:tcPr>
          <w:p w14:paraId="662E66A4" w14:textId="77777777" w:rsidR="00BC5EF3" w:rsidRDefault="00FB65A4">
            <w:r>
              <w:t>Downstream</w:t>
            </w:r>
          </w:p>
        </w:tc>
        <w:tc>
          <w:tcPr>
            <w:tcW w:w="0" w:type="auto"/>
          </w:tcPr>
          <w:p w14:paraId="662E66A5" w14:textId="77777777" w:rsidR="00BC5EF3" w:rsidRDefault="00FB65A4">
            <w:pPr>
              <w:jc w:val="right"/>
            </w:pPr>
            <w:r>
              <w:t>-</w:t>
            </w:r>
          </w:p>
        </w:tc>
        <w:tc>
          <w:tcPr>
            <w:tcW w:w="0" w:type="auto"/>
          </w:tcPr>
          <w:p w14:paraId="662E66A6" w14:textId="77777777" w:rsidR="00BC5EF3" w:rsidRDefault="00FB65A4">
            <w:pPr>
              <w:jc w:val="right"/>
            </w:pPr>
            <w:r>
              <w:t>-</w:t>
            </w:r>
          </w:p>
        </w:tc>
        <w:tc>
          <w:tcPr>
            <w:tcW w:w="0" w:type="auto"/>
          </w:tcPr>
          <w:p w14:paraId="662E66A7" w14:textId="77777777" w:rsidR="00BC5EF3" w:rsidRDefault="00FB65A4">
            <w:pPr>
              <w:jc w:val="right"/>
            </w:pPr>
            <w:r>
              <w:t>-</w:t>
            </w:r>
          </w:p>
        </w:tc>
        <w:tc>
          <w:tcPr>
            <w:tcW w:w="0" w:type="auto"/>
          </w:tcPr>
          <w:p w14:paraId="662E66A8" w14:textId="77777777" w:rsidR="00BC5EF3" w:rsidRDefault="00FB65A4">
            <w:pPr>
              <w:jc w:val="right"/>
            </w:pPr>
            <w:r>
              <w:t>6</w:t>
            </w:r>
          </w:p>
        </w:tc>
        <w:tc>
          <w:tcPr>
            <w:tcW w:w="0" w:type="auto"/>
          </w:tcPr>
          <w:p w14:paraId="662E66A9" w14:textId="77777777" w:rsidR="00BC5EF3" w:rsidRDefault="00FB65A4">
            <w:pPr>
              <w:jc w:val="right"/>
            </w:pPr>
            <w:r>
              <w:t>1</w:t>
            </w:r>
          </w:p>
        </w:tc>
        <w:tc>
          <w:tcPr>
            <w:tcW w:w="0" w:type="auto"/>
          </w:tcPr>
          <w:p w14:paraId="662E66AA" w14:textId="77777777" w:rsidR="00BC5EF3" w:rsidRDefault="00FB65A4">
            <w:pPr>
              <w:jc w:val="right"/>
            </w:pPr>
            <w:r>
              <w:t>-</w:t>
            </w:r>
          </w:p>
        </w:tc>
        <w:tc>
          <w:tcPr>
            <w:tcW w:w="0" w:type="auto"/>
          </w:tcPr>
          <w:p w14:paraId="662E66AB" w14:textId="77777777" w:rsidR="00BC5EF3" w:rsidRDefault="00FB65A4">
            <w:pPr>
              <w:jc w:val="right"/>
            </w:pPr>
            <w:r>
              <w:t>-</w:t>
            </w:r>
          </w:p>
        </w:tc>
        <w:tc>
          <w:tcPr>
            <w:tcW w:w="0" w:type="auto"/>
          </w:tcPr>
          <w:p w14:paraId="662E66AC" w14:textId="77777777" w:rsidR="00BC5EF3" w:rsidRDefault="00FB65A4">
            <w:pPr>
              <w:jc w:val="right"/>
            </w:pPr>
            <w:r>
              <w:t>-</w:t>
            </w:r>
          </w:p>
        </w:tc>
      </w:tr>
      <w:tr w:rsidR="00BC5EF3" w14:paraId="662E66B8"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6AE" w14:textId="77777777" w:rsidR="00BC5EF3" w:rsidRDefault="00FB65A4">
            <w:pPr>
              <w:jc w:val="right"/>
            </w:pPr>
            <w:r>
              <w:t>2022</w:t>
            </w:r>
          </w:p>
        </w:tc>
        <w:tc>
          <w:tcPr>
            <w:tcW w:w="0" w:type="auto"/>
          </w:tcPr>
          <w:p w14:paraId="662E66AF" w14:textId="77777777" w:rsidR="00BC5EF3" w:rsidRDefault="00FB65A4">
            <w:r>
              <w:t>Downstream</w:t>
            </w:r>
          </w:p>
        </w:tc>
        <w:tc>
          <w:tcPr>
            <w:tcW w:w="0" w:type="auto"/>
          </w:tcPr>
          <w:p w14:paraId="662E66B0" w14:textId="77777777" w:rsidR="00BC5EF3" w:rsidRDefault="00FB65A4">
            <w:pPr>
              <w:jc w:val="right"/>
            </w:pPr>
            <w:r>
              <w:t>-</w:t>
            </w:r>
          </w:p>
        </w:tc>
        <w:tc>
          <w:tcPr>
            <w:tcW w:w="0" w:type="auto"/>
          </w:tcPr>
          <w:p w14:paraId="662E66B1" w14:textId="77777777" w:rsidR="00BC5EF3" w:rsidRDefault="00FB65A4">
            <w:pPr>
              <w:jc w:val="right"/>
            </w:pPr>
            <w:r>
              <w:t>20</w:t>
            </w:r>
          </w:p>
        </w:tc>
        <w:tc>
          <w:tcPr>
            <w:tcW w:w="0" w:type="auto"/>
          </w:tcPr>
          <w:p w14:paraId="662E66B2" w14:textId="77777777" w:rsidR="00BC5EF3" w:rsidRDefault="00FB65A4">
            <w:pPr>
              <w:jc w:val="right"/>
            </w:pPr>
            <w:r>
              <w:t>-</w:t>
            </w:r>
          </w:p>
        </w:tc>
        <w:tc>
          <w:tcPr>
            <w:tcW w:w="0" w:type="auto"/>
          </w:tcPr>
          <w:p w14:paraId="662E66B3" w14:textId="77777777" w:rsidR="00BC5EF3" w:rsidRDefault="00FB65A4">
            <w:pPr>
              <w:jc w:val="right"/>
            </w:pPr>
            <w:r>
              <w:t>-</w:t>
            </w:r>
          </w:p>
        </w:tc>
        <w:tc>
          <w:tcPr>
            <w:tcW w:w="0" w:type="auto"/>
          </w:tcPr>
          <w:p w14:paraId="662E66B4" w14:textId="77777777" w:rsidR="00BC5EF3" w:rsidRDefault="00FB65A4">
            <w:pPr>
              <w:jc w:val="right"/>
            </w:pPr>
            <w:r>
              <w:t>12</w:t>
            </w:r>
          </w:p>
        </w:tc>
        <w:tc>
          <w:tcPr>
            <w:tcW w:w="0" w:type="auto"/>
          </w:tcPr>
          <w:p w14:paraId="662E66B5" w14:textId="77777777" w:rsidR="00BC5EF3" w:rsidRDefault="00FB65A4">
            <w:pPr>
              <w:jc w:val="right"/>
            </w:pPr>
            <w:r>
              <w:t>-</w:t>
            </w:r>
          </w:p>
        </w:tc>
        <w:tc>
          <w:tcPr>
            <w:tcW w:w="0" w:type="auto"/>
          </w:tcPr>
          <w:p w14:paraId="662E66B6" w14:textId="77777777" w:rsidR="00BC5EF3" w:rsidRDefault="00FB65A4">
            <w:pPr>
              <w:jc w:val="right"/>
            </w:pPr>
            <w:r>
              <w:t>-</w:t>
            </w:r>
          </w:p>
        </w:tc>
        <w:tc>
          <w:tcPr>
            <w:tcW w:w="0" w:type="auto"/>
          </w:tcPr>
          <w:p w14:paraId="662E66B7" w14:textId="77777777" w:rsidR="00BC5EF3" w:rsidRDefault="00FB65A4">
            <w:pPr>
              <w:jc w:val="right"/>
            </w:pPr>
            <w:r>
              <w:t>-</w:t>
            </w:r>
          </w:p>
        </w:tc>
      </w:tr>
      <w:tr w:rsidR="00BC5EF3" w14:paraId="662E66C3"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6B9" w14:textId="77777777" w:rsidR="00BC5EF3" w:rsidRDefault="00FB65A4">
            <w:pPr>
              <w:jc w:val="right"/>
            </w:pPr>
            <w:r>
              <w:t>2022</w:t>
            </w:r>
          </w:p>
        </w:tc>
        <w:tc>
          <w:tcPr>
            <w:tcW w:w="0" w:type="auto"/>
          </w:tcPr>
          <w:p w14:paraId="662E66BA" w14:textId="77777777" w:rsidR="00BC5EF3" w:rsidRDefault="00FB65A4">
            <w:r>
              <w:t>Downstream</w:t>
            </w:r>
          </w:p>
        </w:tc>
        <w:tc>
          <w:tcPr>
            <w:tcW w:w="0" w:type="auto"/>
          </w:tcPr>
          <w:p w14:paraId="662E66BB" w14:textId="77777777" w:rsidR="00BC5EF3" w:rsidRDefault="00FB65A4">
            <w:pPr>
              <w:jc w:val="right"/>
            </w:pPr>
            <w:r>
              <w:t>-</w:t>
            </w:r>
          </w:p>
        </w:tc>
        <w:tc>
          <w:tcPr>
            <w:tcW w:w="0" w:type="auto"/>
          </w:tcPr>
          <w:p w14:paraId="662E66BC" w14:textId="77777777" w:rsidR="00BC5EF3" w:rsidRDefault="00FB65A4">
            <w:pPr>
              <w:jc w:val="right"/>
            </w:pPr>
            <w:r>
              <w:t>24</w:t>
            </w:r>
          </w:p>
        </w:tc>
        <w:tc>
          <w:tcPr>
            <w:tcW w:w="0" w:type="auto"/>
          </w:tcPr>
          <w:p w14:paraId="662E66BD" w14:textId="77777777" w:rsidR="00BC5EF3" w:rsidRDefault="00FB65A4">
            <w:pPr>
              <w:jc w:val="right"/>
            </w:pPr>
            <w:r>
              <w:t>-</w:t>
            </w:r>
          </w:p>
        </w:tc>
        <w:tc>
          <w:tcPr>
            <w:tcW w:w="0" w:type="auto"/>
          </w:tcPr>
          <w:p w14:paraId="662E66BE" w14:textId="77777777" w:rsidR="00BC5EF3" w:rsidRDefault="00FB65A4">
            <w:pPr>
              <w:jc w:val="right"/>
            </w:pPr>
            <w:r>
              <w:t>-</w:t>
            </w:r>
          </w:p>
        </w:tc>
        <w:tc>
          <w:tcPr>
            <w:tcW w:w="0" w:type="auto"/>
          </w:tcPr>
          <w:p w14:paraId="662E66BF" w14:textId="77777777" w:rsidR="00BC5EF3" w:rsidRDefault="00FB65A4">
            <w:pPr>
              <w:jc w:val="right"/>
            </w:pPr>
            <w:r>
              <w:t>-</w:t>
            </w:r>
          </w:p>
        </w:tc>
        <w:tc>
          <w:tcPr>
            <w:tcW w:w="0" w:type="auto"/>
          </w:tcPr>
          <w:p w14:paraId="662E66C0" w14:textId="77777777" w:rsidR="00BC5EF3" w:rsidRDefault="00FB65A4">
            <w:pPr>
              <w:jc w:val="right"/>
            </w:pPr>
            <w:r>
              <w:t>13</w:t>
            </w:r>
          </w:p>
        </w:tc>
        <w:tc>
          <w:tcPr>
            <w:tcW w:w="0" w:type="auto"/>
          </w:tcPr>
          <w:p w14:paraId="662E66C1" w14:textId="77777777" w:rsidR="00BC5EF3" w:rsidRDefault="00FB65A4">
            <w:pPr>
              <w:jc w:val="right"/>
            </w:pPr>
            <w:r>
              <w:t>-</w:t>
            </w:r>
          </w:p>
        </w:tc>
        <w:tc>
          <w:tcPr>
            <w:tcW w:w="0" w:type="auto"/>
          </w:tcPr>
          <w:p w14:paraId="662E66C2" w14:textId="77777777" w:rsidR="00BC5EF3" w:rsidRDefault="00FB65A4">
            <w:pPr>
              <w:jc w:val="right"/>
            </w:pPr>
            <w:r>
              <w:t>-</w:t>
            </w:r>
          </w:p>
        </w:tc>
      </w:tr>
      <w:tr w:rsidR="00BC5EF3" w14:paraId="662E66CE"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6C4" w14:textId="77777777" w:rsidR="00BC5EF3" w:rsidRDefault="00FB65A4">
            <w:pPr>
              <w:jc w:val="right"/>
            </w:pPr>
            <w:r>
              <w:t>2022</w:t>
            </w:r>
          </w:p>
        </w:tc>
        <w:tc>
          <w:tcPr>
            <w:tcW w:w="0" w:type="auto"/>
          </w:tcPr>
          <w:p w14:paraId="662E66C5" w14:textId="77777777" w:rsidR="00BC5EF3" w:rsidRDefault="00FB65A4">
            <w:r>
              <w:t>Downstream</w:t>
            </w:r>
          </w:p>
        </w:tc>
        <w:tc>
          <w:tcPr>
            <w:tcW w:w="0" w:type="auto"/>
          </w:tcPr>
          <w:p w14:paraId="662E66C6" w14:textId="77777777" w:rsidR="00BC5EF3" w:rsidRDefault="00FB65A4">
            <w:pPr>
              <w:jc w:val="right"/>
            </w:pPr>
            <w:r>
              <w:t>-</w:t>
            </w:r>
          </w:p>
        </w:tc>
        <w:tc>
          <w:tcPr>
            <w:tcW w:w="0" w:type="auto"/>
          </w:tcPr>
          <w:p w14:paraId="662E66C7" w14:textId="77777777" w:rsidR="00BC5EF3" w:rsidRDefault="00FB65A4">
            <w:pPr>
              <w:jc w:val="right"/>
            </w:pPr>
            <w:r>
              <w:t>-</w:t>
            </w:r>
          </w:p>
        </w:tc>
        <w:tc>
          <w:tcPr>
            <w:tcW w:w="0" w:type="auto"/>
          </w:tcPr>
          <w:p w14:paraId="662E66C8" w14:textId="77777777" w:rsidR="00BC5EF3" w:rsidRDefault="00FB65A4">
            <w:pPr>
              <w:jc w:val="right"/>
            </w:pPr>
            <w:r>
              <w:t>-</w:t>
            </w:r>
          </w:p>
        </w:tc>
        <w:tc>
          <w:tcPr>
            <w:tcW w:w="0" w:type="auto"/>
          </w:tcPr>
          <w:p w14:paraId="662E66C9" w14:textId="77777777" w:rsidR="00BC5EF3" w:rsidRDefault="00FB65A4">
            <w:pPr>
              <w:jc w:val="right"/>
            </w:pPr>
            <w:r>
              <w:t>-</w:t>
            </w:r>
          </w:p>
        </w:tc>
        <w:tc>
          <w:tcPr>
            <w:tcW w:w="0" w:type="auto"/>
          </w:tcPr>
          <w:p w14:paraId="662E66CA" w14:textId="77777777" w:rsidR="00BC5EF3" w:rsidRDefault="00FB65A4">
            <w:pPr>
              <w:jc w:val="right"/>
            </w:pPr>
            <w:r>
              <w:t>9</w:t>
            </w:r>
          </w:p>
        </w:tc>
        <w:tc>
          <w:tcPr>
            <w:tcW w:w="0" w:type="auto"/>
          </w:tcPr>
          <w:p w14:paraId="662E66CB" w14:textId="77777777" w:rsidR="00BC5EF3" w:rsidRDefault="00FB65A4">
            <w:pPr>
              <w:jc w:val="right"/>
            </w:pPr>
            <w:r>
              <w:t>6</w:t>
            </w:r>
          </w:p>
        </w:tc>
        <w:tc>
          <w:tcPr>
            <w:tcW w:w="0" w:type="auto"/>
          </w:tcPr>
          <w:p w14:paraId="662E66CC" w14:textId="77777777" w:rsidR="00BC5EF3" w:rsidRDefault="00FB65A4">
            <w:pPr>
              <w:jc w:val="right"/>
            </w:pPr>
            <w:r>
              <w:t>-</w:t>
            </w:r>
          </w:p>
        </w:tc>
        <w:tc>
          <w:tcPr>
            <w:tcW w:w="0" w:type="auto"/>
          </w:tcPr>
          <w:p w14:paraId="662E66CD" w14:textId="77777777" w:rsidR="00BC5EF3" w:rsidRDefault="00FB65A4">
            <w:pPr>
              <w:jc w:val="right"/>
            </w:pPr>
            <w:r>
              <w:t>-</w:t>
            </w:r>
          </w:p>
        </w:tc>
      </w:tr>
      <w:tr w:rsidR="00BC5EF3" w14:paraId="662E66D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6CF" w14:textId="77777777" w:rsidR="00BC5EF3" w:rsidRDefault="00FB65A4">
            <w:pPr>
              <w:jc w:val="right"/>
            </w:pPr>
            <w:r>
              <w:t>2023</w:t>
            </w:r>
          </w:p>
        </w:tc>
        <w:tc>
          <w:tcPr>
            <w:tcW w:w="0" w:type="auto"/>
          </w:tcPr>
          <w:p w14:paraId="662E66D0" w14:textId="77777777" w:rsidR="00BC5EF3" w:rsidRDefault="00FB65A4">
            <w:r>
              <w:t>Downstream</w:t>
            </w:r>
          </w:p>
        </w:tc>
        <w:tc>
          <w:tcPr>
            <w:tcW w:w="0" w:type="auto"/>
          </w:tcPr>
          <w:p w14:paraId="662E66D1" w14:textId="77777777" w:rsidR="00BC5EF3" w:rsidRDefault="00FB65A4">
            <w:pPr>
              <w:jc w:val="right"/>
            </w:pPr>
            <w:r>
              <w:t>205</w:t>
            </w:r>
          </w:p>
        </w:tc>
        <w:tc>
          <w:tcPr>
            <w:tcW w:w="0" w:type="auto"/>
          </w:tcPr>
          <w:p w14:paraId="662E66D2" w14:textId="77777777" w:rsidR="00BC5EF3" w:rsidRDefault="00FB65A4">
            <w:pPr>
              <w:jc w:val="right"/>
            </w:pPr>
            <w:r>
              <w:t>211</w:t>
            </w:r>
          </w:p>
        </w:tc>
        <w:tc>
          <w:tcPr>
            <w:tcW w:w="0" w:type="auto"/>
          </w:tcPr>
          <w:p w14:paraId="662E66D3" w14:textId="77777777" w:rsidR="00BC5EF3" w:rsidRDefault="00FB65A4">
            <w:pPr>
              <w:jc w:val="right"/>
            </w:pPr>
            <w:r>
              <w:t>-</w:t>
            </w:r>
          </w:p>
        </w:tc>
        <w:tc>
          <w:tcPr>
            <w:tcW w:w="0" w:type="auto"/>
          </w:tcPr>
          <w:p w14:paraId="662E66D4" w14:textId="77777777" w:rsidR="00BC5EF3" w:rsidRDefault="00FB65A4">
            <w:pPr>
              <w:jc w:val="right"/>
            </w:pPr>
            <w:r>
              <w:t>-</w:t>
            </w:r>
          </w:p>
        </w:tc>
        <w:tc>
          <w:tcPr>
            <w:tcW w:w="0" w:type="auto"/>
          </w:tcPr>
          <w:p w14:paraId="662E66D5" w14:textId="77777777" w:rsidR="00BC5EF3" w:rsidRDefault="00FB65A4">
            <w:pPr>
              <w:jc w:val="right"/>
            </w:pPr>
            <w:r>
              <w:t>-</w:t>
            </w:r>
          </w:p>
        </w:tc>
        <w:tc>
          <w:tcPr>
            <w:tcW w:w="0" w:type="auto"/>
          </w:tcPr>
          <w:p w14:paraId="662E66D6" w14:textId="77777777" w:rsidR="00BC5EF3" w:rsidRDefault="00FB65A4">
            <w:pPr>
              <w:jc w:val="right"/>
            </w:pPr>
            <w:r>
              <w:t>-</w:t>
            </w:r>
          </w:p>
        </w:tc>
        <w:tc>
          <w:tcPr>
            <w:tcW w:w="0" w:type="auto"/>
          </w:tcPr>
          <w:p w14:paraId="662E66D7" w14:textId="77777777" w:rsidR="00BC5EF3" w:rsidRDefault="00FB65A4">
            <w:pPr>
              <w:jc w:val="right"/>
            </w:pPr>
            <w:r>
              <w:t>-</w:t>
            </w:r>
          </w:p>
        </w:tc>
        <w:tc>
          <w:tcPr>
            <w:tcW w:w="0" w:type="auto"/>
          </w:tcPr>
          <w:p w14:paraId="662E66D8" w14:textId="77777777" w:rsidR="00BC5EF3" w:rsidRDefault="00FB65A4">
            <w:pPr>
              <w:jc w:val="right"/>
            </w:pPr>
            <w:r>
              <w:t>-</w:t>
            </w:r>
          </w:p>
        </w:tc>
      </w:tr>
      <w:tr w:rsidR="00BC5EF3" w14:paraId="662E66E4"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6DA" w14:textId="77777777" w:rsidR="00BC5EF3" w:rsidRDefault="00FB65A4">
            <w:pPr>
              <w:jc w:val="right"/>
            </w:pPr>
            <w:r>
              <w:lastRenderedPageBreak/>
              <w:t>2023</w:t>
            </w:r>
          </w:p>
        </w:tc>
        <w:tc>
          <w:tcPr>
            <w:tcW w:w="0" w:type="auto"/>
          </w:tcPr>
          <w:p w14:paraId="662E66DB" w14:textId="77777777" w:rsidR="00BC5EF3" w:rsidRDefault="00FB65A4">
            <w:r>
              <w:t>Downstream</w:t>
            </w:r>
          </w:p>
        </w:tc>
        <w:tc>
          <w:tcPr>
            <w:tcW w:w="0" w:type="auto"/>
          </w:tcPr>
          <w:p w14:paraId="662E66DC" w14:textId="77777777" w:rsidR="00BC5EF3" w:rsidRDefault="00FB65A4">
            <w:pPr>
              <w:jc w:val="right"/>
            </w:pPr>
            <w:r>
              <w:t>-</w:t>
            </w:r>
          </w:p>
        </w:tc>
        <w:tc>
          <w:tcPr>
            <w:tcW w:w="0" w:type="auto"/>
          </w:tcPr>
          <w:p w14:paraId="662E66DD" w14:textId="77777777" w:rsidR="00BC5EF3" w:rsidRDefault="00FB65A4">
            <w:pPr>
              <w:jc w:val="right"/>
            </w:pPr>
            <w:r>
              <w:t>211</w:t>
            </w:r>
          </w:p>
        </w:tc>
        <w:tc>
          <w:tcPr>
            <w:tcW w:w="0" w:type="auto"/>
          </w:tcPr>
          <w:p w14:paraId="662E66DE" w14:textId="77777777" w:rsidR="00BC5EF3" w:rsidRDefault="00FB65A4">
            <w:pPr>
              <w:jc w:val="right"/>
            </w:pPr>
            <w:r>
              <w:t>-</w:t>
            </w:r>
          </w:p>
        </w:tc>
        <w:tc>
          <w:tcPr>
            <w:tcW w:w="0" w:type="auto"/>
          </w:tcPr>
          <w:p w14:paraId="662E66DF" w14:textId="77777777" w:rsidR="00BC5EF3" w:rsidRDefault="00FB65A4">
            <w:pPr>
              <w:jc w:val="right"/>
            </w:pPr>
            <w:r>
              <w:t>-</w:t>
            </w:r>
          </w:p>
        </w:tc>
        <w:tc>
          <w:tcPr>
            <w:tcW w:w="0" w:type="auto"/>
          </w:tcPr>
          <w:p w14:paraId="662E66E0" w14:textId="77777777" w:rsidR="00BC5EF3" w:rsidRDefault="00FB65A4">
            <w:pPr>
              <w:jc w:val="right"/>
            </w:pPr>
            <w:r>
              <w:t>-</w:t>
            </w:r>
          </w:p>
        </w:tc>
        <w:tc>
          <w:tcPr>
            <w:tcW w:w="0" w:type="auto"/>
          </w:tcPr>
          <w:p w14:paraId="662E66E1" w14:textId="77777777" w:rsidR="00BC5EF3" w:rsidRDefault="00FB65A4">
            <w:pPr>
              <w:jc w:val="right"/>
            </w:pPr>
            <w:r>
              <w:t>-</w:t>
            </w:r>
          </w:p>
        </w:tc>
        <w:tc>
          <w:tcPr>
            <w:tcW w:w="0" w:type="auto"/>
          </w:tcPr>
          <w:p w14:paraId="662E66E2" w14:textId="77777777" w:rsidR="00BC5EF3" w:rsidRDefault="00FB65A4">
            <w:pPr>
              <w:jc w:val="right"/>
            </w:pPr>
            <w:r>
              <w:t>179</w:t>
            </w:r>
          </w:p>
        </w:tc>
        <w:tc>
          <w:tcPr>
            <w:tcW w:w="0" w:type="auto"/>
          </w:tcPr>
          <w:p w14:paraId="662E66E3" w14:textId="77777777" w:rsidR="00BC5EF3" w:rsidRDefault="00FB65A4">
            <w:pPr>
              <w:jc w:val="right"/>
            </w:pPr>
            <w:r>
              <w:t>-</w:t>
            </w:r>
          </w:p>
        </w:tc>
      </w:tr>
      <w:tr w:rsidR="00BC5EF3" w14:paraId="662E66EF"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6E5" w14:textId="77777777" w:rsidR="00BC5EF3" w:rsidRDefault="00FB65A4">
            <w:pPr>
              <w:jc w:val="right"/>
            </w:pPr>
            <w:r>
              <w:t>2023</w:t>
            </w:r>
          </w:p>
        </w:tc>
        <w:tc>
          <w:tcPr>
            <w:tcW w:w="0" w:type="auto"/>
          </w:tcPr>
          <w:p w14:paraId="662E66E6" w14:textId="77777777" w:rsidR="00BC5EF3" w:rsidRDefault="00FB65A4">
            <w:r>
              <w:t>Downstream</w:t>
            </w:r>
          </w:p>
        </w:tc>
        <w:tc>
          <w:tcPr>
            <w:tcW w:w="0" w:type="auto"/>
          </w:tcPr>
          <w:p w14:paraId="662E66E7" w14:textId="77777777" w:rsidR="00BC5EF3" w:rsidRDefault="00FB65A4">
            <w:pPr>
              <w:jc w:val="right"/>
            </w:pPr>
            <w:r>
              <w:t>206</w:t>
            </w:r>
          </w:p>
        </w:tc>
        <w:tc>
          <w:tcPr>
            <w:tcW w:w="0" w:type="auto"/>
          </w:tcPr>
          <w:p w14:paraId="662E66E8" w14:textId="77777777" w:rsidR="00BC5EF3" w:rsidRDefault="00FB65A4">
            <w:pPr>
              <w:jc w:val="right"/>
            </w:pPr>
            <w:r>
              <w:t>-</w:t>
            </w:r>
          </w:p>
        </w:tc>
        <w:tc>
          <w:tcPr>
            <w:tcW w:w="0" w:type="auto"/>
          </w:tcPr>
          <w:p w14:paraId="662E66E9" w14:textId="77777777" w:rsidR="00BC5EF3" w:rsidRDefault="00FB65A4">
            <w:pPr>
              <w:jc w:val="right"/>
            </w:pPr>
            <w:r>
              <w:t>-</w:t>
            </w:r>
          </w:p>
        </w:tc>
        <w:tc>
          <w:tcPr>
            <w:tcW w:w="0" w:type="auto"/>
          </w:tcPr>
          <w:p w14:paraId="662E66EA" w14:textId="77777777" w:rsidR="00BC5EF3" w:rsidRDefault="00FB65A4">
            <w:pPr>
              <w:jc w:val="right"/>
            </w:pPr>
            <w:r>
              <w:t>-</w:t>
            </w:r>
          </w:p>
        </w:tc>
        <w:tc>
          <w:tcPr>
            <w:tcW w:w="0" w:type="auto"/>
          </w:tcPr>
          <w:p w14:paraId="662E66EB" w14:textId="77777777" w:rsidR="00BC5EF3" w:rsidRDefault="00FB65A4">
            <w:pPr>
              <w:jc w:val="right"/>
            </w:pPr>
            <w:r>
              <w:t>-</w:t>
            </w:r>
          </w:p>
        </w:tc>
        <w:tc>
          <w:tcPr>
            <w:tcW w:w="0" w:type="auto"/>
          </w:tcPr>
          <w:p w14:paraId="662E66EC" w14:textId="77777777" w:rsidR="00BC5EF3" w:rsidRDefault="00FB65A4">
            <w:pPr>
              <w:jc w:val="right"/>
            </w:pPr>
            <w:r>
              <w:t>-</w:t>
            </w:r>
          </w:p>
        </w:tc>
        <w:tc>
          <w:tcPr>
            <w:tcW w:w="0" w:type="auto"/>
          </w:tcPr>
          <w:p w14:paraId="662E66ED" w14:textId="77777777" w:rsidR="00BC5EF3" w:rsidRDefault="00FB65A4">
            <w:pPr>
              <w:jc w:val="right"/>
            </w:pPr>
            <w:r>
              <w:t>180</w:t>
            </w:r>
          </w:p>
        </w:tc>
        <w:tc>
          <w:tcPr>
            <w:tcW w:w="0" w:type="auto"/>
          </w:tcPr>
          <w:p w14:paraId="662E66EE" w14:textId="77777777" w:rsidR="00BC5EF3" w:rsidRDefault="00FB65A4">
            <w:pPr>
              <w:jc w:val="right"/>
            </w:pPr>
            <w:r>
              <w:t>-</w:t>
            </w:r>
          </w:p>
        </w:tc>
      </w:tr>
    </w:tbl>
    <w:p w14:paraId="386D44D3" w14:textId="77777777" w:rsidR="00FB65A4" w:rsidRDefault="00FB65A4"/>
    <w:p w14:paraId="662E66F0" w14:textId="48E8B031" w:rsidR="00BC5EF3" w:rsidRDefault="00FB65A4">
      <w:r>
        <w:t>The correlation coefficient between each pair of observers, by direction, is</w:t>
      </w:r>
      <w:commentRangeStart w:id="39"/>
      <w:r>
        <w:t xml:space="preserve"> show</w:t>
      </w:r>
      <w:ins w:id="40" w:author="Craig, Bethany E (DFW)" w:date="2024-07-24T09:07:00Z" w16du:dateUtc="2024-07-24T16:07:00Z">
        <w:r w:rsidR="001373DD">
          <w:t>n</w:t>
        </w:r>
      </w:ins>
      <w:r>
        <w:t xml:space="preserve"> </w:t>
      </w:r>
      <w:commentRangeEnd w:id="39"/>
      <w:r w:rsidR="008252F9">
        <w:rPr>
          <w:rStyle w:val="CommentReference"/>
        </w:rPr>
        <w:commentReference w:id="39"/>
      </w:r>
      <w:r>
        <w:t>in Table 4.2. Except for observer GB, correlations for upstream moving fish were all greater than 0.95, while the correlation coefficients for downstream moving fish ranged from -0.25 to 0.96. Several of the weakest correlations corresponded with lower numbers of observed fish.</w:t>
      </w:r>
    </w:p>
    <w:p w14:paraId="662E66F1" w14:textId="77777777" w:rsidR="00BC5EF3" w:rsidRDefault="00FB65A4">
      <w:bookmarkStart w:id="41" w:name="tab:obs-corr"/>
      <w:bookmarkEnd w:id="41"/>
      <w:r>
        <w:t>Table 4.2: Correlation (r) between daily counts of upstream and downstream moving fish for periods that were reviewed by pairs of observers. The total number of days when each pair reviewed SONAR data is shown, as well as the total number of fish observed by each observer.</w:t>
      </w:r>
    </w:p>
    <w:tbl>
      <w:tblPr>
        <w:tblStyle w:val="Table-WDFW"/>
        <w:tblW w:w="0" w:type="auto"/>
        <w:jc w:val="center"/>
        <w:tblLook w:val="0020" w:firstRow="1" w:lastRow="0" w:firstColumn="0" w:lastColumn="0" w:noHBand="0" w:noVBand="0"/>
        <w:tblCaption w:val="Table 4.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349"/>
        <w:gridCol w:w="818"/>
        <w:gridCol w:w="818"/>
        <w:gridCol w:w="936"/>
        <w:gridCol w:w="1229"/>
        <w:gridCol w:w="1229"/>
        <w:gridCol w:w="820"/>
      </w:tblGrid>
      <w:tr w:rsidR="00BC5EF3" w14:paraId="662E66F9" w14:textId="77777777" w:rsidTr="00A3193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62E66F2" w14:textId="77777777" w:rsidR="00BC5EF3" w:rsidRDefault="00FB65A4">
            <w:r>
              <w:t>Direction</w:t>
            </w:r>
          </w:p>
        </w:tc>
        <w:tc>
          <w:tcPr>
            <w:tcW w:w="0" w:type="auto"/>
          </w:tcPr>
          <w:p w14:paraId="662E66F3" w14:textId="77777777" w:rsidR="00BC5EF3" w:rsidRDefault="00FB65A4">
            <w:r>
              <w:t>Obs 1</w:t>
            </w:r>
          </w:p>
        </w:tc>
        <w:tc>
          <w:tcPr>
            <w:tcW w:w="0" w:type="auto"/>
          </w:tcPr>
          <w:p w14:paraId="662E66F4" w14:textId="77777777" w:rsidR="00BC5EF3" w:rsidRDefault="00FB65A4">
            <w:r>
              <w:t>Obs 2</w:t>
            </w:r>
          </w:p>
        </w:tc>
        <w:tc>
          <w:tcPr>
            <w:tcW w:w="0" w:type="auto"/>
          </w:tcPr>
          <w:p w14:paraId="662E66F5" w14:textId="77777777" w:rsidR="00BC5EF3" w:rsidRDefault="00FB65A4">
            <w:pPr>
              <w:jc w:val="right"/>
            </w:pPr>
            <w:r>
              <w:t>N Days</w:t>
            </w:r>
          </w:p>
        </w:tc>
        <w:tc>
          <w:tcPr>
            <w:tcW w:w="0" w:type="auto"/>
          </w:tcPr>
          <w:p w14:paraId="662E66F6" w14:textId="77777777" w:rsidR="00BC5EF3" w:rsidRDefault="00FB65A4">
            <w:pPr>
              <w:jc w:val="right"/>
            </w:pPr>
            <w:r>
              <w:t>Obs 1 Fish</w:t>
            </w:r>
          </w:p>
        </w:tc>
        <w:tc>
          <w:tcPr>
            <w:tcW w:w="0" w:type="auto"/>
          </w:tcPr>
          <w:p w14:paraId="662E66F7" w14:textId="77777777" w:rsidR="00BC5EF3" w:rsidRDefault="00FB65A4">
            <w:pPr>
              <w:jc w:val="right"/>
            </w:pPr>
            <w:r>
              <w:t>Obs 2 Fish</w:t>
            </w:r>
          </w:p>
        </w:tc>
        <w:tc>
          <w:tcPr>
            <w:tcW w:w="0" w:type="auto"/>
          </w:tcPr>
          <w:p w14:paraId="662E66F8" w14:textId="77777777" w:rsidR="00BC5EF3" w:rsidRDefault="00FB65A4">
            <w:pPr>
              <w:jc w:val="right"/>
            </w:pPr>
            <w:r>
              <w:t>r</w:t>
            </w:r>
          </w:p>
        </w:tc>
      </w:tr>
      <w:tr w:rsidR="00BC5EF3" w14:paraId="662E670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6FA" w14:textId="77777777" w:rsidR="00BC5EF3" w:rsidRDefault="00FB65A4">
            <w:r>
              <w:t>Upstream</w:t>
            </w:r>
          </w:p>
        </w:tc>
        <w:tc>
          <w:tcPr>
            <w:tcW w:w="0" w:type="auto"/>
          </w:tcPr>
          <w:p w14:paraId="662E66FB" w14:textId="77777777" w:rsidR="00BC5EF3" w:rsidRDefault="00FB65A4">
            <w:r>
              <w:t>AS</w:t>
            </w:r>
          </w:p>
        </w:tc>
        <w:tc>
          <w:tcPr>
            <w:tcW w:w="0" w:type="auto"/>
          </w:tcPr>
          <w:p w14:paraId="662E66FC" w14:textId="77777777" w:rsidR="00BC5EF3" w:rsidRDefault="00FB65A4">
            <w:r>
              <w:t>JG</w:t>
            </w:r>
          </w:p>
        </w:tc>
        <w:tc>
          <w:tcPr>
            <w:tcW w:w="0" w:type="auto"/>
          </w:tcPr>
          <w:p w14:paraId="662E66FD" w14:textId="77777777" w:rsidR="00BC5EF3" w:rsidRDefault="00FB65A4">
            <w:pPr>
              <w:jc w:val="right"/>
            </w:pPr>
            <w:r>
              <w:t>5</w:t>
            </w:r>
          </w:p>
        </w:tc>
        <w:tc>
          <w:tcPr>
            <w:tcW w:w="0" w:type="auto"/>
          </w:tcPr>
          <w:p w14:paraId="662E66FE" w14:textId="77777777" w:rsidR="00BC5EF3" w:rsidRDefault="00FB65A4">
            <w:pPr>
              <w:jc w:val="right"/>
            </w:pPr>
            <w:r>
              <w:t>38</w:t>
            </w:r>
          </w:p>
        </w:tc>
        <w:tc>
          <w:tcPr>
            <w:tcW w:w="0" w:type="auto"/>
          </w:tcPr>
          <w:p w14:paraId="662E66FF" w14:textId="77777777" w:rsidR="00BC5EF3" w:rsidRDefault="00FB65A4">
            <w:pPr>
              <w:jc w:val="right"/>
            </w:pPr>
            <w:r>
              <w:t>37</w:t>
            </w:r>
          </w:p>
        </w:tc>
        <w:tc>
          <w:tcPr>
            <w:tcW w:w="0" w:type="auto"/>
          </w:tcPr>
          <w:p w14:paraId="662E6700" w14:textId="77777777" w:rsidR="00BC5EF3" w:rsidRDefault="00FB65A4">
            <w:pPr>
              <w:jc w:val="right"/>
            </w:pPr>
            <w:r>
              <w:t>0.998</w:t>
            </w:r>
          </w:p>
        </w:tc>
      </w:tr>
      <w:tr w:rsidR="00BC5EF3" w14:paraId="662E670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02" w14:textId="77777777" w:rsidR="00BC5EF3" w:rsidRDefault="00FB65A4">
            <w:r>
              <w:t>Upstream</w:t>
            </w:r>
          </w:p>
        </w:tc>
        <w:tc>
          <w:tcPr>
            <w:tcW w:w="0" w:type="auto"/>
          </w:tcPr>
          <w:p w14:paraId="662E6703" w14:textId="77777777" w:rsidR="00BC5EF3" w:rsidRDefault="00FB65A4">
            <w:r>
              <w:t>BC</w:t>
            </w:r>
          </w:p>
        </w:tc>
        <w:tc>
          <w:tcPr>
            <w:tcW w:w="0" w:type="auto"/>
          </w:tcPr>
          <w:p w14:paraId="662E6704" w14:textId="77777777" w:rsidR="00BC5EF3" w:rsidRDefault="00FB65A4">
            <w:r>
              <w:t>JG</w:t>
            </w:r>
          </w:p>
        </w:tc>
        <w:tc>
          <w:tcPr>
            <w:tcW w:w="0" w:type="auto"/>
          </w:tcPr>
          <w:p w14:paraId="662E6705" w14:textId="77777777" w:rsidR="00BC5EF3" w:rsidRDefault="00FB65A4">
            <w:pPr>
              <w:jc w:val="right"/>
            </w:pPr>
            <w:r>
              <w:t>5</w:t>
            </w:r>
          </w:p>
        </w:tc>
        <w:tc>
          <w:tcPr>
            <w:tcW w:w="0" w:type="auto"/>
          </w:tcPr>
          <w:p w14:paraId="662E6706" w14:textId="77777777" w:rsidR="00BC5EF3" w:rsidRDefault="00FB65A4">
            <w:pPr>
              <w:jc w:val="right"/>
            </w:pPr>
            <w:r>
              <w:t>38</w:t>
            </w:r>
          </w:p>
        </w:tc>
        <w:tc>
          <w:tcPr>
            <w:tcW w:w="0" w:type="auto"/>
          </w:tcPr>
          <w:p w14:paraId="662E6707" w14:textId="77777777" w:rsidR="00BC5EF3" w:rsidRDefault="00FB65A4">
            <w:pPr>
              <w:jc w:val="right"/>
            </w:pPr>
            <w:r>
              <w:t>37</w:t>
            </w:r>
          </w:p>
        </w:tc>
        <w:tc>
          <w:tcPr>
            <w:tcW w:w="0" w:type="auto"/>
          </w:tcPr>
          <w:p w14:paraId="662E6708" w14:textId="77777777" w:rsidR="00BC5EF3" w:rsidRDefault="00FB65A4">
            <w:pPr>
              <w:jc w:val="right"/>
            </w:pPr>
            <w:r>
              <w:t>0.995</w:t>
            </w:r>
          </w:p>
        </w:tc>
      </w:tr>
      <w:tr w:rsidR="00BC5EF3" w14:paraId="662E671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0A" w14:textId="77777777" w:rsidR="00BC5EF3" w:rsidRDefault="00FB65A4">
            <w:r>
              <w:t>Upstream</w:t>
            </w:r>
          </w:p>
        </w:tc>
        <w:tc>
          <w:tcPr>
            <w:tcW w:w="0" w:type="auto"/>
          </w:tcPr>
          <w:p w14:paraId="662E670B" w14:textId="77777777" w:rsidR="00BC5EF3" w:rsidRDefault="00FB65A4">
            <w:r>
              <w:t>AS</w:t>
            </w:r>
          </w:p>
        </w:tc>
        <w:tc>
          <w:tcPr>
            <w:tcW w:w="0" w:type="auto"/>
          </w:tcPr>
          <w:p w14:paraId="662E670C" w14:textId="77777777" w:rsidR="00BC5EF3" w:rsidRDefault="00FB65A4">
            <w:r>
              <w:t>JE</w:t>
            </w:r>
          </w:p>
        </w:tc>
        <w:tc>
          <w:tcPr>
            <w:tcW w:w="0" w:type="auto"/>
          </w:tcPr>
          <w:p w14:paraId="662E670D" w14:textId="77777777" w:rsidR="00BC5EF3" w:rsidRDefault="00FB65A4">
            <w:pPr>
              <w:jc w:val="right"/>
            </w:pPr>
            <w:r>
              <w:t>9</w:t>
            </w:r>
          </w:p>
        </w:tc>
        <w:tc>
          <w:tcPr>
            <w:tcW w:w="0" w:type="auto"/>
          </w:tcPr>
          <w:p w14:paraId="662E670E" w14:textId="77777777" w:rsidR="00BC5EF3" w:rsidRDefault="00FB65A4">
            <w:pPr>
              <w:jc w:val="right"/>
            </w:pPr>
            <w:r>
              <w:t>348</w:t>
            </w:r>
          </w:p>
        </w:tc>
        <w:tc>
          <w:tcPr>
            <w:tcW w:w="0" w:type="auto"/>
          </w:tcPr>
          <w:p w14:paraId="662E670F" w14:textId="77777777" w:rsidR="00BC5EF3" w:rsidRDefault="00FB65A4">
            <w:pPr>
              <w:jc w:val="right"/>
            </w:pPr>
            <w:r>
              <w:t>358</w:t>
            </w:r>
          </w:p>
        </w:tc>
        <w:tc>
          <w:tcPr>
            <w:tcW w:w="0" w:type="auto"/>
          </w:tcPr>
          <w:p w14:paraId="662E6710" w14:textId="77777777" w:rsidR="00BC5EF3" w:rsidRDefault="00FB65A4">
            <w:pPr>
              <w:jc w:val="right"/>
            </w:pPr>
            <w:r>
              <w:t>0.995</w:t>
            </w:r>
          </w:p>
        </w:tc>
      </w:tr>
      <w:tr w:rsidR="00BC5EF3" w14:paraId="662E671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12" w14:textId="77777777" w:rsidR="00BC5EF3" w:rsidRDefault="00FB65A4">
            <w:r>
              <w:t>Upstream</w:t>
            </w:r>
          </w:p>
        </w:tc>
        <w:tc>
          <w:tcPr>
            <w:tcW w:w="0" w:type="auto"/>
          </w:tcPr>
          <w:p w14:paraId="662E6713" w14:textId="77777777" w:rsidR="00BC5EF3" w:rsidRDefault="00FB65A4">
            <w:r>
              <w:t>AS</w:t>
            </w:r>
          </w:p>
        </w:tc>
        <w:tc>
          <w:tcPr>
            <w:tcW w:w="0" w:type="auto"/>
          </w:tcPr>
          <w:p w14:paraId="662E6714" w14:textId="77777777" w:rsidR="00BC5EF3" w:rsidRDefault="00FB65A4">
            <w:r>
              <w:t>BC</w:t>
            </w:r>
          </w:p>
        </w:tc>
        <w:tc>
          <w:tcPr>
            <w:tcW w:w="0" w:type="auto"/>
          </w:tcPr>
          <w:p w14:paraId="662E6715" w14:textId="77777777" w:rsidR="00BC5EF3" w:rsidRDefault="00FB65A4">
            <w:pPr>
              <w:jc w:val="right"/>
            </w:pPr>
            <w:r>
              <w:t>5</w:t>
            </w:r>
          </w:p>
        </w:tc>
        <w:tc>
          <w:tcPr>
            <w:tcW w:w="0" w:type="auto"/>
          </w:tcPr>
          <w:p w14:paraId="662E6716" w14:textId="77777777" w:rsidR="00BC5EF3" w:rsidRDefault="00FB65A4">
            <w:pPr>
              <w:jc w:val="right"/>
            </w:pPr>
            <w:r>
              <w:t>38</w:t>
            </w:r>
          </w:p>
        </w:tc>
        <w:tc>
          <w:tcPr>
            <w:tcW w:w="0" w:type="auto"/>
          </w:tcPr>
          <w:p w14:paraId="662E6717" w14:textId="77777777" w:rsidR="00BC5EF3" w:rsidRDefault="00FB65A4">
            <w:pPr>
              <w:jc w:val="right"/>
            </w:pPr>
            <w:r>
              <w:t>38</w:t>
            </w:r>
          </w:p>
        </w:tc>
        <w:tc>
          <w:tcPr>
            <w:tcW w:w="0" w:type="auto"/>
          </w:tcPr>
          <w:p w14:paraId="662E6718" w14:textId="77777777" w:rsidR="00BC5EF3" w:rsidRDefault="00FB65A4">
            <w:pPr>
              <w:jc w:val="right"/>
            </w:pPr>
            <w:r>
              <w:t>0.991</w:t>
            </w:r>
          </w:p>
        </w:tc>
      </w:tr>
      <w:tr w:rsidR="00BC5EF3" w14:paraId="662E672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1A" w14:textId="77777777" w:rsidR="00BC5EF3" w:rsidRDefault="00FB65A4">
            <w:r>
              <w:t>Upstream</w:t>
            </w:r>
          </w:p>
        </w:tc>
        <w:tc>
          <w:tcPr>
            <w:tcW w:w="0" w:type="auto"/>
          </w:tcPr>
          <w:p w14:paraId="662E671B" w14:textId="77777777" w:rsidR="00BC5EF3" w:rsidRDefault="00FB65A4">
            <w:r>
              <w:t>AS</w:t>
            </w:r>
          </w:p>
        </w:tc>
        <w:tc>
          <w:tcPr>
            <w:tcW w:w="0" w:type="auto"/>
          </w:tcPr>
          <w:p w14:paraId="662E671C" w14:textId="77777777" w:rsidR="00BC5EF3" w:rsidRDefault="00FB65A4">
            <w:r>
              <w:t>BT</w:t>
            </w:r>
          </w:p>
        </w:tc>
        <w:tc>
          <w:tcPr>
            <w:tcW w:w="0" w:type="auto"/>
          </w:tcPr>
          <w:p w14:paraId="662E671D" w14:textId="77777777" w:rsidR="00BC5EF3" w:rsidRDefault="00FB65A4">
            <w:pPr>
              <w:jc w:val="right"/>
            </w:pPr>
            <w:r>
              <w:t>11</w:t>
            </w:r>
          </w:p>
        </w:tc>
        <w:tc>
          <w:tcPr>
            <w:tcW w:w="0" w:type="auto"/>
          </w:tcPr>
          <w:p w14:paraId="662E671E" w14:textId="77777777" w:rsidR="00BC5EF3" w:rsidRDefault="00FB65A4">
            <w:pPr>
              <w:jc w:val="right"/>
            </w:pPr>
            <w:r>
              <w:t>45</w:t>
            </w:r>
          </w:p>
        </w:tc>
        <w:tc>
          <w:tcPr>
            <w:tcW w:w="0" w:type="auto"/>
          </w:tcPr>
          <w:p w14:paraId="662E671F" w14:textId="77777777" w:rsidR="00BC5EF3" w:rsidRDefault="00FB65A4">
            <w:pPr>
              <w:jc w:val="right"/>
            </w:pPr>
            <w:r>
              <w:t>45</w:t>
            </w:r>
          </w:p>
        </w:tc>
        <w:tc>
          <w:tcPr>
            <w:tcW w:w="0" w:type="auto"/>
          </w:tcPr>
          <w:p w14:paraId="662E6720" w14:textId="77777777" w:rsidR="00BC5EF3" w:rsidRDefault="00FB65A4">
            <w:pPr>
              <w:jc w:val="right"/>
            </w:pPr>
            <w:r>
              <w:t>0.976</w:t>
            </w:r>
          </w:p>
        </w:tc>
      </w:tr>
      <w:tr w:rsidR="00BC5EF3" w14:paraId="662E672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22" w14:textId="77777777" w:rsidR="00BC5EF3" w:rsidRDefault="00FB65A4">
            <w:r>
              <w:t>Upstream</w:t>
            </w:r>
          </w:p>
        </w:tc>
        <w:tc>
          <w:tcPr>
            <w:tcW w:w="0" w:type="auto"/>
          </w:tcPr>
          <w:p w14:paraId="662E6723" w14:textId="77777777" w:rsidR="00BC5EF3" w:rsidRDefault="00FB65A4">
            <w:r>
              <w:t>AS</w:t>
            </w:r>
          </w:p>
        </w:tc>
        <w:tc>
          <w:tcPr>
            <w:tcW w:w="0" w:type="auto"/>
          </w:tcPr>
          <w:p w14:paraId="662E6724" w14:textId="77777777" w:rsidR="00BC5EF3" w:rsidRDefault="00FB65A4">
            <w:r>
              <w:t>AB</w:t>
            </w:r>
          </w:p>
        </w:tc>
        <w:tc>
          <w:tcPr>
            <w:tcW w:w="0" w:type="auto"/>
          </w:tcPr>
          <w:p w14:paraId="662E6725" w14:textId="77777777" w:rsidR="00BC5EF3" w:rsidRDefault="00FB65A4">
            <w:pPr>
              <w:jc w:val="right"/>
            </w:pPr>
            <w:r>
              <w:t>10</w:t>
            </w:r>
          </w:p>
        </w:tc>
        <w:tc>
          <w:tcPr>
            <w:tcW w:w="0" w:type="auto"/>
          </w:tcPr>
          <w:p w14:paraId="662E6726" w14:textId="77777777" w:rsidR="00BC5EF3" w:rsidRDefault="00FB65A4">
            <w:pPr>
              <w:jc w:val="right"/>
            </w:pPr>
            <w:r>
              <w:t>350</w:t>
            </w:r>
          </w:p>
        </w:tc>
        <w:tc>
          <w:tcPr>
            <w:tcW w:w="0" w:type="auto"/>
          </w:tcPr>
          <w:p w14:paraId="662E6727" w14:textId="77777777" w:rsidR="00BC5EF3" w:rsidRDefault="00FB65A4">
            <w:pPr>
              <w:jc w:val="right"/>
            </w:pPr>
            <w:r>
              <w:t>269</w:t>
            </w:r>
          </w:p>
        </w:tc>
        <w:tc>
          <w:tcPr>
            <w:tcW w:w="0" w:type="auto"/>
          </w:tcPr>
          <w:p w14:paraId="662E6728" w14:textId="77777777" w:rsidR="00BC5EF3" w:rsidRDefault="00FB65A4">
            <w:pPr>
              <w:jc w:val="right"/>
            </w:pPr>
            <w:r>
              <w:t>0.968</w:t>
            </w:r>
          </w:p>
        </w:tc>
      </w:tr>
      <w:tr w:rsidR="00BC5EF3" w14:paraId="662E673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2A" w14:textId="77777777" w:rsidR="00BC5EF3" w:rsidRDefault="00FB65A4">
            <w:r>
              <w:t>Upstream</w:t>
            </w:r>
          </w:p>
        </w:tc>
        <w:tc>
          <w:tcPr>
            <w:tcW w:w="0" w:type="auto"/>
          </w:tcPr>
          <w:p w14:paraId="662E672B" w14:textId="77777777" w:rsidR="00BC5EF3" w:rsidRDefault="00FB65A4">
            <w:r>
              <w:t>AB</w:t>
            </w:r>
          </w:p>
        </w:tc>
        <w:tc>
          <w:tcPr>
            <w:tcW w:w="0" w:type="auto"/>
          </w:tcPr>
          <w:p w14:paraId="662E672C" w14:textId="77777777" w:rsidR="00BC5EF3" w:rsidRDefault="00FB65A4">
            <w:r>
              <w:t>JE</w:t>
            </w:r>
          </w:p>
        </w:tc>
        <w:tc>
          <w:tcPr>
            <w:tcW w:w="0" w:type="auto"/>
          </w:tcPr>
          <w:p w14:paraId="662E672D" w14:textId="77777777" w:rsidR="00BC5EF3" w:rsidRDefault="00FB65A4">
            <w:pPr>
              <w:jc w:val="right"/>
            </w:pPr>
            <w:r>
              <w:t>9</w:t>
            </w:r>
          </w:p>
        </w:tc>
        <w:tc>
          <w:tcPr>
            <w:tcW w:w="0" w:type="auto"/>
          </w:tcPr>
          <w:p w14:paraId="662E672E" w14:textId="77777777" w:rsidR="00BC5EF3" w:rsidRDefault="00FB65A4">
            <w:pPr>
              <w:jc w:val="right"/>
            </w:pPr>
            <w:r>
              <w:t>266</w:t>
            </w:r>
          </w:p>
        </w:tc>
        <w:tc>
          <w:tcPr>
            <w:tcW w:w="0" w:type="auto"/>
          </w:tcPr>
          <w:p w14:paraId="662E672F" w14:textId="77777777" w:rsidR="00BC5EF3" w:rsidRDefault="00FB65A4">
            <w:pPr>
              <w:jc w:val="right"/>
            </w:pPr>
            <w:r>
              <w:t>358</w:t>
            </w:r>
          </w:p>
        </w:tc>
        <w:tc>
          <w:tcPr>
            <w:tcW w:w="0" w:type="auto"/>
          </w:tcPr>
          <w:p w14:paraId="662E6730" w14:textId="77777777" w:rsidR="00BC5EF3" w:rsidRDefault="00FB65A4">
            <w:pPr>
              <w:jc w:val="right"/>
            </w:pPr>
            <w:r>
              <w:t>0.956</w:t>
            </w:r>
          </w:p>
        </w:tc>
      </w:tr>
      <w:tr w:rsidR="00BC5EF3" w14:paraId="662E673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32" w14:textId="77777777" w:rsidR="00BC5EF3" w:rsidRDefault="00FB65A4">
            <w:r>
              <w:t>Upstream</w:t>
            </w:r>
          </w:p>
        </w:tc>
        <w:tc>
          <w:tcPr>
            <w:tcW w:w="0" w:type="auto"/>
          </w:tcPr>
          <w:p w14:paraId="662E6733" w14:textId="77777777" w:rsidR="00BC5EF3" w:rsidRDefault="00FB65A4">
            <w:r>
              <w:t>AS</w:t>
            </w:r>
          </w:p>
        </w:tc>
        <w:tc>
          <w:tcPr>
            <w:tcW w:w="0" w:type="auto"/>
          </w:tcPr>
          <w:p w14:paraId="662E6734" w14:textId="77777777" w:rsidR="00BC5EF3" w:rsidRDefault="00FB65A4">
            <w:r>
              <w:t>CS</w:t>
            </w:r>
          </w:p>
        </w:tc>
        <w:tc>
          <w:tcPr>
            <w:tcW w:w="0" w:type="auto"/>
          </w:tcPr>
          <w:p w14:paraId="662E6735" w14:textId="77777777" w:rsidR="00BC5EF3" w:rsidRDefault="00FB65A4">
            <w:pPr>
              <w:jc w:val="right"/>
            </w:pPr>
            <w:r>
              <w:t>15</w:t>
            </w:r>
          </w:p>
        </w:tc>
        <w:tc>
          <w:tcPr>
            <w:tcW w:w="0" w:type="auto"/>
          </w:tcPr>
          <w:p w14:paraId="662E6736" w14:textId="77777777" w:rsidR="00BC5EF3" w:rsidRDefault="00FB65A4">
            <w:pPr>
              <w:jc w:val="right"/>
            </w:pPr>
            <w:r>
              <w:t>73</w:t>
            </w:r>
          </w:p>
        </w:tc>
        <w:tc>
          <w:tcPr>
            <w:tcW w:w="0" w:type="auto"/>
          </w:tcPr>
          <w:p w14:paraId="662E6737" w14:textId="77777777" w:rsidR="00BC5EF3" w:rsidRDefault="00FB65A4">
            <w:pPr>
              <w:jc w:val="right"/>
            </w:pPr>
            <w:r>
              <w:t>74</w:t>
            </w:r>
          </w:p>
        </w:tc>
        <w:tc>
          <w:tcPr>
            <w:tcW w:w="0" w:type="auto"/>
          </w:tcPr>
          <w:p w14:paraId="662E6738" w14:textId="77777777" w:rsidR="00BC5EF3" w:rsidRDefault="00FB65A4">
            <w:pPr>
              <w:jc w:val="right"/>
            </w:pPr>
            <w:r>
              <w:t>0.951</w:t>
            </w:r>
          </w:p>
        </w:tc>
      </w:tr>
      <w:tr w:rsidR="00BC5EF3" w14:paraId="662E674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3A" w14:textId="77777777" w:rsidR="00BC5EF3" w:rsidRDefault="00FB65A4">
            <w:r>
              <w:t>Upstream</w:t>
            </w:r>
          </w:p>
        </w:tc>
        <w:tc>
          <w:tcPr>
            <w:tcW w:w="0" w:type="auto"/>
          </w:tcPr>
          <w:p w14:paraId="662E673B" w14:textId="77777777" w:rsidR="00BC5EF3" w:rsidRDefault="00FB65A4">
            <w:r>
              <w:t>CS</w:t>
            </w:r>
          </w:p>
        </w:tc>
        <w:tc>
          <w:tcPr>
            <w:tcW w:w="0" w:type="auto"/>
          </w:tcPr>
          <w:p w14:paraId="662E673C" w14:textId="77777777" w:rsidR="00BC5EF3" w:rsidRDefault="00FB65A4">
            <w:r>
              <w:t>GB</w:t>
            </w:r>
          </w:p>
        </w:tc>
        <w:tc>
          <w:tcPr>
            <w:tcW w:w="0" w:type="auto"/>
          </w:tcPr>
          <w:p w14:paraId="662E673D" w14:textId="77777777" w:rsidR="00BC5EF3" w:rsidRDefault="00FB65A4">
            <w:pPr>
              <w:jc w:val="right"/>
            </w:pPr>
            <w:r>
              <w:t>8</w:t>
            </w:r>
          </w:p>
        </w:tc>
        <w:tc>
          <w:tcPr>
            <w:tcW w:w="0" w:type="auto"/>
          </w:tcPr>
          <w:p w14:paraId="662E673E" w14:textId="77777777" w:rsidR="00BC5EF3" w:rsidRDefault="00FB65A4">
            <w:pPr>
              <w:jc w:val="right"/>
            </w:pPr>
            <w:r>
              <w:t>46</w:t>
            </w:r>
          </w:p>
        </w:tc>
        <w:tc>
          <w:tcPr>
            <w:tcW w:w="0" w:type="auto"/>
          </w:tcPr>
          <w:p w14:paraId="662E673F" w14:textId="77777777" w:rsidR="00BC5EF3" w:rsidRDefault="00FB65A4">
            <w:pPr>
              <w:jc w:val="right"/>
            </w:pPr>
            <w:r>
              <w:t>42</w:t>
            </w:r>
          </w:p>
        </w:tc>
        <w:tc>
          <w:tcPr>
            <w:tcW w:w="0" w:type="auto"/>
          </w:tcPr>
          <w:p w14:paraId="662E6740" w14:textId="77777777" w:rsidR="00BC5EF3" w:rsidRDefault="00FB65A4">
            <w:pPr>
              <w:jc w:val="right"/>
            </w:pPr>
            <w:r>
              <w:t>0.495</w:t>
            </w:r>
          </w:p>
        </w:tc>
      </w:tr>
      <w:tr w:rsidR="00BC5EF3" w14:paraId="662E674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42" w14:textId="77777777" w:rsidR="00BC5EF3" w:rsidRDefault="00FB65A4">
            <w:r>
              <w:t>Upstream</w:t>
            </w:r>
          </w:p>
        </w:tc>
        <w:tc>
          <w:tcPr>
            <w:tcW w:w="0" w:type="auto"/>
          </w:tcPr>
          <w:p w14:paraId="662E6743" w14:textId="77777777" w:rsidR="00BC5EF3" w:rsidRDefault="00FB65A4">
            <w:r>
              <w:t>AS</w:t>
            </w:r>
          </w:p>
        </w:tc>
        <w:tc>
          <w:tcPr>
            <w:tcW w:w="0" w:type="auto"/>
          </w:tcPr>
          <w:p w14:paraId="662E6744" w14:textId="77777777" w:rsidR="00BC5EF3" w:rsidRDefault="00FB65A4">
            <w:r>
              <w:t>GB</w:t>
            </w:r>
          </w:p>
        </w:tc>
        <w:tc>
          <w:tcPr>
            <w:tcW w:w="0" w:type="auto"/>
          </w:tcPr>
          <w:p w14:paraId="662E6745" w14:textId="77777777" w:rsidR="00BC5EF3" w:rsidRDefault="00FB65A4">
            <w:pPr>
              <w:jc w:val="right"/>
            </w:pPr>
            <w:r>
              <w:t>10</w:t>
            </w:r>
          </w:p>
        </w:tc>
        <w:tc>
          <w:tcPr>
            <w:tcW w:w="0" w:type="auto"/>
          </w:tcPr>
          <w:p w14:paraId="662E6746" w14:textId="77777777" w:rsidR="00BC5EF3" w:rsidRDefault="00FB65A4">
            <w:pPr>
              <w:jc w:val="right"/>
            </w:pPr>
            <w:r>
              <w:t>54</w:t>
            </w:r>
          </w:p>
        </w:tc>
        <w:tc>
          <w:tcPr>
            <w:tcW w:w="0" w:type="auto"/>
          </w:tcPr>
          <w:p w14:paraId="662E6747" w14:textId="77777777" w:rsidR="00BC5EF3" w:rsidRDefault="00FB65A4">
            <w:pPr>
              <w:jc w:val="right"/>
            </w:pPr>
            <w:r>
              <w:t>42</w:t>
            </w:r>
          </w:p>
        </w:tc>
        <w:tc>
          <w:tcPr>
            <w:tcW w:w="0" w:type="auto"/>
          </w:tcPr>
          <w:p w14:paraId="662E6748" w14:textId="77777777" w:rsidR="00BC5EF3" w:rsidRDefault="00FB65A4">
            <w:pPr>
              <w:jc w:val="right"/>
            </w:pPr>
            <w:r>
              <w:t>0.404</w:t>
            </w:r>
          </w:p>
        </w:tc>
      </w:tr>
      <w:tr w:rsidR="00BC5EF3" w14:paraId="662E675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4A" w14:textId="77777777" w:rsidR="00BC5EF3" w:rsidRDefault="00FB65A4">
            <w:r>
              <w:t>Downstream</w:t>
            </w:r>
          </w:p>
        </w:tc>
        <w:tc>
          <w:tcPr>
            <w:tcW w:w="0" w:type="auto"/>
          </w:tcPr>
          <w:p w14:paraId="662E674B" w14:textId="77777777" w:rsidR="00BC5EF3" w:rsidRDefault="00FB65A4">
            <w:r>
              <w:t>AS</w:t>
            </w:r>
          </w:p>
        </w:tc>
        <w:tc>
          <w:tcPr>
            <w:tcW w:w="0" w:type="auto"/>
          </w:tcPr>
          <w:p w14:paraId="662E674C" w14:textId="77777777" w:rsidR="00BC5EF3" w:rsidRDefault="00FB65A4">
            <w:r>
              <w:t>AB</w:t>
            </w:r>
          </w:p>
        </w:tc>
        <w:tc>
          <w:tcPr>
            <w:tcW w:w="0" w:type="auto"/>
          </w:tcPr>
          <w:p w14:paraId="662E674D" w14:textId="77777777" w:rsidR="00BC5EF3" w:rsidRDefault="00FB65A4">
            <w:pPr>
              <w:jc w:val="right"/>
            </w:pPr>
            <w:r>
              <w:t>10</w:t>
            </w:r>
          </w:p>
        </w:tc>
        <w:tc>
          <w:tcPr>
            <w:tcW w:w="0" w:type="auto"/>
          </w:tcPr>
          <w:p w14:paraId="662E674E" w14:textId="77777777" w:rsidR="00BC5EF3" w:rsidRDefault="00FB65A4">
            <w:pPr>
              <w:jc w:val="right"/>
            </w:pPr>
            <w:r>
              <w:t>211</w:t>
            </w:r>
          </w:p>
        </w:tc>
        <w:tc>
          <w:tcPr>
            <w:tcW w:w="0" w:type="auto"/>
          </w:tcPr>
          <w:p w14:paraId="662E674F" w14:textId="77777777" w:rsidR="00BC5EF3" w:rsidRDefault="00FB65A4">
            <w:pPr>
              <w:jc w:val="right"/>
            </w:pPr>
            <w:r>
              <w:t>208</w:t>
            </w:r>
          </w:p>
        </w:tc>
        <w:tc>
          <w:tcPr>
            <w:tcW w:w="0" w:type="auto"/>
          </w:tcPr>
          <w:p w14:paraId="662E6750" w14:textId="77777777" w:rsidR="00BC5EF3" w:rsidRDefault="00FB65A4">
            <w:pPr>
              <w:jc w:val="right"/>
            </w:pPr>
            <w:r>
              <w:t>0.963</w:t>
            </w:r>
          </w:p>
        </w:tc>
      </w:tr>
      <w:tr w:rsidR="00BC5EF3" w14:paraId="662E675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52" w14:textId="77777777" w:rsidR="00BC5EF3" w:rsidRDefault="00FB65A4">
            <w:r>
              <w:t>Downstream</w:t>
            </w:r>
          </w:p>
        </w:tc>
        <w:tc>
          <w:tcPr>
            <w:tcW w:w="0" w:type="auto"/>
          </w:tcPr>
          <w:p w14:paraId="662E6753" w14:textId="77777777" w:rsidR="00BC5EF3" w:rsidRDefault="00FB65A4">
            <w:r>
              <w:t>AS</w:t>
            </w:r>
          </w:p>
        </w:tc>
        <w:tc>
          <w:tcPr>
            <w:tcW w:w="0" w:type="auto"/>
          </w:tcPr>
          <w:p w14:paraId="662E6754" w14:textId="77777777" w:rsidR="00BC5EF3" w:rsidRDefault="00FB65A4">
            <w:r>
              <w:t>JE</w:t>
            </w:r>
          </w:p>
        </w:tc>
        <w:tc>
          <w:tcPr>
            <w:tcW w:w="0" w:type="auto"/>
          </w:tcPr>
          <w:p w14:paraId="662E6755" w14:textId="77777777" w:rsidR="00BC5EF3" w:rsidRDefault="00FB65A4">
            <w:pPr>
              <w:jc w:val="right"/>
            </w:pPr>
            <w:r>
              <w:t>10</w:t>
            </w:r>
          </w:p>
        </w:tc>
        <w:tc>
          <w:tcPr>
            <w:tcW w:w="0" w:type="auto"/>
          </w:tcPr>
          <w:p w14:paraId="662E6756" w14:textId="77777777" w:rsidR="00BC5EF3" w:rsidRDefault="00FB65A4">
            <w:pPr>
              <w:jc w:val="right"/>
            </w:pPr>
            <w:r>
              <w:t>211</w:t>
            </w:r>
          </w:p>
        </w:tc>
        <w:tc>
          <w:tcPr>
            <w:tcW w:w="0" w:type="auto"/>
          </w:tcPr>
          <w:p w14:paraId="662E6757" w14:textId="77777777" w:rsidR="00BC5EF3" w:rsidRDefault="00FB65A4">
            <w:pPr>
              <w:jc w:val="right"/>
            </w:pPr>
            <w:r>
              <w:t>180</w:t>
            </w:r>
          </w:p>
        </w:tc>
        <w:tc>
          <w:tcPr>
            <w:tcW w:w="0" w:type="auto"/>
          </w:tcPr>
          <w:p w14:paraId="662E6758" w14:textId="77777777" w:rsidR="00BC5EF3" w:rsidRDefault="00FB65A4">
            <w:pPr>
              <w:jc w:val="right"/>
            </w:pPr>
            <w:r>
              <w:t>0.883</w:t>
            </w:r>
          </w:p>
        </w:tc>
      </w:tr>
      <w:tr w:rsidR="00BC5EF3" w14:paraId="662E676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5A" w14:textId="77777777" w:rsidR="00BC5EF3" w:rsidRDefault="00FB65A4">
            <w:r>
              <w:t>Downstream</w:t>
            </w:r>
          </w:p>
        </w:tc>
        <w:tc>
          <w:tcPr>
            <w:tcW w:w="0" w:type="auto"/>
          </w:tcPr>
          <w:p w14:paraId="662E675B" w14:textId="77777777" w:rsidR="00BC5EF3" w:rsidRDefault="00FB65A4">
            <w:r>
              <w:t>AB</w:t>
            </w:r>
          </w:p>
        </w:tc>
        <w:tc>
          <w:tcPr>
            <w:tcW w:w="0" w:type="auto"/>
          </w:tcPr>
          <w:p w14:paraId="662E675C" w14:textId="77777777" w:rsidR="00BC5EF3" w:rsidRDefault="00FB65A4">
            <w:r>
              <w:t>JE</w:t>
            </w:r>
          </w:p>
        </w:tc>
        <w:tc>
          <w:tcPr>
            <w:tcW w:w="0" w:type="auto"/>
          </w:tcPr>
          <w:p w14:paraId="662E675D" w14:textId="77777777" w:rsidR="00BC5EF3" w:rsidRDefault="00FB65A4">
            <w:pPr>
              <w:jc w:val="right"/>
            </w:pPr>
            <w:r>
              <w:t>11</w:t>
            </w:r>
          </w:p>
        </w:tc>
        <w:tc>
          <w:tcPr>
            <w:tcW w:w="0" w:type="auto"/>
          </w:tcPr>
          <w:p w14:paraId="662E675E" w14:textId="77777777" w:rsidR="00BC5EF3" w:rsidRDefault="00FB65A4">
            <w:pPr>
              <w:jc w:val="right"/>
            </w:pPr>
            <w:r>
              <w:t>206</w:t>
            </w:r>
          </w:p>
        </w:tc>
        <w:tc>
          <w:tcPr>
            <w:tcW w:w="0" w:type="auto"/>
          </w:tcPr>
          <w:p w14:paraId="662E675F" w14:textId="77777777" w:rsidR="00BC5EF3" w:rsidRDefault="00FB65A4">
            <w:pPr>
              <w:jc w:val="right"/>
            </w:pPr>
            <w:r>
              <w:t>180</w:t>
            </w:r>
          </w:p>
        </w:tc>
        <w:tc>
          <w:tcPr>
            <w:tcW w:w="0" w:type="auto"/>
          </w:tcPr>
          <w:p w14:paraId="662E6760" w14:textId="77777777" w:rsidR="00BC5EF3" w:rsidRDefault="00FB65A4">
            <w:pPr>
              <w:jc w:val="right"/>
            </w:pPr>
            <w:r>
              <w:t>0.874</w:t>
            </w:r>
          </w:p>
        </w:tc>
      </w:tr>
      <w:tr w:rsidR="00BC5EF3" w14:paraId="662E676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62" w14:textId="77777777" w:rsidR="00BC5EF3" w:rsidRDefault="00FB65A4">
            <w:r>
              <w:t>Downstream</w:t>
            </w:r>
          </w:p>
        </w:tc>
        <w:tc>
          <w:tcPr>
            <w:tcW w:w="0" w:type="auto"/>
          </w:tcPr>
          <w:p w14:paraId="662E6763" w14:textId="77777777" w:rsidR="00BC5EF3" w:rsidRDefault="00FB65A4">
            <w:r>
              <w:t>AS</w:t>
            </w:r>
          </w:p>
        </w:tc>
        <w:tc>
          <w:tcPr>
            <w:tcW w:w="0" w:type="auto"/>
          </w:tcPr>
          <w:p w14:paraId="662E6764" w14:textId="77777777" w:rsidR="00BC5EF3" w:rsidRDefault="00FB65A4">
            <w:r>
              <w:t>BC</w:t>
            </w:r>
          </w:p>
        </w:tc>
        <w:tc>
          <w:tcPr>
            <w:tcW w:w="0" w:type="auto"/>
          </w:tcPr>
          <w:p w14:paraId="662E6765" w14:textId="77777777" w:rsidR="00BC5EF3" w:rsidRDefault="00FB65A4">
            <w:pPr>
              <w:jc w:val="right"/>
            </w:pPr>
            <w:r>
              <w:t>3</w:t>
            </w:r>
          </w:p>
        </w:tc>
        <w:tc>
          <w:tcPr>
            <w:tcW w:w="0" w:type="auto"/>
          </w:tcPr>
          <w:p w14:paraId="662E6766" w14:textId="77777777" w:rsidR="00BC5EF3" w:rsidRDefault="00FB65A4">
            <w:pPr>
              <w:jc w:val="right"/>
            </w:pPr>
            <w:r>
              <w:t>6</w:t>
            </w:r>
          </w:p>
        </w:tc>
        <w:tc>
          <w:tcPr>
            <w:tcW w:w="0" w:type="auto"/>
          </w:tcPr>
          <w:p w14:paraId="662E6767" w14:textId="77777777" w:rsidR="00BC5EF3" w:rsidRDefault="00FB65A4">
            <w:pPr>
              <w:jc w:val="right"/>
            </w:pPr>
            <w:r>
              <w:t>7</w:t>
            </w:r>
          </w:p>
        </w:tc>
        <w:tc>
          <w:tcPr>
            <w:tcW w:w="0" w:type="auto"/>
          </w:tcPr>
          <w:p w14:paraId="662E6768" w14:textId="77777777" w:rsidR="00BC5EF3" w:rsidRDefault="00FB65A4">
            <w:pPr>
              <w:jc w:val="right"/>
            </w:pPr>
            <w:r>
              <w:t>0.866</w:t>
            </w:r>
          </w:p>
        </w:tc>
      </w:tr>
      <w:tr w:rsidR="00BC5EF3" w14:paraId="662E677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6A" w14:textId="77777777" w:rsidR="00BC5EF3" w:rsidRDefault="00FB65A4">
            <w:r>
              <w:t>Downstream</w:t>
            </w:r>
          </w:p>
        </w:tc>
        <w:tc>
          <w:tcPr>
            <w:tcW w:w="0" w:type="auto"/>
          </w:tcPr>
          <w:p w14:paraId="662E676B" w14:textId="77777777" w:rsidR="00BC5EF3" w:rsidRDefault="00FB65A4">
            <w:r>
              <w:t>AS</w:t>
            </w:r>
          </w:p>
        </w:tc>
        <w:tc>
          <w:tcPr>
            <w:tcW w:w="0" w:type="auto"/>
          </w:tcPr>
          <w:p w14:paraId="662E676C" w14:textId="77777777" w:rsidR="00BC5EF3" w:rsidRDefault="00FB65A4">
            <w:r>
              <w:t>BT</w:t>
            </w:r>
          </w:p>
        </w:tc>
        <w:tc>
          <w:tcPr>
            <w:tcW w:w="0" w:type="auto"/>
          </w:tcPr>
          <w:p w14:paraId="662E676D" w14:textId="77777777" w:rsidR="00BC5EF3" w:rsidRDefault="00FB65A4">
            <w:pPr>
              <w:jc w:val="right"/>
            </w:pPr>
            <w:r>
              <w:t>10</w:t>
            </w:r>
          </w:p>
        </w:tc>
        <w:tc>
          <w:tcPr>
            <w:tcW w:w="0" w:type="auto"/>
          </w:tcPr>
          <w:p w14:paraId="662E676E" w14:textId="77777777" w:rsidR="00BC5EF3" w:rsidRDefault="00FB65A4">
            <w:pPr>
              <w:jc w:val="right"/>
            </w:pPr>
            <w:r>
              <w:t>34</w:t>
            </w:r>
          </w:p>
        </w:tc>
        <w:tc>
          <w:tcPr>
            <w:tcW w:w="0" w:type="auto"/>
          </w:tcPr>
          <w:p w14:paraId="662E676F" w14:textId="77777777" w:rsidR="00BC5EF3" w:rsidRDefault="00FB65A4">
            <w:pPr>
              <w:jc w:val="right"/>
            </w:pPr>
            <w:r>
              <w:t>31</w:t>
            </w:r>
          </w:p>
        </w:tc>
        <w:tc>
          <w:tcPr>
            <w:tcW w:w="0" w:type="auto"/>
          </w:tcPr>
          <w:p w14:paraId="662E6770" w14:textId="77777777" w:rsidR="00BC5EF3" w:rsidRDefault="00FB65A4">
            <w:pPr>
              <w:jc w:val="right"/>
            </w:pPr>
            <w:r>
              <w:t>0.863</w:t>
            </w:r>
          </w:p>
        </w:tc>
      </w:tr>
      <w:tr w:rsidR="00BC5EF3" w14:paraId="662E677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72" w14:textId="77777777" w:rsidR="00BC5EF3" w:rsidRDefault="00FB65A4">
            <w:r>
              <w:t>Downstream</w:t>
            </w:r>
          </w:p>
        </w:tc>
        <w:tc>
          <w:tcPr>
            <w:tcW w:w="0" w:type="auto"/>
          </w:tcPr>
          <w:p w14:paraId="662E6773" w14:textId="77777777" w:rsidR="00BC5EF3" w:rsidRDefault="00FB65A4">
            <w:r>
              <w:t>AS</w:t>
            </w:r>
          </w:p>
        </w:tc>
        <w:tc>
          <w:tcPr>
            <w:tcW w:w="0" w:type="auto"/>
          </w:tcPr>
          <w:p w14:paraId="662E6774" w14:textId="77777777" w:rsidR="00BC5EF3" w:rsidRDefault="00FB65A4">
            <w:r>
              <w:t>CS</w:t>
            </w:r>
          </w:p>
        </w:tc>
        <w:tc>
          <w:tcPr>
            <w:tcW w:w="0" w:type="auto"/>
          </w:tcPr>
          <w:p w14:paraId="662E6775" w14:textId="77777777" w:rsidR="00BC5EF3" w:rsidRDefault="00FB65A4">
            <w:pPr>
              <w:jc w:val="right"/>
            </w:pPr>
            <w:r>
              <w:t>14</w:t>
            </w:r>
          </w:p>
        </w:tc>
        <w:tc>
          <w:tcPr>
            <w:tcW w:w="0" w:type="auto"/>
          </w:tcPr>
          <w:p w14:paraId="662E6776" w14:textId="77777777" w:rsidR="00BC5EF3" w:rsidRDefault="00FB65A4">
            <w:pPr>
              <w:jc w:val="right"/>
            </w:pPr>
            <w:r>
              <w:t>44</w:t>
            </w:r>
          </w:p>
        </w:tc>
        <w:tc>
          <w:tcPr>
            <w:tcW w:w="0" w:type="auto"/>
          </w:tcPr>
          <w:p w14:paraId="662E6777" w14:textId="77777777" w:rsidR="00BC5EF3" w:rsidRDefault="00FB65A4">
            <w:pPr>
              <w:jc w:val="right"/>
            </w:pPr>
            <w:r>
              <w:t>33</w:t>
            </w:r>
          </w:p>
        </w:tc>
        <w:tc>
          <w:tcPr>
            <w:tcW w:w="0" w:type="auto"/>
          </w:tcPr>
          <w:p w14:paraId="662E6778" w14:textId="77777777" w:rsidR="00BC5EF3" w:rsidRDefault="00FB65A4">
            <w:pPr>
              <w:jc w:val="right"/>
            </w:pPr>
            <w:r>
              <w:t>0.654</w:t>
            </w:r>
          </w:p>
        </w:tc>
      </w:tr>
      <w:tr w:rsidR="00BC5EF3" w14:paraId="662E678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7A" w14:textId="77777777" w:rsidR="00BC5EF3" w:rsidRDefault="00FB65A4">
            <w:r>
              <w:t>Downstream</w:t>
            </w:r>
          </w:p>
        </w:tc>
        <w:tc>
          <w:tcPr>
            <w:tcW w:w="0" w:type="auto"/>
          </w:tcPr>
          <w:p w14:paraId="662E677B" w14:textId="77777777" w:rsidR="00BC5EF3" w:rsidRDefault="00FB65A4">
            <w:r>
              <w:t>AS</w:t>
            </w:r>
          </w:p>
        </w:tc>
        <w:tc>
          <w:tcPr>
            <w:tcW w:w="0" w:type="auto"/>
          </w:tcPr>
          <w:p w14:paraId="662E677C" w14:textId="77777777" w:rsidR="00BC5EF3" w:rsidRDefault="00FB65A4">
            <w:r>
              <w:t>GB</w:t>
            </w:r>
          </w:p>
        </w:tc>
        <w:tc>
          <w:tcPr>
            <w:tcW w:w="0" w:type="auto"/>
          </w:tcPr>
          <w:p w14:paraId="662E677D" w14:textId="77777777" w:rsidR="00BC5EF3" w:rsidRDefault="00FB65A4">
            <w:pPr>
              <w:jc w:val="right"/>
            </w:pPr>
            <w:r>
              <w:t>7</w:t>
            </w:r>
          </w:p>
        </w:tc>
        <w:tc>
          <w:tcPr>
            <w:tcW w:w="0" w:type="auto"/>
          </w:tcPr>
          <w:p w14:paraId="662E677E" w14:textId="77777777" w:rsidR="00BC5EF3" w:rsidRDefault="00FB65A4">
            <w:pPr>
              <w:jc w:val="right"/>
            </w:pPr>
            <w:r>
              <w:t>24</w:t>
            </w:r>
          </w:p>
        </w:tc>
        <w:tc>
          <w:tcPr>
            <w:tcW w:w="0" w:type="auto"/>
          </w:tcPr>
          <w:p w14:paraId="662E677F" w14:textId="77777777" w:rsidR="00BC5EF3" w:rsidRDefault="00FB65A4">
            <w:pPr>
              <w:jc w:val="right"/>
            </w:pPr>
            <w:r>
              <w:t>13</w:t>
            </w:r>
          </w:p>
        </w:tc>
        <w:tc>
          <w:tcPr>
            <w:tcW w:w="0" w:type="auto"/>
          </w:tcPr>
          <w:p w14:paraId="662E6780" w14:textId="77777777" w:rsidR="00BC5EF3" w:rsidRDefault="00FB65A4">
            <w:pPr>
              <w:jc w:val="right"/>
            </w:pPr>
            <w:r>
              <w:t>0.541</w:t>
            </w:r>
          </w:p>
        </w:tc>
      </w:tr>
      <w:tr w:rsidR="00BC5EF3" w14:paraId="662E678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82" w14:textId="77777777" w:rsidR="00BC5EF3" w:rsidRDefault="00FB65A4">
            <w:r>
              <w:t>Downstream</w:t>
            </w:r>
          </w:p>
        </w:tc>
        <w:tc>
          <w:tcPr>
            <w:tcW w:w="0" w:type="auto"/>
          </w:tcPr>
          <w:p w14:paraId="662E6783" w14:textId="77777777" w:rsidR="00BC5EF3" w:rsidRDefault="00FB65A4">
            <w:r>
              <w:t>BC</w:t>
            </w:r>
          </w:p>
        </w:tc>
        <w:tc>
          <w:tcPr>
            <w:tcW w:w="0" w:type="auto"/>
          </w:tcPr>
          <w:p w14:paraId="662E6784" w14:textId="77777777" w:rsidR="00BC5EF3" w:rsidRDefault="00FB65A4">
            <w:r>
              <w:t>JG</w:t>
            </w:r>
          </w:p>
        </w:tc>
        <w:tc>
          <w:tcPr>
            <w:tcW w:w="0" w:type="auto"/>
          </w:tcPr>
          <w:p w14:paraId="662E6785" w14:textId="77777777" w:rsidR="00BC5EF3" w:rsidRDefault="00FB65A4">
            <w:pPr>
              <w:jc w:val="right"/>
            </w:pPr>
            <w:r>
              <w:t>3</w:t>
            </w:r>
          </w:p>
        </w:tc>
        <w:tc>
          <w:tcPr>
            <w:tcW w:w="0" w:type="auto"/>
          </w:tcPr>
          <w:p w14:paraId="662E6786" w14:textId="77777777" w:rsidR="00BC5EF3" w:rsidRDefault="00FB65A4">
            <w:pPr>
              <w:jc w:val="right"/>
            </w:pPr>
            <w:r>
              <w:t>7</w:t>
            </w:r>
          </w:p>
        </w:tc>
        <w:tc>
          <w:tcPr>
            <w:tcW w:w="0" w:type="auto"/>
          </w:tcPr>
          <w:p w14:paraId="662E6787" w14:textId="77777777" w:rsidR="00BC5EF3" w:rsidRDefault="00FB65A4">
            <w:pPr>
              <w:jc w:val="right"/>
            </w:pPr>
            <w:r>
              <w:t>7</w:t>
            </w:r>
          </w:p>
        </w:tc>
        <w:tc>
          <w:tcPr>
            <w:tcW w:w="0" w:type="auto"/>
          </w:tcPr>
          <w:p w14:paraId="662E6788" w14:textId="77777777" w:rsidR="00BC5EF3" w:rsidRDefault="00FB65A4">
            <w:pPr>
              <w:jc w:val="right"/>
            </w:pPr>
            <w:r>
              <w:t>0.500</w:t>
            </w:r>
          </w:p>
        </w:tc>
      </w:tr>
      <w:tr w:rsidR="00BC5EF3" w14:paraId="662E679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8A" w14:textId="77777777" w:rsidR="00BC5EF3" w:rsidRDefault="00FB65A4">
            <w:r>
              <w:t>Downstream</w:t>
            </w:r>
          </w:p>
        </w:tc>
        <w:tc>
          <w:tcPr>
            <w:tcW w:w="0" w:type="auto"/>
          </w:tcPr>
          <w:p w14:paraId="662E678B" w14:textId="77777777" w:rsidR="00BC5EF3" w:rsidRDefault="00FB65A4">
            <w:r>
              <w:t>AS</w:t>
            </w:r>
          </w:p>
        </w:tc>
        <w:tc>
          <w:tcPr>
            <w:tcW w:w="0" w:type="auto"/>
          </w:tcPr>
          <w:p w14:paraId="662E678C" w14:textId="77777777" w:rsidR="00BC5EF3" w:rsidRDefault="00FB65A4">
            <w:r>
              <w:t>JG</w:t>
            </w:r>
          </w:p>
        </w:tc>
        <w:tc>
          <w:tcPr>
            <w:tcW w:w="0" w:type="auto"/>
          </w:tcPr>
          <w:p w14:paraId="662E678D" w14:textId="77777777" w:rsidR="00BC5EF3" w:rsidRDefault="00FB65A4">
            <w:pPr>
              <w:jc w:val="right"/>
            </w:pPr>
            <w:r>
              <w:t>4</w:t>
            </w:r>
          </w:p>
        </w:tc>
        <w:tc>
          <w:tcPr>
            <w:tcW w:w="0" w:type="auto"/>
          </w:tcPr>
          <w:p w14:paraId="662E678E" w14:textId="77777777" w:rsidR="00BC5EF3" w:rsidRDefault="00FB65A4">
            <w:pPr>
              <w:jc w:val="right"/>
            </w:pPr>
            <w:r>
              <w:t>9</w:t>
            </w:r>
          </w:p>
        </w:tc>
        <w:tc>
          <w:tcPr>
            <w:tcW w:w="0" w:type="auto"/>
          </w:tcPr>
          <w:p w14:paraId="662E678F" w14:textId="77777777" w:rsidR="00BC5EF3" w:rsidRDefault="00FB65A4">
            <w:pPr>
              <w:jc w:val="right"/>
            </w:pPr>
            <w:r>
              <w:t>7</w:t>
            </w:r>
          </w:p>
        </w:tc>
        <w:tc>
          <w:tcPr>
            <w:tcW w:w="0" w:type="auto"/>
          </w:tcPr>
          <w:p w14:paraId="662E6790" w14:textId="77777777" w:rsidR="00BC5EF3" w:rsidRDefault="00FB65A4">
            <w:pPr>
              <w:jc w:val="right"/>
            </w:pPr>
            <w:r>
              <w:t>0.174</w:t>
            </w:r>
          </w:p>
        </w:tc>
      </w:tr>
      <w:tr w:rsidR="00BC5EF3" w14:paraId="662E679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92" w14:textId="77777777" w:rsidR="00BC5EF3" w:rsidRDefault="00FB65A4">
            <w:r>
              <w:t>Downstream</w:t>
            </w:r>
          </w:p>
        </w:tc>
        <w:tc>
          <w:tcPr>
            <w:tcW w:w="0" w:type="auto"/>
          </w:tcPr>
          <w:p w14:paraId="662E6793" w14:textId="77777777" w:rsidR="00BC5EF3" w:rsidRDefault="00FB65A4">
            <w:r>
              <w:t>CS</w:t>
            </w:r>
          </w:p>
        </w:tc>
        <w:tc>
          <w:tcPr>
            <w:tcW w:w="0" w:type="auto"/>
          </w:tcPr>
          <w:p w14:paraId="662E6794" w14:textId="77777777" w:rsidR="00BC5EF3" w:rsidRDefault="00FB65A4">
            <w:r>
              <w:t>GB</w:t>
            </w:r>
          </w:p>
        </w:tc>
        <w:tc>
          <w:tcPr>
            <w:tcW w:w="0" w:type="auto"/>
          </w:tcPr>
          <w:p w14:paraId="662E6795" w14:textId="77777777" w:rsidR="00BC5EF3" w:rsidRDefault="00FB65A4">
            <w:pPr>
              <w:jc w:val="right"/>
            </w:pPr>
            <w:r>
              <w:t>5</w:t>
            </w:r>
          </w:p>
        </w:tc>
        <w:tc>
          <w:tcPr>
            <w:tcW w:w="0" w:type="auto"/>
          </w:tcPr>
          <w:p w14:paraId="662E6796" w14:textId="77777777" w:rsidR="00BC5EF3" w:rsidRDefault="00FB65A4">
            <w:pPr>
              <w:jc w:val="right"/>
            </w:pPr>
            <w:r>
              <w:t>9</w:t>
            </w:r>
          </w:p>
        </w:tc>
        <w:tc>
          <w:tcPr>
            <w:tcW w:w="0" w:type="auto"/>
          </w:tcPr>
          <w:p w14:paraId="662E6797" w14:textId="77777777" w:rsidR="00BC5EF3" w:rsidRDefault="00FB65A4">
            <w:pPr>
              <w:jc w:val="right"/>
            </w:pPr>
            <w:r>
              <w:t>13</w:t>
            </w:r>
          </w:p>
        </w:tc>
        <w:tc>
          <w:tcPr>
            <w:tcW w:w="0" w:type="auto"/>
          </w:tcPr>
          <w:p w14:paraId="662E6798" w14:textId="77777777" w:rsidR="00BC5EF3" w:rsidRDefault="00FB65A4">
            <w:pPr>
              <w:jc w:val="right"/>
            </w:pPr>
            <w:r>
              <w:t>-0.250</w:t>
            </w:r>
          </w:p>
        </w:tc>
      </w:tr>
    </w:tbl>
    <w:p w14:paraId="4A51E138" w14:textId="77777777" w:rsidR="00FB65A4" w:rsidRDefault="00FB65A4"/>
    <w:p w14:paraId="662E679A" w14:textId="52F634BC" w:rsidR="00BC5EF3" w:rsidRDefault="00FB65A4">
      <w:r>
        <w:lastRenderedPageBreak/>
        <w:t>For fish observed by multiple observers, the CVs of those multiple length measurements are displayed in Figure 4.1. The mean CV of length measurements for upstream moving fish was 0.09, while it was 0.10 for downstream moving fish. 86% of the upstream CVs were smaller than 0.15 (considered a reference point for precise measurements), while 78% of the downstream CVs met this criterion.</w:t>
      </w:r>
    </w:p>
    <w:p w14:paraId="662E679B" w14:textId="77777777" w:rsidR="00BC5EF3" w:rsidRDefault="00FB65A4" w:rsidP="00A31936">
      <w:pPr>
        <w:jc w:val="center"/>
      </w:pPr>
      <w:r>
        <w:rPr>
          <w:noProof/>
        </w:rPr>
        <w:drawing>
          <wp:inline distT="0" distB="0" distL="0" distR="0" wp14:anchorId="662E6AD6" wp14:editId="662E6AD7">
            <wp:extent cx="5504749" cy="3669832"/>
            <wp:effectExtent l="0" t="0" r="0" b="0"/>
            <wp:docPr id="61" name="Picture" descr="Figure 4.1: Coefficient of variation (CV) of length measurements for individual fish across multiple observers, colored by year and faceted by direction of movement. Dashed lines indicate the mean CV for that group, while the solid black line is a reference of 0.15."/>
            <wp:cNvGraphicFramePr/>
            <a:graphic xmlns:a="http://schemas.openxmlformats.org/drawingml/2006/main">
              <a:graphicData uri="http://schemas.openxmlformats.org/drawingml/2006/picture">
                <pic:pic xmlns:pic="http://schemas.openxmlformats.org/drawingml/2006/picture">
                  <pic:nvPicPr>
                    <pic:cNvPr id="62" name="Picture" descr="../figures/cv-lgth-hist-1.png"/>
                    <pic:cNvPicPr>
                      <a:picLocks noChangeAspect="1" noChangeArrowheads="1"/>
                    </pic:cNvPicPr>
                  </pic:nvPicPr>
                  <pic:blipFill>
                    <a:blip r:embed="rId19"/>
                    <a:stretch>
                      <a:fillRect/>
                    </a:stretch>
                  </pic:blipFill>
                  <pic:spPr bwMode="auto">
                    <a:xfrm>
                      <a:off x="0" y="0"/>
                      <a:ext cx="5504749" cy="3669832"/>
                    </a:xfrm>
                    <a:prstGeom prst="rect">
                      <a:avLst/>
                    </a:prstGeom>
                    <a:noFill/>
                    <a:ln w="9525">
                      <a:noFill/>
                      <a:headEnd/>
                      <a:tailEnd/>
                    </a:ln>
                  </pic:spPr>
                </pic:pic>
              </a:graphicData>
            </a:graphic>
          </wp:inline>
        </w:drawing>
      </w:r>
    </w:p>
    <w:p w14:paraId="662E679C" w14:textId="77777777" w:rsidR="00BC5EF3" w:rsidRDefault="00FB65A4">
      <w:bookmarkStart w:id="42" w:name="fig:cv-lgth-hist"/>
      <w:bookmarkEnd w:id="42"/>
      <w:r>
        <w:t>Figure 4.1: Coefficient of variation (CV) of length measurements for individual fish across multiple observers, colored by year and faceted by direction of movement. Dashed lines indicate the mean CV for that group, while the solid black line is a reference of 0.15.</w:t>
      </w:r>
    </w:p>
    <w:p w14:paraId="662E679D" w14:textId="77777777" w:rsidR="00BC5EF3" w:rsidRDefault="00FB65A4">
      <w:r>
        <w:t>Histograms of length measurement bias, relative to observer AS, are shown in Figure 4.2. Summary statistics of the same comparison are depicted in Table 4.3. All observers had larger variability in their measurements of downstream moving fish compared to observer AS, as seen in RMSE, MAE and MAPE values. Three observers (AB, BT and GB) had a positive mean bias relative to observer AS for upstream fish and AB and BT also had a positive mean bias for downstream fish, meaning they often measured the same fish as being slightly larger than AS. The other observers had negative mean bias, meaning they measured the same fish as being smaller compared to observer AS. This was more pronounced for downstream moving fish, up to an mean difference of nearly -12.4 cm per fish for observer BC (although that observer only measured four downstream fish).</w:t>
      </w:r>
    </w:p>
    <w:p w14:paraId="662E679E" w14:textId="77777777" w:rsidR="00BC5EF3" w:rsidRDefault="00FB65A4">
      <w:r>
        <w:t>The mean absolute percent error (MAPE) ranged from 6.7 - 12.3% for upstream moving fish and from 8.9 - 18.2% for downstream moving fish. To put that on the scale of fish lengths (centimeters), the root mean square error (RMSE) ranged from 6.7 - 9.9 cm for upstream moving fish and 6.8 - 17 cm for downstream moving fish.</w:t>
      </w:r>
    </w:p>
    <w:p w14:paraId="662E679F" w14:textId="77777777" w:rsidR="00BC5EF3" w:rsidRDefault="00FB65A4" w:rsidP="00A31936">
      <w:pPr>
        <w:jc w:val="center"/>
      </w:pPr>
      <w:r>
        <w:rPr>
          <w:noProof/>
        </w:rPr>
        <w:lastRenderedPageBreak/>
        <w:drawing>
          <wp:inline distT="0" distB="0" distL="0" distR="0" wp14:anchorId="662E6AD8" wp14:editId="12DE6216">
            <wp:extent cx="5504180" cy="3479800"/>
            <wp:effectExtent l="0" t="0" r="1270" b="6350"/>
            <wp:docPr id="65" name="Picture" descr="Figure 4.2: Histograms and density plots showing the bias of length measurements, relative to observer AS, colored by observer and faceted by direction and year."/>
            <wp:cNvGraphicFramePr/>
            <a:graphic xmlns:a="http://schemas.openxmlformats.org/drawingml/2006/main">
              <a:graphicData uri="http://schemas.openxmlformats.org/drawingml/2006/picture">
                <pic:pic xmlns:pic="http://schemas.openxmlformats.org/drawingml/2006/picture">
                  <pic:nvPicPr>
                    <pic:cNvPr id="66" name="Picture" descr="../figures/lgth-comp-fig-1.png"/>
                    <pic:cNvPicPr>
                      <a:picLocks noChangeAspect="1" noChangeArrowheads="1"/>
                    </pic:cNvPicPr>
                  </pic:nvPicPr>
                  <pic:blipFill>
                    <a:blip r:embed="rId20"/>
                    <a:stretch>
                      <a:fillRect/>
                    </a:stretch>
                  </pic:blipFill>
                  <pic:spPr bwMode="auto">
                    <a:xfrm>
                      <a:off x="0" y="0"/>
                      <a:ext cx="5504753" cy="3480162"/>
                    </a:xfrm>
                    <a:prstGeom prst="rect">
                      <a:avLst/>
                    </a:prstGeom>
                    <a:noFill/>
                    <a:ln w="9525">
                      <a:noFill/>
                      <a:headEnd/>
                      <a:tailEnd/>
                    </a:ln>
                  </pic:spPr>
                </pic:pic>
              </a:graphicData>
            </a:graphic>
          </wp:inline>
        </w:drawing>
      </w:r>
    </w:p>
    <w:p w14:paraId="662E67A0" w14:textId="77777777" w:rsidR="00BC5EF3" w:rsidRDefault="00FB65A4">
      <w:bookmarkStart w:id="43" w:name="fig:lgth-comp-fig"/>
      <w:bookmarkEnd w:id="43"/>
      <w:r>
        <w:t>Figure 4.2: Histograms and density plots showing the bias of length measurements, relative to observer AS, colored by observer and faceted by direction and year.</w:t>
      </w:r>
    </w:p>
    <w:p w14:paraId="662E67A1" w14:textId="77777777" w:rsidR="00BC5EF3" w:rsidRDefault="00FB65A4">
      <w:bookmarkStart w:id="44" w:name="tab:lgth-comp-tab"/>
      <w:bookmarkEnd w:id="44"/>
      <w:r>
        <w:t>Table 4.3: Summary statistics comparing length measurements of different observers with those made by observer AS.</w:t>
      </w:r>
    </w:p>
    <w:tbl>
      <w:tblPr>
        <w:tblStyle w:val="Table-WDFW"/>
        <w:tblW w:w="0" w:type="auto"/>
        <w:jc w:val="center"/>
        <w:tblLook w:val="0020" w:firstRow="1" w:lastRow="0" w:firstColumn="0" w:lastColumn="0" w:noHBand="0" w:noVBand="0"/>
        <w:tblCaption w:val="Table 4.3: Summary statistics comparing length measurements of different observers with those made by observer AS."/>
      </w:tblPr>
      <w:tblGrid>
        <w:gridCol w:w="1349"/>
        <w:gridCol w:w="1139"/>
        <w:gridCol w:w="858"/>
        <w:gridCol w:w="1256"/>
        <w:gridCol w:w="830"/>
        <w:gridCol w:w="735"/>
        <w:gridCol w:w="852"/>
      </w:tblGrid>
      <w:tr w:rsidR="00BC5EF3" w14:paraId="662E67A9" w14:textId="77777777" w:rsidTr="00A3193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62E67A2" w14:textId="77777777" w:rsidR="00BC5EF3" w:rsidRDefault="00FB65A4">
            <w:r>
              <w:t>Direction</w:t>
            </w:r>
          </w:p>
        </w:tc>
        <w:tc>
          <w:tcPr>
            <w:tcW w:w="0" w:type="auto"/>
          </w:tcPr>
          <w:p w14:paraId="662E67A3" w14:textId="77777777" w:rsidR="00BC5EF3" w:rsidRDefault="00FB65A4">
            <w:r>
              <w:t>Observer</w:t>
            </w:r>
          </w:p>
        </w:tc>
        <w:tc>
          <w:tcPr>
            <w:tcW w:w="0" w:type="auto"/>
          </w:tcPr>
          <w:p w14:paraId="662E67A4" w14:textId="77777777" w:rsidR="00BC5EF3" w:rsidRDefault="00FB65A4">
            <w:pPr>
              <w:jc w:val="right"/>
            </w:pPr>
            <w:r>
              <w:t>N Fish</w:t>
            </w:r>
          </w:p>
        </w:tc>
        <w:tc>
          <w:tcPr>
            <w:tcW w:w="0" w:type="auto"/>
          </w:tcPr>
          <w:p w14:paraId="662E67A5" w14:textId="77777777" w:rsidR="00BC5EF3" w:rsidRDefault="00FB65A4">
            <w:pPr>
              <w:jc w:val="right"/>
            </w:pPr>
            <w:r>
              <w:t>Mean Bias</w:t>
            </w:r>
          </w:p>
        </w:tc>
        <w:tc>
          <w:tcPr>
            <w:tcW w:w="0" w:type="auto"/>
          </w:tcPr>
          <w:p w14:paraId="662E67A6" w14:textId="77777777" w:rsidR="00BC5EF3" w:rsidRDefault="00FB65A4">
            <w:pPr>
              <w:jc w:val="right"/>
            </w:pPr>
            <w:r>
              <w:t>RMSE</w:t>
            </w:r>
          </w:p>
        </w:tc>
        <w:tc>
          <w:tcPr>
            <w:tcW w:w="0" w:type="auto"/>
          </w:tcPr>
          <w:p w14:paraId="662E67A7" w14:textId="77777777" w:rsidR="00BC5EF3" w:rsidRDefault="00FB65A4">
            <w:pPr>
              <w:jc w:val="right"/>
            </w:pPr>
            <w:r>
              <w:t>MAE</w:t>
            </w:r>
          </w:p>
        </w:tc>
        <w:tc>
          <w:tcPr>
            <w:tcW w:w="0" w:type="auto"/>
          </w:tcPr>
          <w:p w14:paraId="662E67A8" w14:textId="77777777" w:rsidR="00BC5EF3" w:rsidRDefault="00FB65A4">
            <w:pPr>
              <w:jc w:val="right"/>
            </w:pPr>
            <w:r>
              <w:t>MAPE</w:t>
            </w:r>
          </w:p>
        </w:tc>
      </w:tr>
      <w:tr w:rsidR="00BC5EF3" w14:paraId="662E67B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AA" w14:textId="77777777" w:rsidR="00BC5EF3" w:rsidRDefault="00FB65A4">
            <w:r>
              <w:t>Upstream</w:t>
            </w:r>
          </w:p>
        </w:tc>
        <w:tc>
          <w:tcPr>
            <w:tcW w:w="0" w:type="auto"/>
          </w:tcPr>
          <w:p w14:paraId="662E67AB" w14:textId="77777777" w:rsidR="00BC5EF3" w:rsidRDefault="00FB65A4">
            <w:r>
              <w:t>JE</w:t>
            </w:r>
          </w:p>
        </w:tc>
        <w:tc>
          <w:tcPr>
            <w:tcW w:w="0" w:type="auto"/>
          </w:tcPr>
          <w:p w14:paraId="662E67AC" w14:textId="77777777" w:rsidR="00BC5EF3" w:rsidRDefault="00FB65A4">
            <w:pPr>
              <w:jc w:val="right"/>
            </w:pPr>
            <w:r>
              <w:t>299</w:t>
            </w:r>
          </w:p>
        </w:tc>
        <w:tc>
          <w:tcPr>
            <w:tcW w:w="0" w:type="auto"/>
          </w:tcPr>
          <w:p w14:paraId="662E67AD" w14:textId="77777777" w:rsidR="00BC5EF3" w:rsidRDefault="00FB65A4">
            <w:pPr>
              <w:jc w:val="right"/>
            </w:pPr>
            <w:r>
              <w:t>-7.4</w:t>
            </w:r>
          </w:p>
        </w:tc>
        <w:tc>
          <w:tcPr>
            <w:tcW w:w="0" w:type="auto"/>
          </w:tcPr>
          <w:p w14:paraId="662E67AE" w14:textId="77777777" w:rsidR="00BC5EF3" w:rsidRDefault="00FB65A4">
            <w:pPr>
              <w:jc w:val="right"/>
            </w:pPr>
            <w:r>
              <w:t>9.9</w:t>
            </w:r>
          </w:p>
        </w:tc>
        <w:tc>
          <w:tcPr>
            <w:tcW w:w="0" w:type="auto"/>
          </w:tcPr>
          <w:p w14:paraId="662E67AF" w14:textId="77777777" w:rsidR="00BC5EF3" w:rsidRDefault="00FB65A4">
            <w:pPr>
              <w:jc w:val="right"/>
            </w:pPr>
            <w:r>
              <w:t>8.1</w:t>
            </w:r>
          </w:p>
        </w:tc>
        <w:tc>
          <w:tcPr>
            <w:tcW w:w="0" w:type="auto"/>
          </w:tcPr>
          <w:p w14:paraId="662E67B0" w14:textId="77777777" w:rsidR="00BC5EF3" w:rsidRDefault="00FB65A4">
            <w:pPr>
              <w:jc w:val="right"/>
            </w:pPr>
            <w:r>
              <w:t>11.3</w:t>
            </w:r>
          </w:p>
        </w:tc>
      </w:tr>
      <w:tr w:rsidR="00BC5EF3" w14:paraId="662E67B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B2" w14:textId="77777777" w:rsidR="00BC5EF3" w:rsidRDefault="00FB65A4">
            <w:r>
              <w:t>Upstream</w:t>
            </w:r>
          </w:p>
        </w:tc>
        <w:tc>
          <w:tcPr>
            <w:tcW w:w="0" w:type="auto"/>
          </w:tcPr>
          <w:p w14:paraId="662E67B3" w14:textId="77777777" w:rsidR="00BC5EF3" w:rsidRDefault="00FB65A4">
            <w:r>
              <w:t>AB</w:t>
            </w:r>
          </w:p>
        </w:tc>
        <w:tc>
          <w:tcPr>
            <w:tcW w:w="0" w:type="auto"/>
          </w:tcPr>
          <w:p w14:paraId="662E67B4" w14:textId="77777777" w:rsidR="00BC5EF3" w:rsidRDefault="00FB65A4">
            <w:pPr>
              <w:jc w:val="right"/>
            </w:pPr>
            <w:r>
              <w:t>224</w:t>
            </w:r>
          </w:p>
        </w:tc>
        <w:tc>
          <w:tcPr>
            <w:tcW w:w="0" w:type="auto"/>
          </w:tcPr>
          <w:p w14:paraId="662E67B5" w14:textId="77777777" w:rsidR="00BC5EF3" w:rsidRDefault="00FB65A4">
            <w:pPr>
              <w:jc w:val="right"/>
            </w:pPr>
            <w:r>
              <w:t>2.9</w:t>
            </w:r>
          </w:p>
        </w:tc>
        <w:tc>
          <w:tcPr>
            <w:tcW w:w="0" w:type="auto"/>
          </w:tcPr>
          <w:p w14:paraId="662E67B6" w14:textId="77777777" w:rsidR="00BC5EF3" w:rsidRDefault="00FB65A4">
            <w:pPr>
              <w:jc w:val="right"/>
            </w:pPr>
            <w:r>
              <w:t>7.7</w:t>
            </w:r>
          </w:p>
        </w:tc>
        <w:tc>
          <w:tcPr>
            <w:tcW w:w="0" w:type="auto"/>
          </w:tcPr>
          <w:p w14:paraId="662E67B7" w14:textId="77777777" w:rsidR="00BC5EF3" w:rsidRDefault="00FB65A4">
            <w:pPr>
              <w:jc w:val="right"/>
            </w:pPr>
            <w:r>
              <w:t>6.1</w:t>
            </w:r>
          </w:p>
        </w:tc>
        <w:tc>
          <w:tcPr>
            <w:tcW w:w="0" w:type="auto"/>
          </w:tcPr>
          <w:p w14:paraId="662E67B8" w14:textId="77777777" w:rsidR="00BC5EF3" w:rsidRDefault="00FB65A4">
            <w:pPr>
              <w:jc w:val="right"/>
            </w:pPr>
            <w:r>
              <w:t>9.1</w:t>
            </w:r>
          </w:p>
        </w:tc>
      </w:tr>
      <w:tr w:rsidR="00BC5EF3" w14:paraId="662E67C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BA" w14:textId="77777777" w:rsidR="00BC5EF3" w:rsidRDefault="00FB65A4">
            <w:r>
              <w:t>Upstream</w:t>
            </w:r>
          </w:p>
        </w:tc>
        <w:tc>
          <w:tcPr>
            <w:tcW w:w="0" w:type="auto"/>
          </w:tcPr>
          <w:p w14:paraId="662E67BB" w14:textId="77777777" w:rsidR="00BC5EF3" w:rsidRDefault="00FB65A4">
            <w:r>
              <w:t>CS</w:t>
            </w:r>
          </w:p>
        </w:tc>
        <w:tc>
          <w:tcPr>
            <w:tcW w:w="0" w:type="auto"/>
          </w:tcPr>
          <w:p w14:paraId="662E67BC" w14:textId="77777777" w:rsidR="00BC5EF3" w:rsidRDefault="00FB65A4">
            <w:pPr>
              <w:jc w:val="right"/>
            </w:pPr>
            <w:r>
              <w:t>63</w:t>
            </w:r>
          </w:p>
        </w:tc>
        <w:tc>
          <w:tcPr>
            <w:tcW w:w="0" w:type="auto"/>
          </w:tcPr>
          <w:p w14:paraId="662E67BD" w14:textId="77777777" w:rsidR="00BC5EF3" w:rsidRDefault="00FB65A4">
            <w:pPr>
              <w:jc w:val="right"/>
            </w:pPr>
            <w:r>
              <w:t>-1.1</w:t>
            </w:r>
          </w:p>
        </w:tc>
        <w:tc>
          <w:tcPr>
            <w:tcW w:w="0" w:type="auto"/>
          </w:tcPr>
          <w:p w14:paraId="662E67BE" w14:textId="77777777" w:rsidR="00BC5EF3" w:rsidRDefault="00FB65A4">
            <w:pPr>
              <w:jc w:val="right"/>
            </w:pPr>
            <w:r>
              <w:t>7.8</w:t>
            </w:r>
          </w:p>
        </w:tc>
        <w:tc>
          <w:tcPr>
            <w:tcW w:w="0" w:type="auto"/>
          </w:tcPr>
          <w:p w14:paraId="662E67BF" w14:textId="77777777" w:rsidR="00BC5EF3" w:rsidRDefault="00FB65A4">
            <w:pPr>
              <w:jc w:val="right"/>
            </w:pPr>
            <w:r>
              <w:t>5.7</w:t>
            </w:r>
          </w:p>
        </w:tc>
        <w:tc>
          <w:tcPr>
            <w:tcW w:w="0" w:type="auto"/>
          </w:tcPr>
          <w:p w14:paraId="662E67C0" w14:textId="77777777" w:rsidR="00BC5EF3" w:rsidRDefault="00FB65A4">
            <w:pPr>
              <w:jc w:val="right"/>
            </w:pPr>
            <w:r>
              <w:t>8.9</w:t>
            </w:r>
          </w:p>
        </w:tc>
      </w:tr>
      <w:tr w:rsidR="00BC5EF3" w14:paraId="662E67C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C2" w14:textId="77777777" w:rsidR="00BC5EF3" w:rsidRDefault="00FB65A4">
            <w:r>
              <w:t>Upstream</w:t>
            </w:r>
          </w:p>
        </w:tc>
        <w:tc>
          <w:tcPr>
            <w:tcW w:w="0" w:type="auto"/>
          </w:tcPr>
          <w:p w14:paraId="662E67C3" w14:textId="77777777" w:rsidR="00BC5EF3" w:rsidRDefault="00FB65A4">
            <w:r>
              <w:t>BT</w:t>
            </w:r>
          </w:p>
        </w:tc>
        <w:tc>
          <w:tcPr>
            <w:tcW w:w="0" w:type="auto"/>
          </w:tcPr>
          <w:p w14:paraId="662E67C4" w14:textId="77777777" w:rsidR="00BC5EF3" w:rsidRDefault="00FB65A4">
            <w:pPr>
              <w:jc w:val="right"/>
            </w:pPr>
            <w:r>
              <w:t>41</w:t>
            </w:r>
          </w:p>
        </w:tc>
        <w:tc>
          <w:tcPr>
            <w:tcW w:w="0" w:type="auto"/>
          </w:tcPr>
          <w:p w14:paraId="662E67C5" w14:textId="77777777" w:rsidR="00BC5EF3" w:rsidRDefault="00FB65A4">
            <w:pPr>
              <w:jc w:val="right"/>
            </w:pPr>
            <w:r>
              <w:t>1.5</w:t>
            </w:r>
          </w:p>
        </w:tc>
        <w:tc>
          <w:tcPr>
            <w:tcW w:w="0" w:type="auto"/>
          </w:tcPr>
          <w:p w14:paraId="662E67C6" w14:textId="77777777" w:rsidR="00BC5EF3" w:rsidRDefault="00FB65A4">
            <w:pPr>
              <w:jc w:val="right"/>
            </w:pPr>
            <w:r>
              <w:t>8.3</w:t>
            </w:r>
          </w:p>
        </w:tc>
        <w:tc>
          <w:tcPr>
            <w:tcW w:w="0" w:type="auto"/>
          </w:tcPr>
          <w:p w14:paraId="662E67C7" w14:textId="77777777" w:rsidR="00BC5EF3" w:rsidRDefault="00FB65A4">
            <w:pPr>
              <w:jc w:val="right"/>
            </w:pPr>
            <w:r>
              <w:t>5.7</w:t>
            </w:r>
          </w:p>
        </w:tc>
        <w:tc>
          <w:tcPr>
            <w:tcW w:w="0" w:type="auto"/>
          </w:tcPr>
          <w:p w14:paraId="662E67C8" w14:textId="77777777" w:rsidR="00BC5EF3" w:rsidRDefault="00FB65A4">
            <w:pPr>
              <w:jc w:val="right"/>
            </w:pPr>
            <w:r>
              <w:t>9.1</w:t>
            </w:r>
          </w:p>
        </w:tc>
      </w:tr>
      <w:tr w:rsidR="00BC5EF3" w14:paraId="662E67D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CA" w14:textId="77777777" w:rsidR="00BC5EF3" w:rsidRDefault="00FB65A4">
            <w:r>
              <w:t>Upstream</w:t>
            </w:r>
          </w:p>
        </w:tc>
        <w:tc>
          <w:tcPr>
            <w:tcW w:w="0" w:type="auto"/>
          </w:tcPr>
          <w:p w14:paraId="662E67CB" w14:textId="77777777" w:rsidR="00BC5EF3" w:rsidRDefault="00FB65A4">
            <w:r>
              <w:t>JG</w:t>
            </w:r>
          </w:p>
        </w:tc>
        <w:tc>
          <w:tcPr>
            <w:tcW w:w="0" w:type="auto"/>
          </w:tcPr>
          <w:p w14:paraId="662E67CC" w14:textId="77777777" w:rsidR="00BC5EF3" w:rsidRDefault="00FB65A4">
            <w:pPr>
              <w:jc w:val="right"/>
            </w:pPr>
            <w:r>
              <w:t>37</w:t>
            </w:r>
          </w:p>
        </w:tc>
        <w:tc>
          <w:tcPr>
            <w:tcW w:w="0" w:type="auto"/>
          </w:tcPr>
          <w:p w14:paraId="662E67CD" w14:textId="77777777" w:rsidR="00BC5EF3" w:rsidRDefault="00FB65A4">
            <w:pPr>
              <w:jc w:val="right"/>
            </w:pPr>
            <w:r>
              <w:t>-6.3</w:t>
            </w:r>
          </w:p>
        </w:tc>
        <w:tc>
          <w:tcPr>
            <w:tcW w:w="0" w:type="auto"/>
          </w:tcPr>
          <w:p w14:paraId="662E67CE" w14:textId="77777777" w:rsidR="00BC5EF3" w:rsidRDefault="00FB65A4">
            <w:pPr>
              <w:jc w:val="right"/>
            </w:pPr>
            <w:r>
              <w:t>8.3</w:t>
            </w:r>
          </w:p>
        </w:tc>
        <w:tc>
          <w:tcPr>
            <w:tcW w:w="0" w:type="auto"/>
          </w:tcPr>
          <w:p w14:paraId="662E67CF" w14:textId="77777777" w:rsidR="00BC5EF3" w:rsidRDefault="00FB65A4">
            <w:pPr>
              <w:jc w:val="right"/>
            </w:pPr>
            <w:r>
              <w:t>6.8</w:t>
            </w:r>
          </w:p>
        </w:tc>
        <w:tc>
          <w:tcPr>
            <w:tcW w:w="0" w:type="auto"/>
          </w:tcPr>
          <w:p w14:paraId="662E67D0" w14:textId="77777777" w:rsidR="00BC5EF3" w:rsidRDefault="00FB65A4">
            <w:pPr>
              <w:jc w:val="right"/>
            </w:pPr>
            <w:r>
              <w:t>9.3</w:t>
            </w:r>
          </w:p>
        </w:tc>
      </w:tr>
      <w:tr w:rsidR="00BC5EF3" w14:paraId="662E67D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D2" w14:textId="77777777" w:rsidR="00BC5EF3" w:rsidRDefault="00FB65A4">
            <w:r>
              <w:t>Upstream</w:t>
            </w:r>
          </w:p>
        </w:tc>
        <w:tc>
          <w:tcPr>
            <w:tcW w:w="0" w:type="auto"/>
          </w:tcPr>
          <w:p w14:paraId="662E67D3" w14:textId="77777777" w:rsidR="00BC5EF3" w:rsidRDefault="00FB65A4">
            <w:r>
              <w:t>BC</w:t>
            </w:r>
          </w:p>
        </w:tc>
        <w:tc>
          <w:tcPr>
            <w:tcW w:w="0" w:type="auto"/>
          </w:tcPr>
          <w:p w14:paraId="662E67D4" w14:textId="77777777" w:rsidR="00BC5EF3" w:rsidRDefault="00FB65A4">
            <w:pPr>
              <w:jc w:val="right"/>
            </w:pPr>
            <w:r>
              <w:t>36</w:t>
            </w:r>
          </w:p>
        </w:tc>
        <w:tc>
          <w:tcPr>
            <w:tcW w:w="0" w:type="auto"/>
          </w:tcPr>
          <w:p w14:paraId="662E67D5" w14:textId="77777777" w:rsidR="00BC5EF3" w:rsidRDefault="00FB65A4">
            <w:pPr>
              <w:jc w:val="right"/>
            </w:pPr>
            <w:r>
              <w:t>-2.3</w:t>
            </w:r>
          </w:p>
        </w:tc>
        <w:tc>
          <w:tcPr>
            <w:tcW w:w="0" w:type="auto"/>
          </w:tcPr>
          <w:p w14:paraId="662E67D6" w14:textId="77777777" w:rsidR="00BC5EF3" w:rsidRDefault="00FB65A4">
            <w:pPr>
              <w:jc w:val="right"/>
            </w:pPr>
            <w:r>
              <w:t>6.7</w:t>
            </w:r>
          </w:p>
        </w:tc>
        <w:tc>
          <w:tcPr>
            <w:tcW w:w="0" w:type="auto"/>
          </w:tcPr>
          <w:p w14:paraId="662E67D7" w14:textId="77777777" w:rsidR="00BC5EF3" w:rsidRDefault="00FB65A4">
            <w:pPr>
              <w:jc w:val="right"/>
            </w:pPr>
            <w:r>
              <w:t>4.9</w:t>
            </w:r>
          </w:p>
        </w:tc>
        <w:tc>
          <w:tcPr>
            <w:tcW w:w="0" w:type="auto"/>
          </w:tcPr>
          <w:p w14:paraId="662E67D8" w14:textId="77777777" w:rsidR="00BC5EF3" w:rsidRDefault="00FB65A4">
            <w:pPr>
              <w:jc w:val="right"/>
            </w:pPr>
            <w:r>
              <w:t>6.7</w:t>
            </w:r>
          </w:p>
        </w:tc>
      </w:tr>
      <w:tr w:rsidR="00BC5EF3" w14:paraId="662E67E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DA" w14:textId="77777777" w:rsidR="00BC5EF3" w:rsidRDefault="00FB65A4">
            <w:r>
              <w:t>Upstream</w:t>
            </w:r>
          </w:p>
        </w:tc>
        <w:tc>
          <w:tcPr>
            <w:tcW w:w="0" w:type="auto"/>
          </w:tcPr>
          <w:p w14:paraId="662E67DB" w14:textId="77777777" w:rsidR="00BC5EF3" w:rsidRDefault="00FB65A4">
            <w:r>
              <w:t>GB</w:t>
            </w:r>
          </w:p>
        </w:tc>
        <w:tc>
          <w:tcPr>
            <w:tcW w:w="0" w:type="auto"/>
          </w:tcPr>
          <w:p w14:paraId="662E67DC" w14:textId="77777777" w:rsidR="00BC5EF3" w:rsidRDefault="00FB65A4">
            <w:pPr>
              <w:jc w:val="right"/>
            </w:pPr>
            <w:r>
              <w:t>29</w:t>
            </w:r>
          </w:p>
        </w:tc>
        <w:tc>
          <w:tcPr>
            <w:tcW w:w="0" w:type="auto"/>
          </w:tcPr>
          <w:p w14:paraId="662E67DD" w14:textId="77777777" w:rsidR="00BC5EF3" w:rsidRDefault="00FB65A4">
            <w:pPr>
              <w:jc w:val="right"/>
            </w:pPr>
            <w:r>
              <w:t>1.9</w:t>
            </w:r>
          </w:p>
        </w:tc>
        <w:tc>
          <w:tcPr>
            <w:tcW w:w="0" w:type="auto"/>
          </w:tcPr>
          <w:p w14:paraId="662E67DE" w14:textId="77777777" w:rsidR="00BC5EF3" w:rsidRDefault="00FB65A4">
            <w:pPr>
              <w:jc w:val="right"/>
            </w:pPr>
            <w:r>
              <w:t>9.6</w:t>
            </w:r>
          </w:p>
        </w:tc>
        <w:tc>
          <w:tcPr>
            <w:tcW w:w="0" w:type="auto"/>
          </w:tcPr>
          <w:p w14:paraId="662E67DF" w14:textId="77777777" w:rsidR="00BC5EF3" w:rsidRDefault="00FB65A4">
            <w:pPr>
              <w:jc w:val="right"/>
            </w:pPr>
            <w:r>
              <w:t>7.4</w:t>
            </w:r>
          </w:p>
        </w:tc>
        <w:tc>
          <w:tcPr>
            <w:tcW w:w="0" w:type="auto"/>
          </w:tcPr>
          <w:p w14:paraId="662E67E0" w14:textId="77777777" w:rsidR="00BC5EF3" w:rsidRDefault="00FB65A4">
            <w:pPr>
              <w:jc w:val="right"/>
            </w:pPr>
            <w:r>
              <w:t>12.3</w:t>
            </w:r>
          </w:p>
        </w:tc>
      </w:tr>
      <w:tr w:rsidR="00BC5EF3" w14:paraId="662E67E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E2" w14:textId="77777777" w:rsidR="00BC5EF3" w:rsidRDefault="00FB65A4">
            <w:r>
              <w:t>Downstream</w:t>
            </w:r>
          </w:p>
        </w:tc>
        <w:tc>
          <w:tcPr>
            <w:tcW w:w="0" w:type="auto"/>
          </w:tcPr>
          <w:p w14:paraId="662E67E3" w14:textId="77777777" w:rsidR="00BC5EF3" w:rsidRDefault="00FB65A4">
            <w:r>
              <w:t>JE</w:t>
            </w:r>
          </w:p>
        </w:tc>
        <w:tc>
          <w:tcPr>
            <w:tcW w:w="0" w:type="auto"/>
          </w:tcPr>
          <w:p w14:paraId="662E67E4" w14:textId="77777777" w:rsidR="00BC5EF3" w:rsidRDefault="00FB65A4">
            <w:pPr>
              <w:jc w:val="right"/>
            </w:pPr>
            <w:r>
              <w:t>128</w:t>
            </w:r>
          </w:p>
        </w:tc>
        <w:tc>
          <w:tcPr>
            <w:tcW w:w="0" w:type="auto"/>
          </w:tcPr>
          <w:p w14:paraId="662E67E5" w14:textId="77777777" w:rsidR="00BC5EF3" w:rsidRDefault="00FB65A4">
            <w:pPr>
              <w:jc w:val="right"/>
            </w:pPr>
            <w:r>
              <w:t>-9.8</w:t>
            </w:r>
          </w:p>
        </w:tc>
        <w:tc>
          <w:tcPr>
            <w:tcW w:w="0" w:type="auto"/>
          </w:tcPr>
          <w:p w14:paraId="662E67E6" w14:textId="77777777" w:rsidR="00BC5EF3" w:rsidRDefault="00FB65A4">
            <w:pPr>
              <w:jc w:val="right"/>
            </w:pPr>
            <w:r>
              <w:t>13.2</w:t>
            </w:r>
          </w:p>
        </w:tc>
        <w:tc>
          <w:tcPr>
            <w:tcW w:w="0" w:type="auto"/>
          </w:tcPr>
          <w:p w14:paraId="662E67E7" w14:textId="77777777" w:rsidR="00BC5EF3" w:rsidRDefault="00FB65A4">
            <w:pPr>
              <w:jc w:val="right"/>
            </w:pPr>
            <w:r>
              <w:t>10.9</w:t>
            </w:r>
          </w:p>
        </w:tc>
        <w:tc>
          <w:tcPr>
            <w:tcW w:w="0" w:type="auto"/>
          </w:tcPr>
          <w:p w14:paraId="662E67E8" w14:textId="77777777" w:rsidR="00BC5EF3" w:rsidRDefault="00FB65A4">
            <w:pPr>
              <w:jc w:val="right"/>
            </w:pPr>
            <w:r>
              <w:t>14.6</w:t>
            </w:r>
          </w:p>
        </w:tc>
      </w:tr>
      <w:tr w:rsidR="00BC5EF3" w14:paraId="662E67F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EA" w14:textId="77777777" w:rsidR="00BC5EF3" w:rsidRDefault="00FB65A4">
            <w:r>
              <w:t>Downstream</w:t>
            </w:r>
          </w:p>
        </w:tc>
        <w:tc>
          <w:tcPr>
            <w:tcW w:w="0" w:type="auto"/>
          </w:tcPr>
          <w:p w14:paraId="662E67EB" w14:textId="77777777" w:rsidR="00BC5EF3" w:rsidRDefault="00FB65A4">
            <w:r>
              <w:t>AB</w:t>
            </w:r>
          </w:p>
        </w:tc>
        <w:tc>
          <w:tcPr>
            <w:tcW w:w="0" w:type="auto"/>
          </w:tcPr>
          <w:p w14:paraId="662E67EC" w14:textId="77777777" w:rsidR="00BC5EF3" w:rsidRDefault="00FB65A4">
            <w:pPr>
              <w:jc w:val="right"/>
            </w:pPr>
            <w:r>
              <w:t>122</w:t>
            </w:r>
          </w:p>
        </w:tc>
        <w:tc>
          <w:tcPr>
            <w:tcW w:w="0" w:type="auto"/>
          </w:tcPr>
          <w:p w14:paraId="662E67ED" w14:textId="77777777" w:rsidR="00BC5EF3" w:rsidRDefault="00FB65A4">
            <w:pPr>
              <w:jc w:val="right"/>
            </w:pPr>
            <w:r>
              <w:t>1.2</w:t>
            </w:r>
          </w:p>
        </w:tc>
        <w:tc>
          <w:tcPr>
            <w:tcW w:w="0" w:type="auto"/>
          </w:tcPr>
          <w:p w14:paraId="662E67EE" w14:textId="77777777" w:rsidR="00BC5EF3" w:rsidRDefault="00FB65A4">
            <w:pPr>
              <w:jc w:val="right"/>
            </w:pPr>
            <w:r>
              <w:t>8.7</w:t>
            </w:r>
          </w:p>
        </w:tc>
        <w:tc>
          <w:tcPr>
            <w:tcW w:w="0" w:type="auto"/>
          </w:tcPr>
          <w:p w14:paraId="662E67EF" w14:textId="77777777" w:rsidR="00BC5EF3" w:rsidRDefault="00FB65A4">
            <w:pPr>
              <w:jc w:val="right"/>
            </w:pPr>
            <w:r>
              <w:t>6.6</w:t>
            </w:r>
          </w:p>
        </w:tc>
        <w:tc>
          <w:tcPr>
            <w:tcW w:w="0" w:type="auto"/>
          </w:tcPr>
          <w:p w14:paraId="662E67F0" w14:textId="77777777" w:rsidR="00BC5EF3" w:rsidRDefault="00FB65A4">
            <w:pPr>
              <w:jc w:val="right"/>
            </w:pPr>
            <w:r>
              <w:t>9.5</w:t>
            </w:r>
          </w:p>
        </w:tc>
      </w:tr>
      <w:tr w:rsidR="00BC5EF3" w14:paraId="662E67F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F2" w14:textId="77777777" w:rsidR="00BC5EF3" w:rsidRDefault="00FB65A4">
            <w:r>
              <w:t>Downstream</w:t>
            </w:r>
          </w:p>
        </w:tc>
        <w:tc>
          <w:tcPr>
            <w:tcW w:w="0" w:type="auto"/>
          </w:tcPr>
          <w:p w14:paraId="662E67F3" w14:textId="77777777" w:rsidR="00BC5EF3" w:rsidRDefault="00FB65A4">
            <w:r>
              <w:t>BT</w:t>
            </w:r>
          </w:p>
        </w:tc>
        <w:tc>
          <w:tcPr>
            <w:tcW w:w="0" w:type="auto"/>
          </w:tcPr>
          <w:p w14:paraId="662E67F4" w14:textId="77777777" w:rsidR="00BC5EF3" w:rsidRDefault="00FB65A4">
            <w:pPr>
              <w:jc w:val="right"/>
            </w:pPr>
            <w:r>
              <w:t>24</w:t>
            </w:r>
          </w:p>
        </w:tc>
        <w:tc>
          <w:tcPr>
            <w:tcW w:w="0" w:type="auto"/>
          </w:tcPr>
          <w:p w14:paraId="662E67F5" w14:textId="77777777" w:rsidR="00BC5EF3" w:rsidRDefault="00FB65A4">
            <w:pPr>
              <w:jc w:val="right"/>
            </w:pPr>
            <w:r>
              <w:t>1.5</w:t>
            </w:r>
          </w:p>
        </w:tc>
        <w:tc>
          <w:tcPr>
            <w:tcW w:w="0" w:type="auto"/>
          </w:tcPr>
          <w:p w14:paraId="662E67F6" w14:textId="77777777" w:rsidR="00BC5EF3" w:rsidRDefault="00FB65A4">
            <w:pPr>
              <w:jc w:val="right"/>
            </w:pPr>
            <w:r>
              <w:t>9.7</w:t>
            </w:r>
          </w:p>
        </w:tc>
        <w:tc>
          <w:tcPr>
            <w:tcW w:w="0" w:type="auto"/>
          </w:tcPr>
          <w:p w14:paraId="662E67F7" w14:textId="77777777" w:rsidR="00BC5EF3" w:rsidRDefault="00FB65A4">
            <w:pPr>
              <w:jc w:val="right"/>
            </w:pPr>
            <w:r>
              <w:t>7.4</w:t>
            </w:r>
          </w:p>
        </w:tc>
        <w:tc>
          <w:tcPr>
            <w:tcW w:w="0" w:type="auto"/>
          </w:tcPr>
          <w:p w14:paraId="662E67F8" w14:textId="77777777" w:rsidR="00BC5EF3" w:rsidRDefault="00FB65A4">
            <w:pPr>
              <w:jc w:val="right"/>
            </w:pPr>
            <w:r>
              <w:t>12.6</w:t>
            </w:r>
          </w:p>
        </w:tc>
      </w:tr>
      <w:tr w:rsidR="00BC5EF3" w14:paraId="662E680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FA" w14:textId="77777777" w:rsidR="00BC5EF3" w:rsidRDefault="00FB65A4">
            <w:r>
              <w:t>Downstream</w:t>
            </w:r>
          </w:p>
        </w:tc>
        <w:tc>
          <w:tcPr>
            <w:tcW w:w="0" w:type="auto"/>
          </w:tcPr>
          <w:p w14:paraId="662E67FB" w14:textId="77777777" w:rsidR="00BC5EF3" w:rsidRDefault="00FB65A4">
            <w:r>
              <w:t>CS</w:t>
            </w:r>
          </w:p>
        </w:tc>
        <w:tc>
          <w:tcPr>
            <w:tcW w:w="0" w:type="auto"/>
          </w:tcPr>
          <w:p w14:paraId="662E67FC" w14:textId="77777777" w:rsidR="00BC5EF3" w:rsidRDefault="00FB65A4">
            <w:pPr>
              <w:jc w:val="right"/>
            </w:pPr>
            <w:r>
              <w:t>23</w:t>
            </w:r>
          </w:p>
        </w:tc>
        <w:tc>
          <w:tcPr>
            <w:tcW w:w="0" w:type="auto"/>
          </w:tcPr>
          <w:p w14:paraId="662E67FD" w14:textId="77777777" w:rsidR="00BC5EF3" w:rsidRDefault="00FB65A4">
            <w:pPr>
              <w:jc w:val="right"/>
            </w:pPr>
            <w:r>
              <w:t>-4.4</w:t>
            </w:r>
          </w:p>
        </w:tc>
        <w:tc>
          <w:tcPr>
            <w:tcW w:w="0" w:type="auto"/>
          </w:tcPr>
          <w:p w14:paraId="662E67FE" w14:textId="77777777" w:rsidR="00BC5EF3" w:rsidRDefault="00FB65A4">
            <w:pPr>
              <w:jc w:val="right"/>
            </w:pPr>
            <w:r>
              <w:t>6.8</w:t>
            </w:r>
          </w:p>
        </w:tc>
        <w:tc>
          <w:tcPr>
            <w:tcW w:w="0" w:type="auto"/>
          </w:tcPr>
          <w:p w14:paraId="662E67FF" w14:textId="77777777" w:rsidR="00BC5EF3" w:rsidRDefault="00FB65A4">
            <w:pPr>
              <w:jc w:val="right"/>
            </w:pPr>
            <w:r>
              <w:t>6.0</w:t>
            </w:r>
          </w:p>
        </w:tc>
        <w:tc>
          <w:tcPr>
            <w:tcW w:w="0" w:type="auto"/>
          </w:tcPr>
          <w:p w14:paraId="662E6800" w14:textId="77777777" w:rsidR="00BC5EF3" w:rsidRDefault="00FB65A4">
            <w:pPr>
              <w:jc w:val="right"/>
            </w:pPr>
            <w:r>
              <w:t>8.9</w:t>
            </w:r>
          </w:p>
        </w:tc>
      </w:tr>
      <w:tr w:rsidR="00BC5EF3" w14:paraId="662E680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02" w14:textId="77777777" w:rsidR="00BC5EF3" w:rsidRDefault="00FB65A4">
            <w:r>
              <w:t>Downstream</w:t>
            </w:r>
          </w:p>
        </w:tc>
        <w:tc>
          <w:tcPr>
            <w:tcW w:w="0" w:type="auto"/>
          </w:tcPr>
          <w:p w14:paraId="662E6803" w14:textId="77777777" w:rsidR="00BC5EF3" w:rsidRDefault="00FB65A4">
            <w:r>
              <w:t>GB</w:t>
            </w:r>
          </w:p>
        </w:tc>
        <w:tc>
          <w:tcPr>
            <w:tcW w:w="0" w:type="auto"/>
          </w:tcPr>
          <w:p w14:paraId="662E6804" w14:textId="77777777" w:rsidR="00BC5EF3" w:rsidRDefault="00FB65A4">
            <w:pPr>
              <w:jc w:val="right"/>
            </w:pPr>
            <w:r>
              <w:t>7</w:t>
            </w:r>
          </w:p>
        </w:tc>
        <w:tc>
          <w:tcPr>
            <w:tcW w:w="0" w:type="auto"/>
          </w:tcPr>
          <w:p w14:paraId="662E6805" w14:textId="77777777" w:rsidR="00BC5EF3" w:rsidRDefault="00FB65A4">
            <w:pPr>
              <w:jc w:val="right"/>
            </w:pPr>
            <w:r>
              <w:t>-2.0</w:t>
            </w:r>
          </w:p>
        </w:tc>
        <w:tc>
          <w:tcPr>
            <w:tcW w:w="0" w:type="auto"/>
          </w:tcPr>
          <w:p w14:paraId="662E6806" w14:textId="77777777" w:rsidR="00BC5EF3" w:rsidRDefault="00FB65A4">
            <w:pPr>
              <w:jc w:val="right"/>
            </w:pPr>
            <w:r>
              <w:t>15.1</w:t>
            </w:r>
          </w:p>
        </w:tc>
        <w:tc>
          <w:tcPr>
            <w:tcW w:w="0" w:type="auto"/>
          </w:tcPr>
          <w:p w14:paraId="662E6807" w14:textId="77777777" w:rsidR="00BC5EF3" w:rsidRDefault="00FB65A4">
            <w:pPr>
              <w:jc w:val="right"/>
            </w:pPr>
            <w:r>
              <w:t>12.4</w:t>
            </w:r>
          </w:p>
        </w:tc>
        <w:tc>
          <w:tcPr>
            <w:tcW w:w="0" w:type="auto"/>
          </w:tcPr>
          <w:p w14:paraId="662E6808" w14:textId="77777777" w:rsidR="00BC5EF3" w:rsidRDefault="00FB65A4">
            <w:pPr>
              <w:jc w:val="right"/>
            </w:pPr>
            <w:r>
              <w:t>18.2</w:t>
            </w:r>
          </w:p>
        </w:tc>
      </w:tr>
      <w:tr w:rsidR="00BC5EF3" w14:paraId="662E681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0A" w14:textId="77777777" w:rsidR="00BC5EF3" w:rsidRDefault="00FB65A4">
            <w:r>
              <w:t>Downstream</w:t>
            </w:r>
          </w:p>
        </w:tc>
        <w:tc>
          <w:tcPr>
            <w:tcW w:w="0" w:type="auto"/>
          </w:tcPr>
          <w:p w14:paraId="662E680B" w14:textId="77777777" w:rsidR="00BC5EF3" w:rsidRDefault="00FB65A4">
            <w:r>
              <w:t>JG</w:t>
            </w:r>
          </w:p>
        </w:tc>
        <w:tc>
          <w:tcPr>
            <w:tcW w:w="0" w:type="auto"/>
          </w:tcPr>
          <w:p w14:paraId="662E680C" w14:textId="77777777" w:rsidR="00BC5EF3" w:rsidRDefault="00FB65A4">
            <w:pPr>
              <w:jc w:val="right"/>
            </w:pPr>
            <w:r>
              <w:t>5</w:t>
            </w:r>
          </w:p>
        </w:tc>
        <w:tc>
          <w:tcPr>
            <w:tcW w:w="0" w:type="auto"/>
          </w:tcPr>
          <w:p w14:paraId="662E680D" w14:textId="77777777" w:rsidR="00BC5EF3" w:rsidRDefault="00FB65A4">
            <w:pPr>
              <w:jc w:val="right"/>
            </w:pPr>
            <w:r>
              <w:t>-7.4</w:t>
            </w:r>
          </w:p>
        </w:tc>
        <w:tc>
          <w:tcPr>
            <w:tcW w:w="0" w:type="auto"/>
          </w:tcPr>
          <w:p w14:paraId="662E680E" w14:textId="77777777" w:rsidR="00BC5EF3" w:rsidRDefault="00FB65A4">
            <w:pPr>
              <w:jc w:val="right"/>
            </w:pPr>
            <w:r>
              <w:t>12.1</w:t>
            </w:r>
          </w:p>
        </w:tc>
        <w:tc>
          <w:tcPr>
            <w:tcW w:w="0" w:type="auto"/>
          </w:tcPr>
          <w:p w14:paraId="662E680F" w14:textId="77777777" w:rsidR="00BC5EF3" w:rsidRDefault="00FB65A4">
            <w:pPr>
              <w:jc w:val="right"/>
            </w:pPr>
            <w:r>
              <w:t>10.7</w:t>
            </w:r>
          </w:p>
        </w:tc>
        <w:tc>
          <w:tcPr>
            <w:tcW w:w="0" w:type="auto"/>
          </w:tcPr>
          <w:p w14:paraId="662E6810" w14:textId="77777777" w:rsidR="00BC5EF3" w:rsidRDefault="00FB65A4">
            <w:pPr>
              <w:jc w:val="right"/>
            </w:pPr>
            <w:r>
              <w:t>13.0</w:t>
            </w:r>
          </w:p>
        </w:tc>
      </w:tr>
      <w:tr w:rsidR="00BC5EF3" w14:paraId="662E681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12" w14:textId="77777777" w:rsidR="00BC5EF3" w:rsidRDefault="00FB65A4">
            <w:r>
              <w:t>Downstream</w:t>
            </w:r>
          </w:p>
        </w:tc>
        <w:tc>
          <w:tcPr>
            <w:tcW w:w="0" w:type="auto"/>
          </w:tcPr>
          <w:p w14:paraId="662E6813" w14:textId="77777777" w:rsidR="00BC5EF3" w:rsidRDefault="00FB65A4">
            <w:r>
              <w:t>BC</w:t>
            </w:r>
          </w:p>
        </w:tc>
        <w:tc>
          <w:tcPr>
            <w:tcW w:w="0" w:type="auto"/>
          </w:tcPr>
          <w:p w14:paraId="662E6814" w14:textId="77777777" w:rsidR="00BC5EF3" w:rsidRDefault="00FB65A4">
            <w:pPr>
              <w:jc w:val="right"/>
            </w:pPr>
            <w:r>
              <w:t>4</w:t>
            </w:r>
          </w:p>
        </w:tc>
        <w:tc>
          <w:tcPr>
            <w:tcW w:w="0" w:type="auto"/>
          </w:tcPr>
          <w:p w14:paraId="662E6815" w14:textId="77777777" w:rsidR="00BC5EF3" w:rsidRDefault="00FB65A4">
            <w:pPr>
              <w:jc w:val="right"/>
            </w:pPr>
            <w:r>
              <w:t>-12.4</w:t>
            </w:r>
          </w:p>
        </w:tc>
        <w:tc>
          <w:tcPr>
            <w:tcW w:w="0" w:type="auto"/>
          </w:tcPr>
          <w:p w14:paraId="662E6816" w14:textId="77777777" w:rsidR="00BC5EF3" w:rsidRDefault="00FB65A4">
            <w:pPr>
              <w:jc w:val="right"/>
            </w:pPr>
            <w:r>
              <w:t>17.0</w:t>
            </w:r>
          </w:p>
        </w:tc>
        <w:tc>
          <w:tcPr>
            <w:tcW w:w="0" w:type="auto"/>
          </w:tcPr>
          <w:p w14:paraId="662E6817" w14:textId="77777777" w:rsidR="00BC5EF3" w:rsidRDefault="00FB65A4">
            <w:pPr>
              <w:jc w:val="right"/>
            </w:pPr>
            <w:r>
              <w:t>13.0</w:t>
            </w:r>
          </w:p>
        </w:tc>
        <w:tc>
          <w:tcPr>
            <w:tcW w:w="0" w:type="auto"/>
          </w:tcPr>
          <w:p w14:paraId="662E6818" w14:textId="77777777" w:rsidR="00BC5EF3" w:rsidRDefault="00FB65A4">
            <w:pPr>
              <w:jc w:val="right"/>
            </w:pPr>
            <w:r>
              <w:t>14.5</w:t>
            </w:r>
          </w:p>
        </w:tc>
      </w:tr>
    </w:tbl>
    <w:p w14:paraId="662E681A" w14:textId="77777777" w:rsidR="00BC5EF3" w:rsidRDefault="00FB65A4">
      <w:pPr>
        <w:pStyle w:val="Heading2"/>
      </w:pPr>
      <w:bookmarkStart w:id="45" w:name="_Toc172300356"/>
      <w:bookmarkStart w:id="46" w:name="species-composition"/>
      <w:bookmarkEnd w:id="37"/>
      <w:r>
        <w:lastRenderedPageBreak/>
        <w:t>4.2</w:t>
      </w:r>
      <w:r>
        <w:tab/>
        <w:t>Species Composition</w:t>
      </w:r>
      <w:bookmarkEnd w:id="45"/>
    </w:p>
    <w:p w14:paraId="662E681B" w14:textId="77777777" w:rsidR="00BC5EF3" w:rsidRDefault="00FB65A4">
      <w:r>
        <w:t>Thirty-eight species composition sampling events were conducted between early February and late June across 2021, 2022 and 2023. Steelhead and bull trout were the primary species encountered during sampling. The majority of captured steelhead were natural-origin. Two hatchery-origin steelhead were captured in early April 2021, three hatchery-origin steelhead were captured in mid-March of 2022, and four hatchery-origin steelhead were captured in 2023: one in early February, one in early March, and two in late April (Table 4.4). All hatchery-origin steelhead were encountered after the last observed steelhead entered the Dungeness Hatchery each year (WDFW, FishBooks Hatchery Database), and are included here in our estimates of escapement. Steelhead kelts were encountered starting in June 2021, May 2022, and mid-April 2023 (Table 4.4). From the species composition netting, there are 166 fish to use in this model. The lengths of these fish can be seen in Figure 4.3.</w:t>
      </w:r>
    </w:p>
    <w:p w14:paraId="662E681C" w14:textId="77777777" w:rsidR="00BC5EF3" w:rsidRDefault="00FB65A4">
      <w:bookmarkStart w:id="47" w:name="tab:spp-cnts-date"/>
      <w:bookmarkEnd w:id="47"/>
      <w:r>
        <w:t>Table 4.4: Counts of species encountered during species composition sampling in the lower Dungeness River in 2021 - 2023, with steelhead differentiated by mark status (marked (AD) or unmarked (UM)) and kelt status.</w:t>
      </w:r>
    </w:p>
    <w:tbl>
      <w:tblPr>
        <w:tblStyle w:val="Table-WDFW"/>
        <w:tblW w:w="8725" w:type="dxa"/>
        <w:jc w:val="center"/>
        <w:tblLook w:val="0020" w:firstRow="1" w:lastRow="0" w:firstColumn="0" w:lastColumn="0" w:noHBand="0" w:noVBand="0"/>
        <w:tblCaption w:val="Table 4.4: Counts of species encountered during species composition sampling in the lower Dungeness River in 2021 - 2023, with steelhead differentiated by mark status (marked (AD) or unmarked (UM)) and kelt status."/>
      </w:tblPr>
      <w:tblGrid>
        <w:gridCol w:w="714"/>
        <w:gridCol w:w="991"/>
        <w:gridCol w:w="908"/>
        <w:gridCol w:w="1189"/>
        <w:gridCol w:w="1214"/>
        <w:gridCol w:w="1214"/>
        <w:gridCol w:w="1235"/>
        <w:gridCol w:w="1260"/>
      </w:tblGrid>
      <w:tr w:rsidR="00BC5EF3" w14:paraId="662E6825" w14:textId="77777777" w:rsidTr="00A3193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62E681D" w14:textId="77777777" w:rsidR="00BC5EF3" w:rsidRDefault="00FB65A4">
            <w:pPr>
              <w:jc w:val="center"/>
            </w:pPr>
            <w:r>
              <w:t>Year</w:t>
            </w:r>
          </w:p>
        </w:tc>
        <w:tc>
          <w:tcPr>
            <w:tcW w:w="991" w:type="dxa"/>
          </w:tcPr>
          <w:p w14:paraId="662E681E" w14:textId="77777777" w:rsidR="00BC5EF3" w:rsidRDefault="00FB65A4">
            <w:pPr>
              <w:jc w:val="center"/>
            </w:pPr>
            <w:r>
              <w:t>Date</w:t>
            </w:r>
          </w:p>
        </w:tc>
        <w:tc>
          <w:tcPr>
            <w:tcW w:w="0" w:type="auto"/>
          </w:tcPr>
          <w:p w14:paraId="662E681F" w14:textId="77777777" w:rsidR="00BC5EF3" w:rsidRDefault="00FB65A4">
            <w:pPr>
              <w:jc w:val="center"/>
            </w:pPr>
            <w:r>
              <w:t>Bull Trout</w:t>
            </w:r>
          </w:p>
        </w:tc>
        <w:tc>
          <w:tcPr>
            <w:tcW w:w="0" w:type="auto"/>
          </w:tcPr>
          <w:p w14:paraId="662E6820" w14:textId="77777777" w:rsidR="00BC5EF3" w:rsidRDefault="00FB65A4">
            <w:pPr>
              <w:jc w:val="center"/>
            </w:pPr>
            <w:r>
              <w:t>Cutthroat</w:t>
            </w:r>
          </w:p>
        </w:tc>
        <w:tc>
          <w:tcPr>
            <w:tcW w:w="1214" w:type="dxa"/>
          </w:tcPr>
          <w:p w14:paraId="662E6821" w14:textId="77777777" w:rsidR="00BC5EF3" w:rsidRDefault="00FB65A4">
            <w:pPr>
              <w:jc w:val="center"/>
            </w:pPr>
            <w:r>
              <w:t>Steelhead (UM)</w:t>
            </w:r>
          </w:p>
        </w:tc>
        <w:tc>
          <w:tcPr>
            <w:tcW w:w="1214" w:type="dxa"/>
          </w:tcPr>
          <w:p w14:paraId="662E6822" w14:textId="77777777" w:rsidR="00BC5EF3" w:rsidRDefault="00FB65A4">
            <w:pPr>
              <w:jc w:val="center"/>
            </w:pPr>
            <w:r>
              <w:t>Steelhead (AD)</w:t>
            </w:r>
          </w:p>
        </w:tc>
        <w:tc>
          <w:tcPr>
            <w:tcW w:w="1235" w:type="dxa"/>
          </w:tcPr>
          <w:p w14:paraId="662E6823" w14:textId="77777777" w:rsidR="00BC5EF3" w:rsidRDefault="00FB65A4">
            <w:pPr>
              <w:jc w:val="center"/>
            </w:pPr>
            <w:r>
              <w:t>Steelhead Kelt (UM)</w:t>
            </w:r>
          </w:p>
        </w:tc>
        <w:tc>
          <w:tcPr>
            <w:tcW w:w="1260" w:type="dxa"/>
          </w:tcPr>
          <w:p w14:paraId="662E6824" w14:textId="77777777" w:rsidR="00BC5EF3" w:rsidRDefault="00FB65A4">
            <w:pPr>
              <w:jc w:val="center"/>
            </w:pPr>
            <w:r>
              <w:t>Steelhead Kelt (AD)</w:t>
            </w:r>
          </w:p>
        </w:tc>
      </w:tr>
      <w:tr w:rsidR="00BC5EF3" w14:paraId="662E682E"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26" w14:textId="77777777" w:rsidR="00BC5EF3" w:rsidRDefault="00FB65A4">
            <w:pPr>
              <w:jc w:val="center"/>
            </w:pPr>
            <w:r>
              <w:t>2021</w:t>
            </w:r>
          </w:p>
        </w:tc>
        <w:tc>
          <w:tcPr>
            <w:tcW w:w="991" w:type="dxa"/>
          </w:tcPr>
          <w:p w14:paraId="662E6827" w14:textId="77777777" w:rsidR="00BC5EF3" w:rsidRDefault="00FB65A4">
            <w:pPr>
              <w:jc w:val="center"/>
            </w:pPr>
            <w:r>
              <w:t>Feb 03</w:t>
            </w:r>
          </w:p>
        </w:tc>
        <w:tc>
          <w:tcPr>
            <w:tcW w:w="0" w:type="auto"/>
          </w:tcPr>
          <w:p w14:paraId="662E6828" w14:textId="77777777" w:rsidR="00BC5EF3" w:rsidRDefault="00FB65A4">
            <w:pPr>
              <w:jc w:val="center"/>
            </w:pPr>
            <w:r>
              <w:t>3</w:t>
            </w:r>
          </w:p>
        </w:tc>
        <w:tc>
          <w:tcPr>
            <w:tcW w:w="0" w:type="auto"/>
          </w:tcPr>
          <w:p w14:paraId="662E6829" w14:textId="77777777" w:rsidR="00BC5EF3" w:rsidRDefault="00FB65A4">
            <w:pPr>
              <w:jc w:val="center"/>
            </w:pPr>
            <w:r>
              <w:t>0</w:t>
            </w:r>
          </w:p>
        </w:tc>
        <w:tc>
          <w:tcPr>
            <w:tcW w:w="1214" w:type="dxa"/>
          </w:tcPr>
          <w:p w14:paraId="662E682A" w14:textId="77777777" w:rsidR="00BC5EF3" w:rsidRDefault="00FB65A4">
            <w:pPr>
              <w:jc w:val="center"/>
            </w:pPr>
            <w:r>
              <w:t>0</w:t>
            </w:r>
          </w:p>
        </w:tc>
        <w:tc>
          <w:tcPr>
            <w:tcW w:w="1214" w:type="dxa"/>
          </w:tcPr>
          <w:p w14:paraId="662E682B" w14:textId="77777777" w:rsidR="00BC5EF3" w:rsidRDefault="00FB65A4">
            <w:pPr>
              <w:jc w:val="center"/>
            </w:pPr>
            <w:r>
              <w:t>0</w:t>
            </w:r>
          </w:p>
        </w:tc>
        <w:tc>
          <w:tcPr>
            <w:tcW w:w="1235" w:type="dxa"/>
          </w:tcPr>
          <w:p w14:paraId="662E682C" w14:textId="77777777" w:rsidR="00BC5EF3" w:rsidRDefault="00FB65A4">
            <w:pPr>
              <w:jc w:val="center"/>
            </w:pPr>
            <w:r>
              <w:t>0</w:t>
            </w:r>
          </w:p>
        </w:tc>
        <w:tc>
          <w:tcPr>
            <w:tcW w:w="1260" w:type="dxa"/>
          </w:tcPr>
          <w:p w14:paraId="662E682D" w14:textId="77777777" w:rsidR="00BC5EF3" w:rsidRDefault="00FB65A4">
            <w:pPr>
              <w:jc w:val="center"/>
            </w:pPr>
            <w:r>
              <w:t>0</w:t>
            </w:r>
          </w:p>
        </w:tc>
      </w:tr>
      <w:tr w:rsidR="00BC5EF3" w14:paraId="662E6837"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2F" w14:textId="77777777" w:rsidR="00BC5EF3" w:rsidRDefault="00FB65A4">
            <w:pPr>
              <w:jc w:val="center"/>
            </w:pPr>
            <w:r>
              <w:t>2021</w:t>
            </w:r>
          </w:p>
        </w:tc>
        <w:tc>
          <w:tcPr>
            <w:tcW w:w="991" w:type="dxa"/>
          </w:tcPr>
          <w:p w14:paraId="662E6830" w14:textId="77777777" w:rsidR="00BC5EF3" w:rsidRDefault="00FB65A4">
            <w:pPr>
              <w:jc w:val="center"/>
            </w:pPr>
            <w:r>
              <w:t>Feb 17</w:t>
            </w:r>
          </w:p>
        </w:tc>
        <w:tc>
          <w:tcPr>
            <w:tcW w:w="0" w:type="auto"/>
          </w:tcPr>
          <w:p w14:paraId="662E6831" w14:textId="77777777" w:rsidR="00BC5EF3" w:rsidRDefault="00FB65A4">
            <w:pPr>
              <w:jc w:val="center"/>
            </w:pPr>
            <w:r>
              <w:t>1</w:t>
            </w:r>
          </w:p>
        </w:tc>
        <w:tc>
          <w:tcPr>
            <w:tcW w:w="0" w:type="auto"/>
          </w:tcPr>
          <w:p w14:paraId="662E6832" w14:textId="77777777" w:rsidR="00BC5EF3" w:rsidRDefault="00FB65A4">
            <w:pPr>
              <w:jc w:val="center"/>
            </w:pPr>
            <w:r>
              <w:t>0</w:t>
            </w:r>
          </w:p>
        </w:tc>
        <w:tc>
          <w:tcPr>
            <w:tcW w:w="1214" w:type="dxa"/>
          </w:tcPr>
          <w:p w14:paraId="662E6833" w14:textId="77777777" w:rsidR="00BC5EF3" w:rsidRDefault="00FB65A4">
            <w:pPr>
              <w:jc w:val="center"/>
            </w:pPr>
            <w:r>
              <w:t>3</w:t>
            </w:r>
          </w:p>
        </w:tc>
        <w:tc>
          <w:tcPr>
            <w:tcW w:w="1214" w:type="dxa"/>
          </w:tcPr>
          <w:p w14:paraId="662E6834" w14:textId="77777777" w:rsidR="00BC5EF3" w:rsidRDefault="00FB65A4">
            <w:pPr>
              <w:jc w:val="center"/>
            </w:pPr>
            <w:r>
              <w:t>0</w:t>
            </w:r>
          </w:p>
        </w:tc>
        <w:tc>
          <w:tcPr>
            <w:tcW w:w="1235" w:type="dxa"/>
          </w:tcPr>
          <w:p w14:paraId="662E6835" w14:textId="77777777" w:rsidR="00BC5EF3" w:rsidRDefault="00FB65A4">
            <w:pPr>
              <w:jc w:val="center"/>
            </w:pPr>
            <w:r>
              <w:t>0</w:t>
            </w:r>
          </w:p>
        </w:tc>
        <w:tc>
          <w:tcPr>
            <w:tcW w:w="1260" w:type="dxa"/>
          </w:tcPr>
          <w:p w14:paraId="662E6836" w14:textId="77777777" w:rsidR="00BC5EF3" w:rsidRDefault="00FB65A4">
            <w:pPr>
              <w:jc w:val="center"/>
            </w:pPr>
            <w:r>
              <w:t>0</w:t>
            </w:r>
          </w:p>
        </w:tc>
      </w:tr>
      <w:tr w:rsidR="00BC5EF3" w14:paraId="662E6840"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38" w14:textId="77777777" w:rsidR="00BC5EF3" w:rsidRDefault="00FB65A4">
            <w:pPr>
              <w:jc w:val="center"/>
            </w:pPr>
            <w:r>
              <w:t>2021</w:t>
            </w:r>
          </w:p>
        </w:tc>
        <w:tc>
          <w:tcPr>
            <w:tcW w:w="991" w:type="dxa"/>
          </w:tcPr>
          <w:p w14:paraId="662E6839" w14:textId="77777777" w:rsidR="00BC5EF3" w:rsidRDefault="00FB65A4">
            <w:pPr>
              <w:jc w:val="center"/>
            </w:pPr>
            <w:r>
              <w:t>Feb 25</w:t>
            </w:r>
          </w:p>
        </w:tc>
        <w:tc>
          <w:tcPr>
            <w:tcW w:w="0" w:type="auto"/>
          </w:tcPr>
          <w:p w14:paraId="662E683A" w14:textId="77777777" w:rsidR="00BC5EF3" w:rsidRDefault="00FB65A4">
            <w:pPr>
              <w:jc w:val="center"/>
            </w:pPr>
            <w:r>
              <w:t>0</w:t>
            </w:r>
          </w:p>
        </w:tc>
        <w:tc>
          <w:tcPr>
            <w:tcW w:w="0" w:type="auto"/>
          </w:tcPr>
          <w:p w14:paraId="662E683B" w14:textId="77777777" w:rsidR="00BC5EF3" w:rsidRDefault="00FB65A4">
            <w:pPr>
              <w:jc w:val="center"/>
            </w:pPr>
            <w:r>
              <w:t>0</w:t>
            </w:r>
          </w:p>
        </w:tc>
        <w:tc>
          <w:tcPr>
            <w:tcW w:w="1214" w:type="dxa"/>
          </w:tcPr>
          <w:p w14:paraId="662E683C" w14:textId="77777777" w:rsidR="00BC5EF3" w:rsidRDefault="00FB65A4">
            <w:pPr>
              <w:jc w:val="center"/>
            </w:pPr>
            <w:r>
              <w:t>2</w:t>
            </w:r>
          </w:p>
        </w:tc>
        <w:tc>
          <w:tcPr>
            <w:tcW w:w="1214" w:type="dxa"/>
          </w:tcPr>
          <w:p w14:paraId="662E683D" w14:textId="77777777" w:rsidR="00BC5EF3" w:rsidRDefault="00FB65A4">
            <w:pPr>
              <w:jc w:val="center"/>
            </w:pPr>
            <w:r>
              <w:t>0</w:t>
            </w:r>
          </w:p>
        </w:tc>
        <w:tc>
          <w:tcPr>
            <w:tcW w:w="1235" w:type="dxa"/>
          </w:tcPr>
          <w:p w14:paraId="662E683E" w14:textId="77777777" w:rsidR="00BC5EF3" w:rsidRDefault="00FB65A4">
            <w:pPr>
              <w:jc w:val="center"/>
            </w:pPr>
            <w:r>
              <w:t>0</w:t>
            </w:r>
          </w:p>
        </w:tc>
        <w:tc>
          <w:tcPr>
            <w:tcW w:w="1260" w:type="dxa"/>
          </w:tcPr>
          <w:p w14:paraId="662E683F" w14:textId="77777777" w:rsidR="00BC5EF3" w:rsidRDefault="00FB65A4">
            <w:pPr>
              <w:jc w:val="center"/>
            </w:pPr>
            <w:r>
              <w:t>0</w:t>
            </w:r>
          </w:p>
        </w:tc>
      </w:tr>
      <w:tr w:rsidR="00BC5EF3" w14:paraId="662E684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41" w14:textId="77777777" w:rsidR="00BC5EF3" w:rsidRDefault="00FB65A4">
            <w:pPr>
              <w:jc w:val="center"/>
            </w:pPr>
            <w:r>
              <w:t>2021</w:t>
            </w:r>
          </w:p>
        </w:tc>
        <w:tc>
          <w:tcPr>
            <w:tcW w:w="991" w:type="dxa"/>
          </w:tcPr>
          <w:p w14:paraId="662E6842" w14:textId="77777777" w:rsidR="00BC5EF3" w:rsidRDefault="00FB65A4">
            <w:pPr>
              <w:jc w:val="center"/>
            </w:pPr>
            <w:r>
              <w:t>Mar 01</w:t>
            </w:r>
          </w:p>
        </w:tc>
        <w:tc>
          <w:tcPr>
            <w:tcW w:w="0" w:type="auto"/>
          </w:tcPr>
          <w:p w14:paraId="662E6843" w14:textId="77777777" w:rsidR="00BC5EF3" w:rsidRDefault="00FB65A4">
            <w:pPr>
              <w:jc w:val="center"/>
            </w:pPr>
            <w:r>
              <w:t>0</w:t>
            </w:r>
          </w:p>
        </w:tc>
        <w:tc>
          <w:tcPr>
            <w:tcW w:w="0" w:type="auto"/>
          </w:tcPr>
          <w:p w14:paraId="662E6844" w14:textId="77777777" w:rsidR="00BC5EF3" w:rsidRDefault="00FB65A4">
            <w:pPr>
              <w:jc w:val="center"/>
            </w:pPr>
            <w:r>
              <w:t>0</w:t>
            </w:r>
          </w:p>
        </w:tc>
        <w:tc>
          <w:tcPr>
            <w:tcW w:w="1214" w:type="dxa"/>
          </w:tcPr>
          <w:p w14:paraId="662E6845" w14:textId="77777777" w:rsidR="00BC5EF3" w:rsidRDefault="00FB65A4">
            <w:pPr>
              <w:jc w:val="center"/>
            </w:pPr>
            <w:r>
              <w:t>0</w:t>
            </w:r>
          </w:p>
        </w:tc>
        <w:tc>
          <w:tcPr>
            <w:tcW w:w="1214" w:type="dxa"/>
          </w:tcPr>
          <w:p w14:paraId="662E6846" w14:textId="77777777" w:rsidR="00BC5EF3" w:rsidRDefault="00FB65A4">
            <w:pPr>
              <w:jc w:val="center"/>
            </w:pPr>
            <w:r>
              <w:t>0</w:t>
            </w:r>
          </w:p>
        </w:tc>
        <w:tc>
          <w:tcPr>
            <w:tcW w:w="1235" w:type="dxa"/>
          </w:tcPr>
          <w:p w14:paraId="662E6847" w14:textId="77777777" w:rsidR="00BC5EF3" w:rsidRDefault="00FB65A4">
            <w:pPr>
              <w:jc w:val="center"/>
            </w:pPr>
            <w:r>
              <w:t>0</w:t>
            </w:r>
          </w:p>
        </w:tc>
        <w:tc>
          <w:tcPr>
            <w:tcW w:w="1260" w:type="dxa"/>
          </w:tcPr>
          <w:p w14:paraId="662E6848" w14:textId="77777777" w:rsidR="00BC5EF3" w:rsidRDefault="00FB65A4">
            <w:pPr>
              <w:jc w:val="center"/>
            </w:pPr>
            <w:r>
              <w:t>0</w:t>
            </w:r>
          </w:p>
        </w:tc>
      </w:tr>
      <w:tr w:rsidR="00BC5EF3" w14:paraId="662E6852"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4A" w14:textId="77777777" w:rsidR="00BC5EF3" w:rsidRDefault="00FB65A4">
            <w:pPr>
              <w:jc w:val="center"/>
            </w:pPr>
            <w:r>
              <w:t>2021</w:t>
            </w:r>
          </w:p>
        </w:tc>
        <w:tc>
          <w:tcPr>
            <w:tcW w:w="991" w:type="dxa"/>
          </w:tcPr>
          <w:p w14:paraId="662E684B" w14:textId="77777777" w:rsidR="00BC5EF3" w:rsidRDefault="00FB65A4">
            <w:pPr>
              <w:jc w:val="center"/>
            </w:pPr>
            <w:r>
              <w:t>Mar 17</w:t>
            </w:r>
          </w:p>
        </w:tc>
        <w:tc>
          <w:tcPr>
            <w:tcW w:w="0" w:type="auto"/>
          </w:tcPr>
          <w:p w14:paraId="662E684C" w14:textId="77777777" w:rsidR="00BC5EF3" w:rsidRDefault="00FB65A4">
            <w:pPr>
              <w:jc w:val="center"/>
            </w:pPr>
            <w:r>
              <w:t>0</w:t>
            </w:r>
          </w:p>
        </w:tc>
        <w:tc>
          <w:tcPr>
            <w:tcW w:w="0" w:type="auto"/>
          </w:tcPr>
          <w:p w14:paraId="662E684D" w14:textId="77777777" w:rsidR="00BC5EF3" w:rsidRDefault="00FB65A4">
            <w:pPr>
              <w:jc w:val="center"/>
            </w:pPr>
            <w:r>
              <w:t>0</w:t>
            </w:r>
          </w:p>
        </w:tc>
        <w:tc>
          <w:tcPr>
            <w:tcW w:w="1214" w:type="dxa"/>
          </w:tcPr>
          <w:p w14:paraId="662E684E" w14:textId="77777777" w:rsidR="00BC5EF3" w:rsidRDefault="00FB65A4">
            <w:pPr>
              <w:jc w:val="center"/>
            </w:pPr>
            <w:r>
              <w:t>1</w:t>
            </w:r>
          </w:p>
        </w:tc>
        <w:tc>
          <w:tcPr>
            <w:tcW w:w="1214" w:type="dxa"/>
          </w:tcPr>
          <w:p w14:paraId="662E684F" w14:textId="77777777" w:rsidR="00BC5EF3" w:rsidRDefault="00FB65A4">
            <w:pPr>
              <w:jc w:val="center"/>
            </w:pPr>
            <w:r>
              <w:t>0</w:t>
            </w:r>
          </w:p>
        </w:tc>
        <w:tc>
          <w:tcPr>
            <w:tcW w:w="1235" w:type="dxa"/>
          </w:tcPr>
          <w:p w14:paraId="662E6850" w14:textId="77777777" w:rsidR="00BC5EF3" w:rsidRDefault="00FB65A4">
            <w:pPr>
              <w:jc w:val="center"/>
            </w:pPr>
            <w:r>
              <w:t>0</w:t>
            </w:r>
          </w:p>
        </w:tc>
        <w:tc>
          <w:tcPr>
            <w:tcW w:w="1260" w:type="dxa"/>
          </w:tcPr>
          <w:p w14:paraId="662E6851" w14:textId="77777777" w:rsidR="00BC5EF3" w:rsidRDefault="00FB65A4">
            <w:pPr>
              <w:jc w:val="center"/>
            </w:pPr>
            <w:r>
              <w:t>0</w:t>
            </w:r>
          </w:p>
        </w:tc>
      </w:tr>
      <w:tr w:rsidR="00BC5EF3" w14:paraId="662E685B"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53" w14:textId="77777777" w:rsidR="00BC5EF3" w:rsidRDefault="00FB65A4">
            <w:pPr>
              <w:jc w:val="center"/>
            </w:pPr>
            <w:r>
              <w:t>2021</w:t>
            </w:r>
          </w:p>
        </w:tc>
        <w:tc>
          <w:tcPr>
            <w:tcW w:w="991" w:type="dxa"/>
          </w:tcPr>
          <w:p w14:paraId="662E6854" w14:textId="77777777" w:rsidR="00BC5EF3" w:rsidRDefault="00FB65A4">
            <w:pPr>
              <w:jc w:val="center"/>
            </w:pPr>
            <w:r>
              <w:t>Mar 25</w:t>
            </w:r>
          </w:p>
        </w:tc>
        <w:tc>
          <w:tcPr>
            <w:tcW w:w="0" w:type="auto"/>
          </w:tcPr>
          <w:p w14:paraId="662E6855" w14:textId="77777777" w:rsidR="00BC5EF3" w:rsidRDefault="00FB65A4">
            <w:pPr>
              <w:jc w:val="center"/>
            </w:pPr>
            <w:r>
              <w:t>0</w:t>
            </w:r>
          </w:p>
        </w:tc>
        <w:tc>
          <w:tcPr>
            <w:tcW w:w="0" w:type="auto"/>
          </w:tcPr>
          <w:p w14:paraId="662E6856" w14:textId="77777777" w:rsidR="00BC5EF3" w:rsidRDefault="00FB65A4">
            <w:pPr>
              <w:jc w:val="center"/>
            </w:pPr>
            <w:r>
              <w:t>0</w:t>
            </w:r>
          </w:p>
        </w:tc>
        <w:tc>
          <w:tcPr>
            <w:tcW w:w="1214" w:type="dxa"/>
          </w:tcPr>
          <w:p w14:paraId="662E6857" w14:textId="77777777" w:rsidR="00BC5EF3" w:rsidRDefault="00FB65A4">
            <w:pPr>
              <w:jc w:val="center"/>
            </w:pPr>
            <w:r>
              <w:t>2</w:t>
            </w:r>
          </w:p>
        </w:tc>
        <w:tc>
          <w:tcPr>
            <w:tcW w:w="1214" w:type="dxa"/>
          </w:tcPr>
          <w:p w14:paraId="662E6858" w14:textId="77777777" w:rsidR="00BC5EF3" w:rsidRDefault="00FB65A4">
            <w:pPr>
              <w:jc w:val="center"/>
            </w:pPr>
            <w:r>
              <w:t>0</w:t>
            </w:r>
          </w:p>
        </w:tc>
        <w:tc>
          <w:tcPr>
            <w:tcW w:w="1235" w:type="dxa"/>
          </w:tcPr>
          <w:p w14:paraId="662E6859" w14:textId="77777777" w:rsidR="00BC5EF3" w:rsidRDefault="00FB65A4">
            <w:pPr>
              <w:jc w:val="center"/>
            </w:pPr>
            <w:r>
              <w:t>0</w:t>
            </w:r>
          </w:p>
        </w:tc>
        <w:tc>
          <w:tcPr>
            <w:tcW w:w="1260" w:type="dxa"/>
          </w:tcPr>
          <w:p w14:paraId="662E685A" w14:textId="77777777" w:rsidR="00BC5EF3" w:rsidRDefault="00FB65A4">
            <w:pPr>
              <w:jc w:val="center"/>
            </w:pPr>
            <w:r>
              <w:t>0</w:t>
            </w:r>
          </w:p>
        </w:tc>
      </w:tr>
      <w:tr w:rsidR="00BC5EF3" w14:paraId="662E6864"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5C" w14:textId="77777777" w:rsidR="00BC5EF3" w:rsidRDefault="00FB65A4">
            <w:pPr>
              <w:jc w:val="center"/>
            </w:pPr>
            <w:r>
              <w:t>2021</w:t>
            </w:r>
          </w:p>
        </w:tc>
        <w:tc>
          <w:tcPr>
            <w:tcW w:w="991" w:type="dxa"/>
          </w:tcPr>
          <w:p w14:paraId="662E685D" w14:textId="77777777" w:rsidR="00BC5EF3" w:rsidRDefault="00FB65A4">
            <w:pPr>
              <w:jc w:val="center"/>
            </w:pPr>
            <w:r>
              <w:t>Apr 01</w:t>
            </w:r>
          </w:p>
        </w:tc>
        <w:tc>
          <w:tcPr>
            <w:tcW w:w="0" w:type="auto"/>
          </w:tcPr>
          <w:p w14:paraId="662E685E" w14:textId="77777777" w:rsidR="00BC5EF3" w:rsidRDefault="00FB65A4">
            <w:pPr>
              <w:jc w:val="center"/>
            </w:pPr>
            <w:r>
              <w:t>0</w:t>
            </w:r>
          </w:p>
        </w:tc>
        <w:tc>
          <w:tcPr>
            <w:tcW w:w="0" w:type="auto"/>
          </w:tcPr>
          <w:p w14:paraId="662E685F" w14:textId="77777777" w:rsidR="00BC5EF3" w:rsidRDefault="00FB65A4">
            <w:pPr>
              <w:jc w:val="center"/>
            </w:pPr>
            <w:r>
              <w:t>0</w:t>
            </w:r>
          </w:p>
        </w:tc>
        <w:tc>
          <w:tcPr>
            <w:tcW w:w="1214" w:type="dxa"/>
          </w:tcPr>
          <w:p w14:paraId="662E6860" w14:textId="77777777" w:rsidR="00BC5EF3" w:rsidRDefault="00FB65A4">
            <w:pPr>
              <w:jc w:val="center"/>
            </w:pPr>
            <w:r>
              <w:t>1</w:t>
            </w:r>
          </w:p>
        </w:tc>
        <w:tc>
          <w:tcPr>
            <w:tcW w:w="1214" w:type="dxa"/>
          </w:tcPr>
          <w:p w14:paraId="662E6861" w14:textId="77777777" w:rsidR="00BC5EF3" w:rsidRDefault="00FB65A4">
            <w:pPr>
              <w:jc w:val="center"/>
            </w:pPr>
            <w:r>
              <w:t>1</w:t>
            </w:r>
          </w:p>
        </w:tc>
        <w:tc>
          <w:tcPr>
            <w:tcW w:w="1235" w:type="dxa"/>
          </w:tcPr>
          <w:p w14:paraId="662E6862" w14:textId="77777777" w:rsidR="00BC5EF3" w:rsidRDefault="00FB65A4">
            <w:pPr>
              <w:jc w:val="center"/>
            </w:pPr>
            <w:r>
              <w:t>0</w:t>
            </w:r>
          </w:p>
        </w:tc>
        <w:tc>
          <w:tcPr>
            <w:tcW w:w="1260" w:type="dxa"/>
          </w:tcPr>
          <w:p w14:paraId="662E6863" w14:textId="77777777" w:rsidR="00BC5EF3" w:rsidRDefault="00FB65A4">
            <w:pPr>
              <w:jc w:val="center"/>
            </w:pPr>
            <w:r>
              <w:t>0</w:t>
            </w:r>
          </w:p>
        </w:tc>
      </w:tr>
      <w:tr w:rsidR="00BC5EF3" w14:paraId="662E686D"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65" w14:textId="77777777" w:rsidR="00BC5EF3" w:rsidRDefault="00FB65A4">
            <w:pPr>
              <w:jc w:val="center"/>
            </w:pPr>
            <w:r>
              <w:t>2021</w:t>
            </w:r>
          </w:p>
        </w:tc>
        <w:tc>
          <w:tcPr>
            <w:tcW w:w="991" w:type="dxa"/>
          </w:tcPr>
          <w:p w14:paraId="662E6866" w14:textId="77777777" w:rsidR="00BC5EF3" w:rsidRDefault="00FB65A4">
            <w:pPr>
              <w:jc w:val="center"/>
            </w:pPr>
            <w:r>
              <w:t>Apr 08</w:t>
            </w:r>
          </w:p>
        </w:tc>
        <w:tc>
          <w:tcPr>
            <w:tcW w:w="0" w:type="auto"/>
          </w:tcPr>
          <w:p w14:paraId="662E6867" w14:textId="77777777" w:rsidR="00BC5EF3" w:rsidRDefault="00FB65A4">
            <w:pPr>
              <w:jc w:val="center"/>
            </w:pPr>
            <w:r>
              <w:t>0</w:t>
            </w:r>
          </w:p>
        </w:tc>
        <w:tc>
          <w:tcPr>
            <w:tcW w:w="0" w:type="auto"/>
          </w:tcPr>
          <w:p w14:paraId="662E6868" w14:textId="77777777" w:rsidR="00BC5EF3" w:rsidRDefault="00FB65A4">
            <w:pPr>
              <w:jc w:val="center"/>
            </w:pPr>
            <w:r>
              <w:t>0</w:t>
            </w:r>
          </w:p>
        </w:tc>
        <w:tc>
          <w:tcPr>
            <w:tcW w:w="1214" w:type="dxa"/>
          </w:tcPr>
          <w:p w14:paraId="662E6869" w14:textId="77777777" w:rsidR="00BC5EF3" w:rsidRDefault="00FB65A4">
            <w:pPr>
              <w:jc w:val="center"/>
            </w:pPr>
            <w:r>
              <w:t>5</w:t>
            </w:r>
          </w:p>
        </w:tc>
        <w:tc>
          <w:tcPr>
            <w:tcW w:w="1214" w:type="dxa"/>
          </w:tcPr>
          <w:p w14:paraId="662E686A" w14:textId="77777777" w:rsidR="00BC5EF3" w:rsidRDefault="00FB65A4">
            <w:pPr>
              <w:jc w:val="center"/>
            </w:pPr>
            <w:r>
              <w:t>1</w:t>
            </w:r>
          </w:p>
        </w:tc>
        <w:tc>
          <w:tcPr>
            <w:tcW w:w="1235" w:type="dxa"/>
          </w:tcPr>
          <w:p w14:paraId="662E686B" w14:textId="77777777" w:rsidR="00BC5EF3" w:rsidRDefault="00FB65A4">
            <w:pPr>
              <w:jc w:val="center"/>
            </w:pPr>
            <w:r>
              <w:t>0</w:t>
            </w:r>
          </w:p>
        </w:tc>
        <w:tc>
          <w:tcPr>
            <w:tcW w:w="1260" w:type="dxa"/>
          </w:tcPr>
          <w:p w14:paraId="662E686C" w14:textId="77777777" w:rsidR="00BC5EF3" w:rsidRDefault="00FB65A4">
            <w:pPr>
              <w:jc w:val="center"/>
            </w:pPr>
            <w:r>
              <w:t>0</w:t>
            </w:r>
          </w:p>
        </w:tc>
      </w:tr>
      <w:tr w:rsidR="00BC5EF3" w14:paraId="662E6876"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6E" w14:textId="77777777" w:rsidR="00BC5EF3" w:rsidRDefault="00FB65A4">
            <w:pPr>
              <w:jc w:val="center"/>
            </w:pPr>
            <w:r>
              <w:t>2021</w:t>
            </w:r>
          </w:p>
        </w:tc>
        <w:tc>
          <w:tcPr>
            <w:tcW w:w="991" w:type="dxa"/>
          </w:tcPr>
          <w:p w14:paraId="662E686F" w14:textId="77777777" w:rsidR="00BC5EF3" w:rsidRDefault="00FB65A4">
            <w:pPr>
              <w:jc w:val="center"/>
            </w:pPr>
            <w:r>
              <w:t>Apr 14</w:t>
            </w:r>
          </w:p>
        </w:tc>
        <w:tc>
          <w:tcPr>
            <w:tcW w:w="0" w:type="auto"/>
          </w:tcPr>
          <w:p w14:paraId="662E6870" w14:textId="77777777" w:rsidR="00BC5EF3" w:rsidRDefault="00FB65A4">
            <w:pPr>
              <w:jc w:val="center"/>
            </w:pPr>
            <w:r>
              <w:t>0</w:t>
            </w:r>
          </w:p>
        </w:tc>
        <w:tc>
          <w:tcPr>
            <w:tcW w:w="0" w:type="auto"/>
          </w:tcPr>
          <w:p w14:paraId="662E6871" w14:textId="77777777" w:rsidR="00BC5EF3" w:rsidRDefault="00FB65A4">
            <w:pPr>
              <w:jc w:val="center"/>
            </w:pPr>
            <w:r>
              <w:t>0</w:t>
            </w:r>
          </w:p>
        </w:tc>
        <w:tc>
          <w:tcPr>
            <w:tcW w:w="1214" w:type="dxa"/>
          </w:tcPr>
          <w:p w14:paraId="662E6872" w14:textId="77777777" w:rsidR="00BC5EF3" w:rsidRDefault="00FB65A4">
            <w:pPr>
              <w:jc w:val="center"/>
            </w:pPr>
            <w:r>
              <w:t>4</w:t>
            </w:r>
          </w:p>
        </w:tc>
        <w:tc>
          <w:tcPr>
            <w:tcW w:w="1214" w:type="dxa"/>
          </w:tcPr>
          <w:p w14:paraId="662E6873" w14:textId="77777777" w:rsidR="00BC5EF3" w:rsidRDefault="00FB65A4">
            <w:pPr>
              <w:jc w:val="center"/>
            </w:pPr>
            <w:r>
              <w:t>0</w:t>
            </w:r>
          </w:p>
        </w:tc>
        <w:tc>
          <w:tcPr>
            <w:tcW w:w="1235" w:type="dxa"/>
          </w:tcPr>
          <w:p w14:paraId="662E6874" w14:textId="77777777" w:rsidR="00BC5EF3" w:rsidRDefault="00FB65A4">
            <w:pPr>
              <w:jc w:val="center"/>
            </w:pPr>
            <w:r>
              <w:t>0</w:t>
            </w:r>
          </w:p>
        </w:tc>
        <w:tc>
          <w:tcPr>
            <w:tcW w:w="1260" w:type="dxa"/>
          </w:tcPr>
          <w:p w14:paraId="662E6875" w14:textId="77777777" w:rsidR="00BC5EF3" w:rsidRDefault="00FB65A4">
            <w:pPr>
              <w:jc w:val="center"/>
            </w:pPr>
            <w:r>
              <w:t>0</w:t>
            </w:r>
          </w:p>
        </w:tc>
      </w:tr>
      <w:tr w:rsidR="00BC5EF3" w14:paraId="662E687F"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77" w14:textId="77777777" w:rsidR="00BC5EF3" w:rsidRDefault="00FB65A4">
            <w:pPr>
              <w:jc w:val="center"/>
            </w:pPr>
            <w:r>
              <w:t>2021</w:t>
            </w:r>
          </w:p>
        </w:tc>
        <w:tc>
          <w:tcPr>
            <w:tcW w:w="991" w:type="dxa"/>
          </w:tcPr>
          <w:p w14:paraId="662E6878" w14:textId="77777777" w:rsidR="00BC5EF3" w:rsidRDefault="00FB65A4">
            <w:pPr>
              <w:jc w:val="center"/>
            </w:pPr>
            <w:r>
              <w:t>Apr 28</w:t>
            </w:r>
          </w:p>
        </w:tc>
        <w:tc>
          <w:tcPr>
            <w:tcW w:w="0" w:type="auto"/>
          </w:tcPr>
          <w:p w14:paraId="662E6879" w14:textId="77777777" w:rsidR="00BC5EF3" w:rsidRDefault="00FB65A4">
            <w:pPr>
              <w:jc w:val="center"/>
            </w:pPr>
            <w:r>
              <w:t>2</w:t>
            </w:r>
          </w:p>
        </w:tc>
        <w:tc>
          <w:tcPr>
            <w:tcW w:w="0" w:type="auto"/>
          </w:tcPr>
          <w:p w14:paraId="662E687A" w14:textId="77777777" w:rsidR="00BC5EF3" w:rsidRDefault="00FB65A4">
            <w:pPr>
              <w:jc w:val="center"/>
            </w:pPr>
            <w:r>
              <w:t>0</w:t>
            </w:r>
          </w:p>
        </w:tc>
        <w:tc>
          <w:tcPr>
            <w:tcW w:w="1214" w:type="dxa"/>
          </w:tcPr>
          <w:p w14:paraId="662E687B" w14:textId="77777777" w:rsidR="00BC5EF3" w:rsidRDefault="00FB65A4">
            <w:pPr>
              <w:jc w:val="center"/>
            </w:pPr>
            <w:r>
              <w:t>1</w:t>
            </w:r>
          </w:p>
        </w:tc>
        <w:tc>
          <w:tcPr>
            <w:tcW w:w="1214" w:type="dxa"/>
          </w:tcPr>
          <w:p w14:paraId="662E687C" w14:textId="77777777" w:rsidR="00BC5EF3" w:rsidRDefault="00FB65A4">
            <w:pPr>
              <w:jc w:val="center"/>
            </w:pPr>
            <w:r>
              <w:t>0</w:t>
            </w:r>
          </w:p>
        </w:tc>
        <w:tc>
          <w:tcPr>
            <w:tcW w:w="1235" w:type="dxa"/>
          </w:tcPr>
          <w:p w14:paraId="662E687D" w14:textId="77777777" w:rsidR="00BC5EF3" w:rsidRDefault="00FB65A4">
            <w:pPr>
              <w:jc w:val="center"/>
            </w:pPr>
            <w:r>
              <w:t>0</w:t>
            </w:r>
          </w:p>
        </w:tc>
        <w:tc>
          <w:tcPr>
            <w:tcW w:w="1260" w:type="dxa"/>
          </w:tcPr>
          <w:p w14:paraId="662E687E" w14:textId="77777777" w:rsidR="00BC5EF3" w:rsidRDefault="00FB65A4">
            <w:pPr>
              <w:jc w:val="center"/>
            </w:pPr>
            <w:r>
              <w:t>0</w:t>
            </w:r>
          </w:p>
        </w:tc>
      </w:tr>
      <w:tr w:rsidR="00BC5EF3" w14:paraId="662E6888"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80" w14:textId="77777777" w:rsidR="00BC5EF3" w:rsidRDefault="00FB65A4">
            <w:pPr>
              <w:jc w:val="center"/>
            </w:pPr>
            <w:r>
              <w:t>2021</w:t>
            </w:r>
          </w:p>
        </w:tc>
        <w:tc>
          <w:tcPr>
            <w:tcW w:w="991" w:type="dxa"/>
          </w:tcPr>
          <w:p w14:paraId="662E6881" w14:textId="77777777" w:rsidR="00BC5EF3" w:rsidRDefault="00FB65A4">
            <w:pPr>
              <w:jc w:val="center"/>
            </w:pPr>
            <w:r>
              <w:t>May 06</w:t>
            </w:r>
          </w:p>
        </w:tc>
        <w:tc>
          <w:tcPr>
            <w:tcW w:w="0" w:type="auto"/>
          </w:tcPr>
          <w:p w14:paraId="662E6882" w14:textId="77777777" w:rsidR="00BC5EF3" w:rsidRDefault="00FB65A4">
            <w:pPr>
              <w:jc w:val="center"/>
            </w:pPr>
            <w:r>
              <w:t>0</w:t>
            </w:r>
          </w:p>
        </w:tc>
        <w:tc>
          <w:tcPr>
            <w:tcW w:w="0" w:type="auto"/>
          </w:tcPr>
          <w:p w14:paraId="662E6883" w14:textId="77777777" w:rsidR="00BC5EF3" w:rsidRDefault="00FB65A4">
            <w:pPr>
              <w:jc w:val="center"/>
            </w:pPr>
            <w:r>
              <w:t>0</w:t>
            </w:r>
          </w:p>
        </w:tc>
        <w:tc>
          <w:tcPr>
            <w:tcW w:w="1214" w:type="dxa"/>
          </w:tcPr>
          <w:p w14:paraId="662E6884" w14:textId="77777777" w:rsidR="00BC5EF3" w:rsidRDefault="00FB65A4">
            <w:pPr>
              <w:jc w:val="center"/>
            </w:pPr>
            <w:r>
              <w:t>0</w:t>
            </w:r>
          </w:p>
        </w:tc>
        <w:tc>
          <w:tcPr>
            <w:tcW w:w="1214" w:type="dxa"/>
          </w:tcPr>
          <w:p w14:paraId="662E6885" w14:textId="77777777" w:rsidR="00BC5EF3" w:rsidRDefault="00FB65A4">
            <w:pPr>
              <w:jc w:val="center"/>
            </w:pPr>
            <w:r>
              <w:t>0</w:t>
            </w:r>
          </w:p>
        </w:tc>
        <w:tc>
          <w:tcPr>
            <w:tcW w:w="1235" w:type="dxa"/>
          </w:tcPr>
          <w:p w14:paraId="662E6886" w14:textId="77777777" w:rsidR="00BC5EF3" w:rsidRDefault="00FB65A4">
            <w:pPr>
              <w:jc w:val="center"/>
            </w:pPr>
            <w:r>
              <w:t>0</w:t>
            </w:r>
          </w:p>
        </w:tc>
        <w:tc>
          <w:tcPr>
            <w:tcW w:w="1260" w:type="dxa"/>
          </w:tcPr>
          <w:p w14:paraId="662E6887" w14:textId="77777777" w:rsidR="00BC5EF3" w:rsidRDefault="00FB65A4">
            <w:pPr>
              <w:jc w:val="center"/>
            </w:pPr>
            <w:r>
              <w:t>0</w:t>
            </w:r>
          </w:p>
        </w:tc>
      </w:tr>
      <w:tr w:rsidR="00BC5EF3" w14:paraId="662E6891"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89" w14:textId="77777777" w:rsidR="00BC5EF3" w:rsidRDefault="00FB65A4">
            <w:pPr>
              <w:jc w:val="center"/>
            </w:pPr>
            <w:r>
              <w:t>2021</w:t>
            </w:r>
          </w:p>
        </w:tc>
        <w:tc>
          <w:tcPr>
            <w:tcW w:w="991" w:type="dxa"/>
          </w:tcPr>
          <w:p w14:paraId="662E688A" w14:textId="77777777" w:rsidR="00BC5EF3" w:rsidRDefault="00FB65A4">
            <w:pPr>
              <w:jc w:val="center"/>
            </w:pPr>
            <w:r>
              <w:t>May 12</w:t>
            </w:r>
          </w:p>
        </w:tc>
        <w:tc>
          <w:tcPr>
            <w:tcW w:w="0" w:type="auto"/>
          </w:tcPr>
          <w:p w14:paraId="662E688B" w14:textId="77777777" w:rsidR="00BC5EF3" w:rsidRDefault="00FB65A4">
            <w:pPr>
              <w:jc w:val="center"/>
            </w:pPr>
            <w:r>
              <w:t>0</w:t>
            </w:r>
          </w:p>
        </w:tc>
        <w:tc>
          <w:tcPr>
            <w:tcW w:w="0" w:type="auto"/>
          </w:tcPr>
          <w:p w14:paraId="662E688C" w14:textId="77777777" w:rsidR="00BC5EF3" w:rsidRDefault="00FB65A4">
            <w:pPr>
              <w:jc w:val="center"/>
            </w:pPr>
            <w:r>
              <w:t>0</w:t>
            </w:r>
          </w:p>
        </w:tc>
        <w:tc>
          <w:tcPr>
            <w:tcW w:w="1214" w:type="dxa"/>
          </w:tcPr>
          <w:p w14:paraId="662E688D" w14:textId="77777777" w:rsidR="00BC5EF3" w:rsidRDefault="00FB65A4">
            <w:pPr>
              <w:jc w:val="center"/>
            </w:pPr>
            <w:r>
              <w:t>0</w:t>
            </w:r>
          </w:p>
        </w:tc>
        <w:tc>
          <w:tcPr>
            <w:tcW w:w="1214" w:type="dxa"/>
          </w:tcPr>
          <w:p w14:paraId="662E688E" w14:textId="77777777" w:rsidR="00BC5EF3" w:rsidRDefault="00FB65A4">
            <w:pPr>
              <w:jc w:val="center"/>
            </w:pPr>
            <w:r>
              <w:t>0</w:t>
            </w:r>
          </w:p>
        </w:tc>
        <w:tc>
          <w:tcPr>
            <w:tcW w:w="1235" w:type="dxa"/>
          </w:tcPr>
          <w:p w14:paraId="662E688F" w14:textId="77777777" w:rsidR="00BC5EF3" w:rsidRDefault="00FB65A4">
            <w:pPr>
              <w:jc w:val="center"/>
            </w:pPr>
            <w:r>
              <w:t>0</w:t>
            </w:r>
          </w:p>
        </w:tc>
        <w:tc>
          <w:tcPr>
            <w:tcW w:w="1260" w:type="dxa"/>
          </w:tcPr>
          <w:p w14:paraId="662E6890" w14:textId="77777777" w:rsidR="00BC5EF3" w:rsidRDefault="00FB65A4">
            <w:pPr>
              <w:jc w:val="center"/>
            </w:pPr>
            <w:r>
              <w:t>0</w:t>
            </w:r>
          </w:p>
        </w:tc>
      </w:tr>
      <w:tr w:rsidR="00BC5EF3" w14:paraId="662E689A"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92" w14:textId="77777777" w:rsidR="00BC5EF3" w:rsidRDefault="00FB65A4">
            <w:pPr>
              <w:jc w:val="center"/>
            </w:pPr>
            <w:r>
              <w:t>2021</w:t>
            </w:r>
          </w:p>
        </w:tc>
        <w:tc>
          <w:tcPr>
            <w:tcW w:w="991" w:type="dxa"/>
          </w:tcPr>
          <w:p w14:paraId="662E6893" w14:textId="77777777" w:rsidR="00BC5EF3" w:rsidRDefault="00FB65A4">
            <w:pPr>
              <w:jc w:val="center"/>
            </w:pPr>
            <w:r>
              <w:t>Jun 08</w:t>
            </w:r>
          </w:p>
        </w:tc>
        <w:tc>
          <w:tcPr>
            <w:tcW w:w="0" w:type="auto"/>
          </w:tcPr>
          <w:p w14:paraId="662E6894" w14:textId="77777777" w:rsidR="00BC5EF3" w:rsidRDefault="00FB65A4">
            <w:pPr>
              <w:jc w:val="center"/>
            </w:pPr>
            <w:r>
              <w:t>3</w:t>
            </w:r>
          </w:p>
        </w:tc>
        <w:tc>
          <w:tcPr>
            <w:tcW w:w="0" w:type="auto"/>
          </w:tcPr>
          <w:p w14:paraId="662E6895" w14:textId="77777777" w:rsidR="00BC5EF3" w:rsidRDefault="00FB65A4">
            <w:pPr>
              <w:jc w:val="center"/>
            </w:pPr>
            <w:r>
              <w:t>0</w:t>
            </w:r>
          </w:p>
        </w:tc>
        <w:tc>
          <w:tcPr>
            <w:tcW w:w="1214" w:type="dxa"/>
          </w:tcPr>
          <w:p w14:paraId="662E6896" w14:textId="77777777" w:rsidR="00BC5EF3" w:rsidRDefault="00FB65A4">
            <w:pPr>
              <w:jc w:val="center"/>
            </w:pPr>
            <w:r>
              <w:t>0</w:t>
            </w:r>
          </w:p>
        </w:tc>
        <w:tc>
          <w:tcPr>
            <w:tcW w:w="1214" w:type="dxa"/>
          </w:tcPr>
          <w:p w14:paraId="662E6897" w14:textId="77777777" w:rsidR="00BC5EF3" w:rsidRDefault="00FB65A4">
            <w:pPr>
              <w:jc w:val="center"/>
            </w:pPr>
            <w:r>
              <w:t>0</w:t>
            </w:r>
          </w:p>
        </w:tc>
        <w:tc>
          <w:tcPr>
            <w:tcW w:w="1235" w:type="dxa"/>
          </w:tcPr>
          <w:p w14:paraId="662E6898" w14:textId="77777777" w:rsidR="00BC5EF3" w:rsidRDefault="00FB65A4">
            <w:pPr>
              <w:jc w:val="center"/>
            </w:pPr>
            <w:r>
              <w:t>0</w:t>
            </w:r>
          </w:p>
        </w:tc>
        <w:tc>
          <w:tcPr>
            <w:tcW w:w="1260" w:type="dxa"/>
          </w:tcPr>
          <w:p w14:paraId="662E6899" w14:textId="77777777" w:rsidR="00BC5EF3" w:rsidRDefault="00FB65A4">
            <w:pPr>
              <w:jc w:val="center"/>
            </w:pPr>
            <w:r>
              <w:t>0</w:t>
            </w:r>
          </w:p>
        </w:tc>
      </w:tr>
      <w:tr w:rsidR="00BC5EF3" w14:paraId="662E68A3"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9B" w14:textId="77777777" w:rsidR="00BC5EF3" w:rsidRDefault="00FB65A4">
            <w:pPr>
              <w:jc w:val="center"/>
            </w:pPr>
            <w:r>
              <w:t>2021</w:t>
            </w:r>
          </w:p>
        </w:tc>
        <w:tc>
          <w:tcPr>
            <w:tcW w:w="991" w:type="dxa"/>
          </w:tcPr>
          <w:p w14:paraId="662E689C" w14:textId="77777777" w:rsidR="00BC5EF3" w:rsidRDefault="00FB65A4">
            <w:pPr>
              <w:jc w:val="center"/>
            </w:pPr>
            <w:r>
              <w:t>Jun 09</w:t>
            </w:r>
          </w:p>
        </w:tc>
        <w:tc>
          <w:tcPr>
            <w:tcW w:w="0" w:type="auto"/>
          </w:tcPr>
          <w:p w14:paraId="662E689D" w14:textId="77777777" w:rsidR="00BC5EF3" w:rsidRDefault="00FB65A4">
            <w:pPr>
              <w:jc w:val="center"/>
            </w:pPr>
            <w:r>
              <w:t>0</w:t>
            </w:r>
          </w:p>
        </w:tc>
        <w:tc>
          <w:tcPr>
            <w:tcW w:w="0" w:type="auto"/>
          </w:tcPr>
          <w:p w14:paraId="662E689E" w14:textId="77777777" w:rsidR="00BC5EF3" w:rsidRDefault="00FB65A4">
            <w:pPr>
              <w:jc w:val="center"/>
            </w:pPr>
            <w:r>
              <w:t>0</w:t>
            </w:r>
          </w:p>
        </w:tc>
        <w:tc>
          <w:tcPr>
            <w:tcW w:w="1214" w:type="dxa"/>
          </w:tcPr>
          <w:p w14:paraId="662E689F" w14:textId="77777777" w:rsidR="00BC5EF3" w:rsidRDefault="00FB65A4">
            <w:pPr>
              <w:jc w:val="center"/>
            </w:pPr>
            <w:r>
              <w:t>0</w:t>
            </w:r>
          </w:p>
        </w:tc>
        <w:tc>
          <w:tcPr>
            <w:tcW w:w="1214" w:type="dxa"/>
          </w:tcPr>
          <w:p w14:paraId="662E68A0" w14:textId="77777777" w:rsidR="00BC5EF3" w:rsidRDefault="00FB65A4">
            <w:pPr>
              <w:jc w:val="center"/>
            </w:pPr>
            <w:r>
              <w:t>0</w:t>
            </w:r>
          </w:p>
        </w:tc>
        <w:tc>
          <w:tcPr>
            <w:tcW w:w="1235" w:type="dxa"/>
          </w:tcPr>
          <w:p w14:paraId="662E68A1" w14:textId="77777777" w:rsidR="00BC5EF3" w:rsidRDefault="00FB65A4">
            <w:pPr>
              <w:jc w:val="center"/>
            </w:pPr>
            <w:r>
              <w:t>1</w:t>
            </w:r>
          </w:p>
        </w:tc>
        <w:tc>
          <w:tcPr>
            <w:tcW w:w="1260" w:type="dxa"/>
          </w:tcPr>
          <w:p w14:paraId="662E68A2" w14:textId="77777777" w:rsidR="00BC5EF3" w:rsidRDefault="00FB65A4">
            <w:pPr>
              <w:jc w:val="center"/>
            </w:pPr>
            <w:r>
              <w:t>0</w:t>
            </w:r>
          </w:p>
        </w:tc>
      </w:tr>
      <w:tr w:rsidR="00BC5EF3" w14:paraId="662E68AC"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A4" w14:textId="77777777" w:rsidR="00BC5EF3" w:rsidRDefault="00FB65A4">
            <w:pPr>
              <w:jc w:val="center"/>
            </w:pPr>
            <w:r>
              <w:t>2021</w:t>
            </w:r>
          </w:p>
        </w:tc>
        <w:tc>
          <w:tcPr>
            <w:tcW w:w="991" w:type="dxa"/>
          </w:tcPr>
          <w:p w14:paraId="662E68A5" w14:textId="77777777" w:rsidR="00BC5EF3" w:rsidRDefault="00FB65A4">
            <w:pPr>
              <w:jc w:val="center"/>
            </w:pPr>
            <w:r>
              <w:t>Jun 17</w:t>
            </w:r>
          </w:p>
        </w:tc>
        <w:tc>
          <w:tcPr>
            <w:tcW w:w="0" w:type="auto"/>
          </w:tcPr>
          <w:p w14:paraId="662E68A6" w14:textId="77777777" w:rsidR="00BC5EF3" w:rsidRDefault="00FB65A4">
            <w:pPr>
              <w:jc w:val="center"/>
            </w:pPr>
            <w:r>
              <w:t>2</w:t>
            </w:r>
          </w:p>
        </w:tc>
        <w:tc>
          <w:tcPr>
            <w:tcW w:w="0" w:type="auto"/>
          </w:tcPr>
          <w:p w14:paraId="662E68A7" w14:textId="77777777" w:rsidR="00BC5EF3" w:rsidRDefault="00FB65A4">
            <w:pPr>
              <w:jc w:val="center"/>
            </w:pPr>
            <w:r>
              <w:t>0</w:t>
            </w:r>
          </w:p>
        </w:tc>
        <w:tc>
          <w:tcPr>
            <w:tcW w:w="1214" w:type="dxa"/>
          </w:tcPr>
          <w:p w14:paraId="662E68A8" w14:textId="77777777" w:rsidR="00BC5EF3" w:rsidRDefault="00FB65A4">
            <w:pPr>
              <w:jc w:val="center"/>
            </w:pPr>
            <w:r>
              <w:t>0</w:t>
            </w:r>
          </w:p>
        </w:tc>
        <w:tc>
          <w:tcPr>
            <w:tcW w:w="1214" w:type="dxa"/>
          </w:tcPr>
          <w:p w14:paraId="662E68A9" w14:textId="77777777" w:rsidR="00BC5EF3" w:rsidRDefault="00FB65A4">
            <w:pPr>
              <w:jc w:val="center"/>
            </w:pPr>
            <w:r>
              <w:t>0</w:t>
            </w:r>
          </w:p>
        </w:tc>
        <w:tc>
          <w:tcPr>
            <w:tcW w:w="1235" w:type="dxa"/>
          </w:tcPr>
          <w:p w14:paraId="662E68AA" w14:textId="77777777" w:rsidR="00BC5EF3" w:rsidRDefault="00FB65A4">
            <w:pPr>
              <w:jc w:val="center"/>
            </w:pPr>
            <w:r>
              <w:t>0</w:t>
            </w:r>
          </w:p>
        </w:tc>
        <w:tc>
          <w:tcPr>
            <w:tcW w:w="1260" w:type="dxa"/>
          </w:tcPr>
          <w:p w14:paraId="662E68AB" w14:textId="77777777" w:rsidR="00BC5EF3" w:rsidRDefault="00FB65A4">
            <w:pPr>
              <w:jc w:val="center"/>
            </w:pPr>
            <w:r>
              <w:t>0</w:t>
            </w:r>
          </w:p>
        </w:tc>
      </w:tr>
      <w:tr w:rsidR="00BC5EF3" w14:paraId="662E68B5"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AD" w14:textId="77777777" w:rsidR="00BC5EF3" w:rsidRDefault="00FB65A4">
            <w:pPr>
              <w:jc w:val="center"/>
            </w:pPr>
            <w:r>
              <w:t>2021</w:t>
            </w:r>
          </w:p>
        </w:tc>
        <w:tc>
          <w:tcPr>
            <w:tcW w:w="991" w:type="dxa"/>
          </w:tcPr>
          <w:p w14:paraId="662E68AE" w14:textId="77777777" w:rsidR="00BC5EF3" w:rsidRDefault="00FB65A4">
            <w:pPr>
              <w:jc w:val="center"/>
            </w:pPr>
            <w:r>
              <w:t>Total</w:t>
            </w:r>
          </w:p>
        </w:tc>
        <w:tc>
          <w:tcPr>
            <w:tcW w:w="0" w:type="auto"/>
          </w:tcPr>
          <w:p w14:paraId="662E68AF" w14:textId="77777777" w:rsidR="00BC5EF3" w:rsidRDefault="00FB65A4">
            <w:pPr>
              <w:jc w:val="center"/>
            </w:pPr>
            <w:r>
              <w:t>11</w:t>
            </w:r>
          </w:p>
        </w:tc>
        <w:tc>
          <w:tcPr>
            <w:tcW w:w="0" w:type="auto"/>
          </w:tcPr>
          <w:p w14:paraId="662E68B0" w14:textId="77777777" w:rsidR="00BC5EF3" w:rsidRDefault="00FB65A4">
            <w:pPr>
              <w:jc w:val="center"/>
            </w:pPr>
            <w:r>
              <w:t>0</w:t>
            </w:r>
          </w:p>
        </w:tc>
        <w:tc>
          <w:tcPr>
            <w:tcW w:w="1214" w:type="dxa"/>
          </w:tcPr>
          <w:p w14:paraId="662E68B1" w14:textId="77777777" w:rsidR="00BC5EF3" w:rsidRDefault="00FB65A4">
            <w:pPr>
              <w:jc w:val="center"/>
            </w:pPr>
            <w:r>
              <w:t>19</w:t>
            </w:r>
          </w:p>
        </w:tc>
        <w:tc>
          <w:tcPr>
            <w:tcW w:w="1214" w:type="dxa"/>
          </w:tcPr>
          <w:p w14:paraId="662E68B2" w14:textId="77777777" w:rsidR="00BC5EF3" w:rsidRDefault="00FB65A4">
            <w:pPr>
              <w:jc w:val="center"/>
            </w:pPr>
            <w:r>
              <w:t>2</w:t>
            </w:r>
          </w:p>
        </w:tc>
        <w:tc>
          <w:tcPr>
            <w:tcW w:w="1235" w:type="dxa"/>
          </w:tcPr>
          <w:p w14:paraId="662E68B3" w14:textId="77777777" w:rsidR="00BC5EF3" w:rsidRDefault="00FB65A4">
            <w:pPr>
              <w:jc w:val="center"/>
            </w:pPr>
            <w:r>
              <w:t>1</w:t>
            </w:r>
          </w:p>
        </w:tc>
        <w:tc>
          <w:tcPr>
            <w:tcW w:w="1260" w:type="dxa"/>
          </w:tcPr>
          <w:p w14:paraId="662E68B4" w14:textId="77777777" w:rsidR="00BC5EF3" w:rsidRDefault="00FB65A4">
            <w:pPr>
              <w:jc w:val="center"/>
            </w:pPr>
            <w:r>
              <w:t>0</w:t>
            </w:r>
          </w:p>
        </w:tc>
      </w:tr>
      <w:tr w:rsidR="00BC5EF3" w14:paraId="662E68BE"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B6" w14:textId="77777777" w:rsidR="00BC5EF3" w:rsidRDefault="00FB65A4">
            <w:pPr>
              <w:jc w:val="center"/>
            </w:pPr>
            <w:r>
              <w:t>2022</w:t>
            </w:r>
          </w:p>
        </w:tc>
        <w:tc>
          <w:tcPr>
            <w:tcW w:w="991" w:type="dxa"/>
          </w:tcPr>
          <w:p w14:paraId="662E68B7" w14:textId="77777777" w:rsidR="00BC5EF3" w:rsidRDefault="00FB65A4">
            <w:pPr>
              <w:jc w:val="center"/>
            </w:pPr>
            <w:r>
              <w:t>Feb 02</w:t>
            </w:r>
          </w:p>
        </w:tc>
        <w:tc>
          <w:tcPr>
            <w:tcW w:w="0" w:type="auto"/>
          </w:tcPr>
          <w:p w14:paraId="662E68B8" w14:textId="77777777" w:rsidR="00BC5EF3" w:rsidRDefault="00FB65A4">
            <w:pPr>
              <w:jc w:val="center"/>
            </w:pPr>
            <w:r>
              <w:t>3</w:t>
            </w:r>
          </w:p>
        </w:tc>
        <w:tc>
          <w:tcPr>
            <w:tcW w:w="0" w:type="auto"/>
          </w:tcPr>
          <w:p w14:paraId="662E68B9" w14:textId="77777777" w:rsidR="00BC5EF3" w:rsidRDefault="00FB65A4">
            <w:pPr>
              <w:jc w:val="center"/>
            </w:pPr>
            <w:r>
              <w:t>1</w:t>
            </w:r>
          </w:p>
        </w:tc>
        <w:tc>
          <w:tcPr>
            <w:tcW w:w="1214" w:type="dxa"/>
          </w:tcPr>
          <w:p w14:paraId="662E68BA" w14:textId="77777777" w:rsidR="00BC5EF3" w:rsidRDefault="00FB65A4">
            <w:pPr>
              <w:jc w:val="center"/>
            </w:pPr>
            <w:r>
              <w:t>0</w:t>
            </w:r>
          </w:p>
        </w:tc>
        <w:tc>
          <w:tcPr>
            <w:tcW w:w="1214" w:type="dxa"/>
          </w:tcPr>
          <w:p w14:paraId="662E68BB" w14:textId="77777777" w:rsidR="00BC5EF3" w:rsidRDefault="00FB65A4">
            <w:pPr>
              <w:jc w:val="center"/>
            </w:pPr>
            <w:r>
              <w:t>0</w:t>
            </w:r>
          </w:p>
        </w:tc>
        <w:tc>
          <w:tcPr>
            <w:tcW w:w="1235" w:type="dxa"/>
          </w:tcPr>
          <w:p w14:paraId="662E68BC" w14:textId="77777777" w:rsidR="00BC5EF3" w:rsidRDefault="00FB65A4">
            <w:pPr>
              <w:jc w:val="center"/>
            </w:pPr>
            <w:r>
              <w:t>0</w:t>
            </w:r>
          </w:p>
        </w:tc>
        <w:tc>
          <w:tcPr>
            <w:tcW w:w="1260" w:type="dxa"/>
          </w:tcPr>
          <w:p w14:paraId="662E68BD" w14:textId="77777777" w:rsidR="00BC5EF3" w:rsidRDefault="00FB65A4">
            <w:pPr>
              <w:jc w:val="center"/>
            </w:pPr>
            <w:r>
              <w:t>0</w:t>
            </w:r>
          </w:p>
        </w:tc>
      </w:tr>
      <w:tr w:rsidR="00BC5EF3" w14:paraId="662E68C7"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BF" w14:textId="77777777" w:rsidR="00BC5EF3" w:rsidRDefault="00FB65A4">
            <w:pPr>
              <w:jc w:val="center"/>
            </w:pPr>
            <w:r>
              <w:t>2022</w:t>
            </w:r>
          </w:p>
        </w:tc>
        <w:tc>
          <w:tcPr>
            <w:tcW w:w="991" w:type="dxa"/>
          </w:tcPr>
          <w:p w14:paraId="662E68C0" w14:textId="77777777" w:rsidR="00BC5EF3" w:rsidRDefault="00FB65A4">
            <w:pPr>
              <w:jc w:val="center"/>
            </w:pPr>
            <w:r>
              <w:t>Feb 09</w:t>
            </w:r>
          </w:p>
        </w:tc>
        <w:tc>
          <w:tcPr>
            <w:tcW w:w="0" w:type="auto"/>
          </w:tcPr>
          <w:p w14:paraId="662E68C1" w14:textId="77777777" w:rsidR="00BC5EF3" w:rsidRDefault="00FB65A4">
            <w:pPr>
              <w:jc w:val="center"/>
            </w:pPr>
            <w:r>
              <w:t>0</w:t>
            </w:r>
          </w:p>
        </w:tc>
        <w:tc>
          <w:tcPr>
            <w:tcW w:w="0" w:type="auto"/>
          </w:tcPr>
          <w:p w14:paraId="662E68C2" w14:textId="77777777" w:rsidR="00BC5EF3" w:rsidRDefault="00FB65A4">
            <w:pPr>
              <w:jc w:val="center"/>
            </w:pPr>
            <w:r>
              <w:t>1</w:t>
            </w:r>
          </w:p>
        </w:tc>
        <w:tc>
          <w:tcPr>
            <w:tcW w:w="1214" w:type="dxa"/>
          </w:tcPr>
          <w:p w14:paraId="662E68C3" w14:textId="77777777" w:rsidR="00BC5EF3" w:rsidRDefault="00FB65A4">
            <w:pPr>
              <w:jc w:val="center"/>
            </w:pPr>
            <w:r>
              <w:t>0</w:t>
            </w:r>
          </w:p>
        </w:tc>
        <w:tc>
          <w:tcPr>
            <w:tcW w:w="1214" w:type="dxa"/>
          </w:tcPr>
          <w:p w14:paraId="662E68C4" w14:textId="77777777" w:rsidR="00BC5EF3" w:rsidRDefault="00FB65A4">
            <w:pPr>
              <w:jc w:val="center"/>
            </w:pPr>
            <w:r>
              <w:t>0</w:t>
            </w:r>
          </w:p>
        </w:tc>
        <w:tc>
          <w:tcPr>
            <w:tcW w:w="1235" w:type="dxa"/>
          </w:tcPr>
          <w:p w14:paraId="662E68C5" w14:textId="77777777" w:rsidR="00BC5EF3" w:rsidRDefault="00FB65A4">
            <w:pPr>
              <w:jc w:val="center"/>
            </w:pPr>
            <w:r>
              <w:t>0</w:t>
            </w:r>
          </w:p>
        </w:tc>
        <w:tc>
          <w:tcPr>
            <w:tcW w:w="1260" w:type="dxa"/>
          </w:tcPr>
          <w:p w14:paraId="662E68C6" w14:textId="77777777" w:rsidR="00BC5EF3" w:rsidRDefault="00FB65A4">
            <w:pPr>
              <w:jc w:val="center"/>
            </w:pPr>
            <w:r>
              <w:t>0</w:t>
            </w:r>
          </w:p>
        </w:tc>
      </w:tr>
      <w:tr w:rsidR="00BC5EF3" w14:paraId="662E68D0"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C8" w14:textId="77777777" w:rsidR="00BC5EF3" w:rsidRDefault="00FB65A4">
            <w:pPr>
              <w:jc w:val="center"/>
            </w:pPr>
            <w:r>
              <w:t>2022</w:t>
            </w:r>
          </w:p>
        </w:tc>
        <w:tc>
          <w:tcPr>
            <w:tcW w:w="991" w:type="dxa"/>
          </w:tcPr>
          <w:p w14:paraId="662E68C9" w14:textId="77777777" w:rsidR="00BC5EF3" w:rsidRDefault="00FB65A4">
            <w:pPr>
              <w:jc w:val="center"/>
            </w:pPr>
            <w:r>
              <w:t>Feb 15</w:t>
            </w:r>
          </w:p>
        </w:tc>
        <w:tc>
          <w:tcPr>
            <w:tcW w:w="0" w:type="auto"/>
          </w:tcPr>
          <w:p w14:paraId="662E68CA" w14:textId="77777777" w:rsidR="00BC5EF3" w:rsidRDefault="00FB65A4">
            <w:pPr>
              <w:jc w:val="center"/>
            </w:pPr>
            <w:r>
              <w:t>1</w:t>
            </w:r>
          </w:p>
        </w:tc>
        <w:tc>
          <w:tcPr>
            <w:tcW w:w="0" w:type="auto"/>
          </w:tcPr>
          <w:p w14:paraId="662E68CB" w14:textId="77777777" w:rsidR="00BC5EF3" w:rsidRDefault="00FB65A4">
            <w:pPr>
              <w:jc w:val="center"/>
            </w:pPr>
            <w:r>
              <w:t>0</w:t>
            </w:r>
          </w:p>
        </w:tc>
        <w:tc>
          <w:tcPr>
            <w:tcW w:w="1214" w:type="dxa"/>
          </w:tcPr>
          <w:p w14:paraId="662E68CC" w14:textId="77777777" w:rsidR="00BC5EF3" w:rsidRDefault="00FB65A4">
            <w:pPr>
              <w:jc w:val="center"/>
            </w:pPr>
            <w:r>
              <w:t>0</w:t>
            </w:r>
          </w:p>
        </w:tc>
        <w:tc>
          <w:tcPr>
            <w:tcW w:w="1214" w:type="dxa"/>
          </w:tcPr>
          <w:p w14:paraId="662E68CD" w14:textId="77777777" w:rsidR="00BC5EF3" w:rsidRDefault="00FB65A4">
            <w:pPr>
              <w:jc w:val="center"/>
            </w:pPr>
            <w:r>
              <w:t>0</w:t>
            </w:r>
          </w:p>
        </w:tc>
        <w:tc>
          <w:tcPr>
            <w:tcW w:w="1235" w:type="dxa"/>
          </w:tcPr>
          <w:p w14:paraId="662E68CE" w14:textId="77777777" w:rsidR="00BC5EF3" w:rsidRDefault="00FB65A4">
            <w:pPr>
              <w:jc w:val="center"/>
            </w:pPr>
            <w:r>
              <w:t>0</w:t>
            </w:r>
          </w:p>
        </w:tc>
        <w:tc>
          <w:tcPr>
            <w:tcW w:w="1260" w:type="dxa"/>
          </w:tcPr>
          <w:p w14:paraId="662E68CF" w14:textId="77777777" w:rsidR="00BC5EF3" w:rsidRDefault="00FB65A4">
            <w:pPr>
              <w:jc w:val="center"/>
            </w:pPr>
            <w:r>
              <w:t>0</w:t>
            </w:r>
          </w:p>
        </w:tc>
      </w:tr>
      <w:tr w:rsidR="00BC5EF3" w14:paraId="662E68D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D1" w14:textId="77777777" w:rsidR="00BC5EF3" w:rsidRDefault="00FB65A4">
            <w:pPr>
              <w:jc w:val="center"/>
            </w:pPr>
            <w:r>
              <w:lastRenderedPageBreak/>
              <w:t>2022</w:t>
            </w:r>
          </w:p>
        </w:tc>
        <w:tc>
          <w:tcPr>
            <w:tcW w:w="991" w:type="dxa"/>
          </w:tcPr>
          <w:p w14:paraId="662E68D2" w14:textId="77777777" w:rsidR="00BC5EF3" w:rsidRDefault="00FB65A4">
            <w:pPr>
              <w:jc w:val="center"/>
            </w:pPr>
            <w:r>
              <w:t>Feb 22</w:t>
            </w:r>
          </w:p>
        </w:tc>
        <w:tc>
          <w:tcPr>
            <w:tcW w:w="0" w:type="auto"/>
          </w:tcPr>
          <w:p w14:paraId="662E68D3" w14:textId="77777777" w:rsidR="00BC5EF3" w:rsidRDefault="00FB65A4">
            <w:pPr>
              <w:jc w:val="center"/>
            </w:pPr>
            <w:r>
              <w:t>0</w:t>
            </w:r>
          </w:p>
        </w:tc>
        <w:tc>
          <w:tcPr>
            <w:tcW w:w="0" w:type="auto"/>
          </w:tcPr>
          <w:p w14:paraId="662E68D4" w14:textId="77777777" w:rsidR="00BC5EF3" w:rsidRDefault="00FB65A4">
            <w:pPr>
              <w:jc w:val="center"/>
            </w:pPr>
            <w:r>
              <w:t>0</w:t>
            </w:r>
          </w:p>
        </w:tc>
        <w:tc>
          <w:tcPr>
            <w:tcW w:w="1214" w:type="dxa"/>
          </w:tcPr>
          <w:p w14:paraId="662E68D5" w14:textId="77777777" w:rsidR="00BC5EF3" w:rsidRDefault="00FB65A4">
            <w:pPr>
              <w:jc w:val="center"/>
            </w:pPr>
            <w:r>
              <w:t>2</w:t>
            </w:r>
          </w:p>
        </w:tc>
        <w:tc>
          <w:tcPr>
            <w:tcW w:w="1214" w:type="dxa"/>
          </w:tcPr>
          <w:p w14:paraId="662E68D6" w14:textId="77777777" w:rsidR="00BC5EF3" w:rsidRDefault="00FB65A4">
            <w:pPr>
              <w:jc w:val="center"/>
            </w:pPr>
            <w:r>
              <w:t>0</w:t>
            </w:r>
          </w:p>
        </w:tc>
        <w:tc>
          <w:tcPr>
            <w:tcW w:w="1235" w:type="dxa"/>
          </w:tcPr>
          <w:p w14:paraId="662E68D7" w14:textId="77777777" w:rsidR="00BC5EF3" w:rsidRDefault="00FB65A4">
            <w:pPr>
              <w:jc w:val="center"/>
            </w:pPr>
            <w:r>
              <w:t>0</w:t>
            </w:r>
          </w:p>
        </w:tc>
        <w:tc>
          <w:tcPr>
            <w:tcW w:w="1260" w:type="dxa"/>
          </w:tcPr>
          <w:p w14:paraId="662E68D8" w14:textId="77777777" w:rsidR="00BC5EF3" w:rsidRDefault="00FB65A4">
            <w:pPr>
              <w:jc w:val="center"/>
            </w:pPr>
            <w:r>
              <w:t>0</w:t>
            </w:r>
          </w:p>
        </w:tc>
      </w:tr>
      <w:tr w:rsidR="00BC5EF3" w14:paraId="662E68E2"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DA" w14:textId="77777777" w:rsidR="00BC5EF3" w:rsidRDefault="00FB65A4">
            <w:pPr>
              <w:jc w:val="center"/>
            </w:pPr>
            <w:r>
              <w:t>2022</w:t>
            </w:r>
          </w:p>
        </w:tc>
        <w:tc>
          <w:tcPr>
            <w:tcW w:w="991" w:type="dxa"/>
          </w:tcPr>
          <w:p w14:paraId="662E68DB" w14:textId="77777777" w:rsidR="00BC5EF3" w:rsidRDefault="00FB65A4">
            <w:pPr>
              <w:jc w:val="center"/>
            </w:pPr>
            <w:r>
              <w:t>Mar 09</w:t>
            </w:r>
          </w:p>
        </w:tc>
        <w:tc>
          <w:tcPr>
            <w:tcW w:w="0" w:type="auto"/>
          </w:tcPr>
          <w:p w14:paraId="662E68DC" w14:textId="77777777" w:rsidR="00BC5EF3" w:rsidRDefault="00FB65A4">
            <w:pPr>
              <w:jc w:val="center"/>
            </w:pPr>
            <w:r>
              <w:t>1</w:t>
            </w:r>
          </w:p>
        </w:tc>
        <w:tc>
          <w:tcPr>
            <w:tcW w:w="0" w:type="auto"/>
          </w:tcPr>
          <w:p w14:paraId="662E68DD" w14:textId="77777777" w:rsidR="00BC5EF3" w:rsidRDefault="00FB65A4">
            <w:pPr>
              <w:jc w:val="center"/>
            </w:pPr>
            <w:r>
              <w:t>0</w:t>
            </w:r>
          </w:p>
        </w:tc>
        <w:tc>
          <w:tcPr>
            <w:tcW w:w="1214" w:type="dxa"/>
          </w:tcPr>
          <w:p w14:paraId="662E68DE" w14:textId="77777777" w:rsidR="00BC5EF3" w:rsidRDefault="00FB65A4">
            <w:pPr>
              <w:jc w:val="center"/>
            </w:pPr>
            <w:r>
              <w:t>1</w:t>
            </w:r>
          </w:p>
        </w:tc>
        <w:tc>
          <w:tcPr>
            <w:tcW w:w="1214" w:type="dxa"/>
          </w:tcPr>
          <w:p w14:paraId="662E68DF" w14:textId="77777777" w:rsidR="00BC5EF3" w:rsidRDefault="00FB65A4">
            <w:pPr>
              <w:jc w:val="center"/>
            </w:pPr>
            <w:r>
              <w:t>1</w:t>
            </w:r>
          </w:p>
        </w:tc>
        <w:tc>
          <w:tcPr>
            <w:tcW w:w="1235" w:type="dxa"/>
          </w:tcPr>
          <w:p w14:paraId="662E68E0" w14:textId="77777777" w:rsidR="00BC5EF3" w:rsidRDefault="00FB65A4">
            <w:pPr>
              <w:jc w:val="center"/>
            </w:pPr>
            <w:r>
              <w:t>0</w:t>
            </w:r>
          </w:p>
        </w:tc>
        <w:tc>
          <w:tcPr>
            <w:tcW w:w="1260" w:type="dxa"/>
          </w:tcPr>
          <w:p w14:paraId="662E68E1" w14:textId="77777777" w:rsidR="00BC5EF3" w:rsidRDefault="00FB65A4">
            <w:pPr>
              <w:jc w:val="center"/>
            </w:pPr>
            <w:r>
              <w:t>0</w:t>
            </w:r>
          </w:p>
        </w:tc>
      </w:tr>
      <w:tr w:rsidR="00BC5EF3" w14:paraId="662E68EB"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E3" w14:textId="77777777" w:rsidR="00BC5EF3" w:rsidRDefault="00FB65A4">
            <w:pPr>
              <w:jc w:val="center"/>
            </w:pPr>
            <w:r>
              <w:t>2022</w:t>
            </w:r>
          </w:p>
        </w:tc>
        <w:tc>
          <w:tcPr>
            <w:tcW w:w="991" w:type="dxa"/>
          </w:tcPr>
          <w:p w14:paraId="662E68E4" w14:textId="77777777" w:rsidR="00BC5EF3" w:rsidRDefault="00FB65A4">
            <w:pPr>
              <w:jc w:val="center"/>
            </w:pPr>
            <w:r>
              <w:t>Mar 16</w:t>
            </w:r>
          </w:p>
        </w:tc>
        <w:tc>
          <w:tcPr>
            <w:tcW w:w="0" w:type="auto"/>
          </w:tcPr>
          <w:p w14:paraId="662E68E5" w14:textId="77777777" w:rsidR="00BC5EF3" w:rsidRDefault="00FB65A4">
            <w:pPr>
              <w:jc w:val="center"/>
            </w:pPr>
            <w:r>
              <w:t>1</w:t>
            </w:r>
          </w:p>
        </w:tc>
        <w:tc>
          <w:tcPr>
            <w:tcW w:w="0" w:type="auto"/>
          </w:tcPr>
          <w:p w14:paraId="662E68E6" w14:textId="77777777" w:rsidR="00BC5EF3" w:rsidRDefault="00FB65A4">
            <w:pPr>
              <w:jc w:val="center"/>
            </w:pPr>
            <w:r>
              <w:t>0</w:t>
            </w:r>
          </w:p>
        </w:tc>
        <w:tc>
          <w:tcPr>
            <w:tcW w:w="1214" w:type="dxa"/>
          </w:tcPr>
          <w:p w14:paraId="662E68E7" w14:textId="77777777" w:rsidR="00BC5EF3" w:rsidRDefault="00FB65A4">
            <w:pPr>
              <w:jc w:val="center"/>
            </w:pPr>
            <w:r>
              <w:t>2</w:t>
            </w:r>
          </w:p>
        </w:tc>
        <w:tc>
          <w:tcPr>
            <w:tcW w:w="1214" w:type="dxa"/>
          </w:tcPr>
          <w:p w14:paraId="662E68E8" w14:textId="77777777" w:rsidR="00BC5EF3" w:rsidRDefault="00FB65A4">
            <w:pPr>
              <w:jc w:val="center"/>
            </w:pPr>
            <w:r>
              <w:t>2</w:t>
            </w:r>
          </w:p>
        </w:tc>
        <w:tc>
          <w:tcPr>
            <w:tcW w:w="1235" w:type="dxa"/>
          </w:tcPr>
          <w:p w14:paraId="662E68E9" w14:textId="77777777" w:rsidR="00BC5EF3" w:rsidRDefault="00FB65A4">
            <w:pPr>
              <w:jc w:val="center"/>
            </w:pPr>
            <w:r>
              <w:t>0</w:t>
            </w:r>
          </w:p>
        </w:tc>
        <w:tc>
          <w:tcPr>
            <w:tcW w:w="1260" w:type="dxa"/>
          </w:tcPr>
          <w:p w14:paraId="662E68EA" w14:textId="77777777" w:rsidR="00BC5EF3" w:rsidRDefault="00FB65A4">
            <w:pPr>
              <w:jc w:val="center"/>
            </w:pPr>
            <w:r>
              <w:t>0</w:t>
            </w:r>
          </w:p>
        </w:tc>
      </w:tr>
      <w:tr w:rsidR="00BC5EF3" w14:paraId="662E68F4"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EC" w14:textId="77777777" w:rsidR="00BC5EF3" w:rsidRDefault="00FB65A4">
            <w:pPr>
              <w:jc w:val="center"/>
            </w:pPr>
            <w:r>
              <w:t>2022</w:t>
            </w:r>
          </w:p>
        </w:tc>
        <w:tc>
          <w:tcPr>
            <w:tcW w:w="991" w:type="dxa"/>
          </w:tcPr>
          <w:p w14:paraId="662E68ED" w14:textId="77777777" w:rsidR="00BC5EF3" w:rsidRDefault="00FB65A4">
            <w:pPr>
              <w:jc w:val="center"/>
            </w:pPr>
            <w:r>
              <w:t>Mar 23</w:t>
            </w:r>
          </w:p>
        </w:tc>
        <w:tc>
          <w:tcPr>
            <w:tcW w:w="0" w:type="auto"/>
          </w:tcPr>
          <w:p w14:paraId="662E68EE" w14:textId="77777777" w:rsidR="00BC5EF3" w:rsidRDefault="00FB65A4">
            <w:pPr>
              <w:jc w:val="center"/>
            </w:pPr>
            <w:r>
              <w:t>1</w:t>
            </w:r>
          </w:p>
        </w:tc>
        <w:tc>
          <w:tcPr>
            <w:tcW w:w="0" w:type="auto"/>
          </w:tcPr>
          <w:p w14:paraId="662E68EF" w14:textId="77777777" w:rsidR="00BC5EF3" w:rsidRDefault="00FB65A4">
            <w:pPr>
              <w:jc w:val="center"/>
            </w:pPr>
            <w:r>
              <w:t>0</w:t>
            </w:r>
          </w:p>
        </w:tc>
        <w:tc>
          <w:tcPr>
            <w:tcW w:w="1214" w:type="dxa"/>
          </w:tcPr>
          <w:p w14:paraId="662E68F0" w14:textId="77777777" w:rsidR="00BC5EF3" w:rsidRDefault="00FB65A4">
            <w:pPr>
              <w:jc w:val="center"/>
            </w:pPr>
            <w:r>
              <w:t>2</w:t>
            </w:r>
          </w:p>
        </w:tc>
        <w:tc>
          <w:tcPr>
            <w:tcW w:w="1214" w:type="dxa"/>
          </w:tcPr>
          <w:p w14:paraId="662E68F1" w14:textId="77777777" w:rsidR="00BC5EF3" w:rsidRDefault="00FB65A4">
            <w:pPr>
              <w:jc w:val="center"/>
            </w:pPr>
            <w:r>
              <w:t>0</w:t>
            </w:r>
          </w:p>
        </w:tc>
        <w:tc>
          <w:tcPr>
            <w:tcW w:w="1235" w:type="dxa"/>
          </w:tcPr>
          <w:p w14:paraId="662E68F2" w14:textId="77777777" w:rsidR="00BC5EF3" w:rsidRDefault="00FB65A4">
            <w:pPr>
              <w:jc w:val="center"/>
            </w:pPr>
            <w:r>
              <w:t>0</w:t>
            </w:r>
          </w:p>
        </w:tc>
        <w:tc>
          <w:tcPr>
            <w:tcW w:w="1260" w:type="dxa"/>
          </w:tcPr>
          <w:p w14:paraId="662E68F3" w14:textId="77777777" w:rsidR="00BC5EF3" w:rsidRDefault="00FB65A4">
            <w:pPr>
              <w:jc w:val="center"/>
            </w:pPr>
            <w:r>
              <w:t>0</w:t>
            </w:r>
          </w:p>
        </w:tc>
      </w:tr>
      <w:tr w:rsidR="00BC5EF3" w14:paraId="662E68FD"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F5" w14:textId="77777777" w:rsidR="00BC5EF3" w:rsidRDefault="00FB65A4">
            <w:pPr>
              <w:jc w:val="center"/>
            </w:pPr>
            <w:r>
              <w:t>2022</w:t>
            </w:r>
          </w:p>
        </w:tc>
        <w:tc>
          <w:tcPr>
            <w:tcW w:w="991" w:type="dxa"/>
          </w:tcPr>
          <w:p w14:paraId="662E68F6" w14:textId="77777777" w:rsidR="00BC5EF3" w:rsidRDefault="00FB65A4">
            <w:pPr>
              <w:jc w:val="center"/>
            </w:pPr>
            <w:r>
              <w:t>Mar 30</w:t>
            </w:r>
          </w:p>
        </w:tc>
        <w:tc>
          <w:tcPr>
            <w:tcW w:w="0" w:type="auto"/>
          </w:tcPr>
          <w:p w14:paraId="662E68F7" w14:textId="77777777" w:rsidR="00BC5EF3" w:rsidRDefault="00FB65A4">
            <w:pPr>
              <w:jc w:val="center"/>
            </w:pPr>
            <w:r>
              <w:t>0</w:t>
            </w:r>
          </w:p>
        </w:tc>
        <w:tc>
          <w:tcPr>
            <w:tcW w:w="0" w:type="auto"/>
          </w:tcPr>
          <w:p w14:paraId="662E68F8" w14:textId="77777777" w:rsidR="00BC5EF3" w:rsidRDefault="00FB65A4">
            <w:pPr>
              <w:jc w:val="center"/>
            </w:pPr>
            <w:r>
              <w:t>0</w:t>
            </w:r>
          </w:p>
        </w:tc>
        <w:tc>
          <w:tcPr>
            <w:tcW w:w="1214" w:type="dxa"/>
          </w:tcPr>
          <w:p w14:paraId="662E68F9" w14:textId="77777777" w:rsidR="00BC5EF3" w:rsidRDefault="00FB65A4">
            <w:pPr>
              <w:jc w:val="center"/>
            </w:pPr>
            <w:r>
              <w:t>2</w:t>
            </w:r>
          </w:p>
        </w:tc>
        <w:tc>
          <w:tcPr>
            <w:tcW w:w="1214" w:type="dxa"/>
          </w:tcPr>
          <w:p w14:paraId="662E68FA" w14:textId="77777777" w:rsidR="00BC5EF3" w:rsidRDefault="00FB65A4">
            <w:pPr>
              <w:jc w:val="center"/>
            </w:pPr>
            <w:r>
              <w:t>0</w:t>
            </w:r>
          </w:p>
        </w:tc>
        <w:tc>
          <w:tcPr>
            <w:tcW w:w="1235" w:type="dxa"/>
          </w:tcPr>
          <w:p w14:paraId="662E68FB" w14:textId="77777777" w:rsidR="00BC5EF3" w:rsidRDefault="00FB65A4">
            <w:pPr>
              <w:jc w:val="center"/>
            </w:pPr>
            <w:r>
              <w:t>0</w:t>
            </w:r>
          </w:p>
        </w:tc>
        <w:tc>
          <w:tcPr>
            <w:tcW w:w="1260" w:type="dxa"/>
          </w:tcPr>
          <w:p w14:paraId="662E68FC" w14:textId="77777777" w:rsidR="00BC5EF3" w:rsidRDefault="00FB65A4">
            <w:pPr>
              <w:jc w:val="center"/>
            </w:pPr>
            <w:r>
              <w:t>0</w:t>
            </w:r>
          </w:p>
        </w:tc>
      </w:tr>
      <w:tr w:rsidR="00BC5EF3" w14:paraId="662E6906"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FE" w14:textId="77777777" w:rsidR="00BC5EF3" w:rsidRDefault="00FB65A4">
            <w:pPr>
              <w:jc w:val="center"/>
            </w:pPr>
            <w:r>
              <w:t>2022</w:t>
            </w:r>
          </w:p>
        </w:tc>
        <w:tc>
          <w:tcPr>
            <w:tcW w:w="991" w:type="dxa"/>
          </w:tcPr>
          <w:p w14:paraId="662E68FF" w14:textId="77777777" w:rsidR="00BC5EF3" w:rsidRDefault="00FB65A4">
            <w:pPr>
              <w:jc w:val="center"/>
            </w:pPr>
            <w:r>
              <w:t>Apr 07</w:t>
            </w:r>
          </w:p>
        </w:tc>
        <w:tc>
          <w:tcPr>
            <w:tcW w:w="0" w:type="auto"/>
          </w:tcPr>
          <w:p w14:paraId="662E6900" w14:textId="77777777" w:rsidR="00BC5EF3" w:rsidRDefault="00FB65A4">
            <w:pPr>
              <w:jc w:val="center"/>
            </w:pPr>
            <w:r>
              <w:t>1</w:t>
            </w:r>
          </w:p>
        </w:tc>
        <w:tc>
          <w:tcPr>
            <w:tcW w:w="0" w:type="auto"/>
          </w:tcPr>
          <w:p w14:paraId="662E6901" w14:textId="77777777" w:rsidR="00BC5EF3" w:rsidRDefault="00FB65A4">
            <w:pPr>
              <w:jc w:val="center"/>
            </w:pPr>
            <w:r>
              <w:t>0</w:t>
            </w:r>
          </w:p>
        </w:tc>
        <w:tc>
          <w:tcPr>
            <w:tcW w:w="1214" w:type="dxa"/>
          </w:tcPr>
          <w:p w14:paraId="662E6902" w14:textId="77777777" w:rsidR="00BC5EF3" w:rsidRDefault="00FB65A4">
            <w:pPr>
              <w:jc w:val="center"/>
            </w:pPr>
            <w:r>
              <w:t>3</w:t>
            </w:r>
          </w:p>
        </w:tc>
        <w:tc>
          <w:tcPr>
            <w:tcW w:w="1214" w:type="dxa"/>
          </w:tcPr>
          <w:p w14:paraId="662E6903" w14:textId="77777777" w:rsidR="00BC5EF3" w:rsidRDefault="00FB65A4">
            <w:pPr>
              <w:jc w:val="center"/>
            </w:pPr>
            <w:r>
              <w:t>0</w:t>
            </w:r>
          </w:p>
        </w:tc>
        <w:tc>
          <w:tcPr>
            <w:tcW w:w="1235" w:type="dxa"/>
          </w:tcPr>
          <w:p w14:paraId="662E6904" w14:textId="77777777" w:rsidR="00BC5EF3" w:rsidRDefault="00FB65A4">
            <w:pPr>
              <w:jc w:val="center"/>
            </w:pPr>
            <w:r>
              <w:t>0</w:t>
            </w:r>
          </w:p>
        </w:tc>
        <w:tc>
          <w:tcPr>
            <w:tcW w:w="1260" w:type="dxa"/>
          </w:tcPr>
          <w:p w14:paraId="662E6905" w14:textId="77777777" w:rsidR="00BC5EF3" w:rsidRDefault="00FB65A4">
            <w:pPr>
              <w:jc w:val="center"/>
            </w:pPr>
            <w:r>
              <w:t>0</w:t>
            </w:r>
          </w:p>
        </w:tc>
      </w:tr>
      <w:tr w:rsidR="00BC5EF3" w14:paraId="662E690F"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07" w14:textId="77777777" w:rsidR="00BC5EF3" w:rsidRDefault="00FB65A4">
            <w:pPr>
              <w:jc w:val="center"/>
            </w:pPr>
            <w:r>
              <w:t>2022</w:t>
            </w:r>
          </w:p>
        </w:tc>
        <w:tc>
          <w:tcPr>
            <w:tcW w:w="991" w:type="dxa"/>
          </w:tcPr>
          <w:p w14:paraId="662E6908" w14:textId="77777777" w:rsidR="00BC5EF3" w:rsidRDefault="00FB65A4">
            <w:pPr>
              <w:jc w:val="center"/>
            </w:pPr>
            <w:r>
              <w:t>Apr 19</w:t>
            </w:r>
          </w:p>
        </w:tc>
        <w:tc>
          <w:tcPr>
            <w:tcW w:w="0" w:type="auto"/>
          </w:tcPr>
          <w:p w14:paraId="662E6909" w14:textId="77777777" w:rsidR="00BC5EF3" w:rsidRDefault="00FB65A4">
            <w:pPr>
              <w:jc w:val="center"/>
            </w:pPr>
            <w:r>
              <w:t>3</w:t>
            </w:r>
          </w:p>
        </w:tc>
        <w:tc>
          <w:tcPr>
            <w:tcW w:w="0" w:type="auto"/>
          </w:tcPr>
          <w:p w14:paraId="662E690A" w14:textId="77777777" w:rsidR="00BC5EF3" w:rsidRDefault="00FB65A4">
            <w:pPr>
              <w:jc w:val="center"/>
            </w:pPr>
            <w:r>
              <w:t>0</w:t>
            </w:r>
          </w:p>
        </w:tc>
        <w:tc>
          <w:tcPr>
            <w:tcW w:w="1214" w:type="dxa"/>
          </w:tcPr>
          <w:p w14:paraId="662E690B" w14:textId="77777777" w:rsidR="00BC5EF3" w:rsidRDefault="00FB65A4">
            <w:pPr>
              <w:jc w:val="center"/>
            </w:pPr>
            <w:r>
              <w:t>7</w:t>
            </w:r>
          </w:p>
        </w:tc>
        <w:tc>
          <w:tcPr>
            <w:tcW w:w="1214" w:type="dxa"/>
          </w:tcPr>
          <w:p w14:paraId="662E690C" w14:textId="77777777" w:rsidR="00BC5EF3" w:rsidRDefault="00FB65A4">
            <w:pPr>
              <w:jc w:val="center"/>
            </w:pPr>
            <w:r>
              <w:t>0</w:t>
            </w:r>
          </w:p>
        </w:tc>
        <w:tc>
          <w:tcPr>
            <w:tcW w:w="1235" w:type="dxa"/>
          </w:tcPr>
          <w:p w14:paraId="662E690D" w14:textId="77777777" w:rsidR="00BC5EF3" w:rsidRDefault="00FB65A4">
            <w:pPr>
              <w:jc w:val="center"/>
            </w:pPr>
            <w:r>
              <w:t>0</w:t>
            </w:r>
          </w:p>
        </w:tc>
        <w:tc>
          <w:tcPr>
            <w:tcW w:w="1260" w:type="dxa"/>
          </w:tcPr>
          <w:p w14:paraId="662E690E" w14:textId="77777777" w:rsidR="00BC5EF3" w:rsidRDefault="00FB65A4">
            <w:pPr>
              <w:jc w:val="center"/>
            </w:pPr>
            <w:r>
              <w:t>0</w:t>
            </w:r>
          </w:p>
        </w:tc>
      </w:tr>
      <w:tr w:rsidR="00BC5EF3" w14:paraId="662E6918"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10" w14:textId="77777777" w:rsidR="00BC5EF3" w:rsidRDefault="00FB65A4">
            <w:pPr>
              <w:jc w:val="center"/>
            </w:pPr>
            <w:r>
              <w:t>2022</w:t>
            </w:r>
          </w:p>
        </w:tc>
        <w:tc>
          <w:tcPr>
            <w:tcW w:w="991" w:type="dxa"/>
          </w:tcPr>
          <w:p w14:paraId="662E6911" w14:textId="77777777" w:rsidR="00BC5EF3" w:rsidRDefault="00FB65A4">
            <w:pPr>
              <w:jc w:val="center"/>
            </w:pPr>
            <w:r>
              <w:t>May 04</w:t>
            </w:r>
          </w:p>
        </w:tc>
        <w:tc>
          <w:tcPr>
            <w:tcW w:w="0" w:type="auto"/>
          </w:tcPr>
          <w:p w14:paraId="662E6912" w14:textId="77777777" w:rsidR="00BC5EF3" w:rsidRDefault="00FB65A4">
            <w:pPr>
              <w:jc w:val="center"/>
            </w:pPr>
            <w:r>
              <w:t>2</w:t>
            </w:r>
          </w:p>
        </w:tc>
        <w:tc>
          <w:tcPr>
            <w:tcW w:w="0" w:type="auto"/>
          </w:tcPr>
          <w:p w14:paraId="662E6913" w14:textId="77777777" w:rsidR="00BC5EF3" w:rsidRDefault="00FB65A4">
            <w:pPr>
              <w:jc w:val="center"/>
            </w:pPr>
            <w:r>
              <w:t>0</w:t>
            </w:r>
          </w:p>
        </w:tc>
        <w:tc>
          <w:tcPr>
            <w:tcW w:w="1214" w:type="dxa"/>
          </w:tcPr>
          <w:p w14:paraId="662E6914" w14:textId="77777777" w:rsidR="00BC5EF3" w:rsidRDefault="00FB65A4">
            <w:pPr>
              <w:jc w:val="center"/>
            </w:pPr>
            <w:r>
              <w:t>2</w:t>
            </w:r>
          </w:p>
        </w:tc>
        <w:tc>
          <w:tcPr>
            <w:tcW w:w="1214" w:type="dxa"/>
          </w:tcPr>
          <w:p w14:paraId="662E6915" w14:textId="77777777" w:rsidR="00BC5EF3" w:rsidRDefault="00FB65A4">
            <w:pPr>
              <w:jc w:val="center"/>
            </w:pPr>
            <w:r>
              <w:t>0</w:t>
            </w:r>
          </w:p>
        </w:tc>
        <w:tc>
          <w:tcPr>
            <w:tcW w:w="1235" w:type="dxa"/>
          </w:tcPr>
          <w:p w14:paraId="662E6916" w14:textId="77777777" w:rsidR="00BC5EF3" w:rsidRDefault="00FB65A4">
            <w:pPr>
              <w:jc w:val="center"/>
            </w:pPr>
            <w:r>
              <w:t>4</w:t>
            </w:r>
          </w:p>
        </w:tc>
        <w:tc>
          <w:tcPr>
            <w:tcW w:w="1260" w:type="dxa"/>
          </w:tcPr>
          <w:p w14:paraId="662E6917" w14:textId="77777777" w:rsidR="00BC5EF3" w:rsidRDefault="00FB65A4">
            <w:pPr>
              <w:jc w:val="center"/>
            </w:pPr>
            <w:r>
              <w:t>0</w:t>
            </w:r>
          </w:p>
        </w:tc>
      </w:tr>
      <w:tr w:rsidR="00BC5EF3" w14:paraId="662E6921"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19" w14:textId="77777777" w:rsidR="00BC5EF3" w:rsidRDefault="00FB65A4">
            <w:pPr>
              <w:jc w:val="center"/>
            </w:pPr>
            <w:r>
              <w:t>2022</w:t>
            </w:r>
          </w:p>
        </w:tc>
        <w:tc>
          <w:tcPr>
            <w:tcW w:w="991" w:type="dxa"/>
          </w:tcPr>
          <w:p w14:paraId="662E691A" w14:textId="77777777" w:rsidR="00BC5EF3" w:rsidRDefault="00FB65A4">
            <w:pPr>
              <w:jc w:val="center"/>
            </w:pPr>
            <w:r>
              <w:t>May 20</w:t>
            </w:r>
          </w:p>
        </w:tc>
        <w:tc>
          <w:tcPr>
            <w:tcW w:w="0" w:type="auto"/>
          </w:tcPr>
          <w:p w14:paraId="662E691B" w14:textId="77777777" w:rsidR="00BC5EF3" w:rsidRDefault="00FB65A4">
            <w:pPr>
              <w:jc w:val="center"/>
            </w:pPr>
            <w:r>
              <w:t>2</w:t>
            </w:r>
          </w:p>
        </w:tc>
        <w:tc>
          <w:tcPr>
            <w:tcW w:w="0" w:type="auto"/>
          </w:tcPr>
          <w:p w14:paraId="662E691C" w14:textId="77777777" w:rsidR="00BC5EF3" w:rsidRDefault="00FB65A4">
            <w:pPr>
              <w:jc w:val="center"/>
            </w:pPr>
            <w:r>
              <w:t>0</w:t>
            </w:r>
          </w:p>
        </w:tc>
        <w:tc>
          <w:tcPr>
            <w:tcW w:w="1214" w:type="dxa"/>
          </w:tcPr>
          <w:p w14:paraId="662E691D" w14:textId="77777777" w:rsidR="00BC5EF3" w:rsidRDefault="00FB65A4">
            <w:pPr>
              <w:jc w:val="center"/>
            </w:pPr>
            <w:r>
              <w:t>1</w:t>
            </w:r>
          </w:p>
        </w:tc>
        <w:tc>
          <w:tcPr>
            <w:tcW w:w="1214" w:type="dxa"/>
          </w:tcPr>
          <w:p w14:paraId="662E691E" w14:textId="77777777" w:rsidR="00BC5EF3" w:rsidRDefault="00FB65A4">
            <w:pPr>
              <w:jc w:val="center"/>
            </w:pPr>
            <w:r>
              <w:t>0</w:t>
            </w:r>
          </w:p>
        </w:tc>
        <w:tc>
          <w:tcPr>
            <w:tcW w:w="1235" w:type="dxa"/>
          </w:tcPr>
          <w:p w14:paraId="662E691F" w14:textId="77777777" w:rsidR="00BC5EF3" w:rsidRDefault="00FB65A4">
            <w:pPr>
              <w:jc w:val="center"/>
            </w:pPr>
            <w:r>
              <w:t>1</w:t>
            </w:r>
          </w:p>
        </w:tc>
        <w:tc>
          <w:tcPr>
            <w:tcW w:w="1260" w:type="dxa"/>
          </w:tcPr>
          <w:p w14:paraId="662E6920" w14:textId="77777777" w:rsidR="00BC5EF3" w:rsidRDefault="00FB65A4">
            <w:pPr>
              <w:jc w:val="center"/>
            </w:pPr>
            <w:r>
              <w:t>1</w:t>
            </w:r>
          </w:p>
        </w:tc>
      </w:tr>
      <w:tr w:rsidR="00BC5EF3" w14:paraId="662E692A"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22" w14:textId="77777777" w:rsidR="00BC5EF3" w:rsidRDefault="00FB65A4">
            <w:pPr>
              <w:jc w:val="center"/>
            </w:pPr>
            <w:r>
              <w:t>2022</w:t>
            </w:r>
          </w:p>
        </w:tc>
        <w:tc>
          <w:tcPr>
            <w:tcW w:w="991" w:type="dxa"/>
          </w:tcPr>
          <w:p w14:paraId="662E6923" w14:textId="77777777" w:rsidR="00BC5EF3" w:rsidRDefault="00FB65A4">
            <w:pPr>
              <w:jc w:val="center"/>
            </w:pPr>
            <w:r>
              <w:t>Jun 01</w:t>
            </w:r>
          </w:p>
        </w:tc>
        <w:tc>
          <w:tcPr>
            <w:tcW w:w="0" w:type="auto"/>
          </w:tcPr>
          <w:p w14:paraId="662E6924" w14:textId="77777777" w:rsidR="00BC5EF3" w:rsidRDefault="00FB65A4">
            <w:pPr>
              <w:jc w:val="center"/>
            </w:pPr>
            <w:r>
              <w:t>2</w:t>
            </w:r>
          </w:p>
        </w:tc>
        <w:tc>
          <w:tcPr>
            <w:tcW w:w="0" w:type="auto"/>
          </w:tcPr>
          <w:p w14:paraId="662E6925" w14:textId="77777777" w:rsidR="00BC5EF3" w:rsidRDefault="00FB65A4">
            <w:pPr>
              <w:jc w:val="center"/>
            </w:pPr>
            <w:r>
              <w:t>0</w:t>
            </w:r>
          </w:p>
        </w:tc>
        <w:tc>
          <w:tcPr>
            <w:tcW w:w="1214" w:type="dxa"/>
          </w:tcPr>
          <w:p w14:paraId="662E6926" w14:textId="77777777" w:rsidR="00BC5EF3" w:rsidRDefault="00FB65A4">
            <w:pPr>
              <w:jc w:val="center"/>
            </w:pPr>
            <w:r>
              <w:t>0</w:t>
            </w:r>
          </w:p>
        </w:tc>
        <w:tc>
          <w:tcPr>
            <w:tcW w:w="1214" w:type="dxa"/>
          </w:tcPr>
          <w:p w14:paraId="662E6927" w14:textId="77777777" w:rsidR="00BC5EF3" w:rsidRDefault="00FB65A4">
            <w:pPr>
              <w:jc w:val="center"/>
            </w:pPr>
            <w:r>
              <w:t>0</w:t>
            </w:r>
          </w:p>
        </w:tc>
        <w:tc>
          <w:tcPr>
            <w:tcW w:w="1235" w:type="dxa"/>
          </w:tcPr>
          <w:p w14:paraId="662E6928" w14:textId="77777777" w:rsidR="00BC5EF3" w:rsidRDefault="00FB65A4">
            <w:pPr>
              <w:jc w:val="center"/>
            </w:pPr>
            <w:r>
              <w:t>1</w:t>
            </w:r>
          </w:p>
        </w:tc>
        <w:tc>
          <w:tcPr>
            <w:tcW w:w="1260" w:type="dxa"/>
          </w:tcPr>
          <w:p w14:paraId="662E6929" w14:textId="77777777" w:rsidR="00BC5EF3" w:rsidRDefault="00FB65A4">
            <w:pPr>
              <w:jc w:val="center"/>
            </w:pPr>
            <w:r>
              <w:t>0</w:t>
            </w:r>
          </w:p>
        </w:tc>
      </w:tr>
      <w:tr w:rsidR="00BC5EF3" w14:paraId="662E6933"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2B" w14:textId="77777777" w:rsidR="00BC5EF3" w:rsidRDefault="00FB65A4">
            <w:pPr>
              <w:jc w:val="center"/>
            </w:pPr>
            <w:r>
              <w:t>2022</w:t>
            </w:r>
          </w:p>
        </w:tc>
        <w:tc>
          <w:tcPr>
            <w:tcW w:w="991" w:type="dxa"/>
          </w:tcPr>
          <w:p w14:paraId="662E692C" w14:textId="77777777" w:rsidR="00BC5EF3" w:rsidRDefault="00FB65A4">
            <w:pPr>
              <w:jc w:val="center"/>
            </w:pPr>
            <w:r>
              <w:t>Jun 22</w:t>
            </w:r>
          </w:p>
        </w:tc>
        <w:tc>
          <w:tcPr>
            <w:tcW w:w="0" w:type="auto"/>
          </w:tcPr>
          <w:p w14:paraId="662E692D" w14:textId="77777777" w:rsidR="00BC5EF3" w:rsidRDefault="00FB65A4">
            <w:pPr>
              <w:jc w:val="center"/>
            </w:pPr>
            <w:r>
              <w:t>1</w:t>
            </w:r>
          </w:p>
        </w:tc>
        <w:tc>
          <w:tcPr>
            <w:tcW w:w="0" w:type="auto"/>
          </w:tcPr>
          <w:p w14:paraId="662E692E" w14:textId="77777777" w:rsidR="00BC5EF3" w:rsidRDefault="00FB65A4">
            <w:pPr>
              <w:jc w:val="center"/>
            </w:pPr>
            <w:r>
              <w:t>0</w:t>
            </w:r>
          </w:p>
        </w:tc>
        <w:tc>
          <w:tcPr>
            <w:tcW w:w="1214" w:type="dxa"/>
          </w:tcPr>
          <w:p w14:paraId="662E692F" w14:textId="77777777" w:rsidR="00BC5EF3" w:rsidRDefault="00FB65A4">
            <w:pPr>
              <w:jc w:val="center"/>
            </w:pPr>
            <w:r>
              <w:t>0</w:t>
            </w:r>
          </w:p>
        </w:tc>
        <w:tc>
          <w:tcPr>
            <w:tcW w:w="1214" w:type="dxa"/>
          </w:tcPr>
          <w:p w14:paraId="662E6930" w14:textId="77777777" w:rsidR="00BC5EF3" w:rsidRDefault="00FB65A4">
            <w:pPr>
              <w:jc w:val="center"/>
            </w:pPr>
            <w:r>
              <w:t>0</w:t>
            </w:r>
          </w:p>
        </w:tc>
        <w:tc>
          <w:tcPr>
            <w:tcW w:w="1235" w:type="dxa"/>
          </w:tcPr>
          <w:p w14:paraId="662E6931" w14:textId="77777777" w:rsidR="00BC5EF3" w:rsidRDefault="00FB65A4">
            <w:pPr>
              <w:jc w:val="center"/>
            </w:pPr>
            <w:r>
              <w:t>0</w:t>
            </w:r>
          </w:p>
        </w:tc>
        <w:tc>
          <w:tcPr>
            <w:tcW w:w="1260" w:type="dxa"/>
          </w:tcPr>
          <w:p w14:paraId="662E6932" w14:textId="77777777" w:rsidR="00BC5EF3" w:rsidRDefault="00FB65A4">
            <w:pPr>
              <w:jc w:val="center"/>
            </w:pPr>
            <w:r>
              <w:t>0</w:t>
            </w:r>
          </w:p>
        </w:tc>
      </w:tr>
      <w:tr w:rsidR="00BC5EF3" w14:paraId="662E693C"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34" w14:textId="77777777" w:rsidR="00BC5EF3" w:rsidRDefault="00FB65A4">
            <w:pPr>
              <w:jc w:val="center"/>
            </w:pPr>
            <w:r>
              <w:t>2022</w:t>
            </w:r>
          </w:p>
        </w:tc>
        <w:tc>
          <w:tcPr>
            <w:tcW w:w="991" w:type="dxa"/>
          </w:tcPr>
          <w:p w14:paraId="662E6935" w14:textId="77777777" w:rsidR="00BC5EF3" w:rsidRDefault="00FB65A4">
            <w:pPr>
              <w:jc w:val="center"/>
            </w:pPr>
            <w:r>
              <w:t>Total</w:t>
            </w:r>
          </w:p>
        </w:tc>
        <w:tc>
          <w:tcPr>
            <w:tcW w:w="0" w:type="auto"/>
          </w:tcPr>
          <w:p w14:paraId="662E6936" w14:textId="77777777" w:rsidR="00BC5EF3" w:rsidRDefault="00FB65A4">
            <w:pPr>
              <w:jc w:val="center"/>
            </w:pPr>
            <w:r>
              <w:t>18</w:t>
            </w:r>
          </w:p>
        </w:tc>
        <w:tc>
          <w:tcPr>
            <w:tcW w:w="0" w:type="auto"/>
          </w:tcPr>
          <w:p w14:paraId="662E6937" w14:textId="77777777" w:rsidR="00BC5EF3" w:rsidRDefault="00FB65A4">
            <w:pPr>
              <w:jc w:val="center"/>
            </w:pPr>
            <w:r>
              <w:t>2</w:t>
            </w:r>
          </w:p>
        </w:tc>
        <w:tc>
          <w:tcPr>
            <w:tcW w:w="1214" w:type="dxa"/>
          </w:tcPr>
          <w:p w14:paraId="662E6938" w14:textId="77777777" w:rsidR="00BC5EF3" w:rsidRDefault="00FB65A4">
            <w:pPr>
              <w:jc w:val="center"/>
            </w:pPr>
            <w:r>
              <w:t>22</w:t>
            </w:r>
          </w:p>
        </w:tc>
        <w:tc>
          <w:tcPr>
            <w:tcW w:w="1214" w:type="dxa"/>
          </w:tcPr>
          <w:p w14:paraId="662E6939" w14:textId="77777777" w:rsidR="00BC5EF3" w:rsidRDefault="00FB65A4">
            <w:pPr>
              <w:jc w:val="center"/>
            </w:pPr>
            <w:r>
              <w:t>3</w:t>
            </w:r>
          </w:p>
        </w:tc>
        <w:tc>
          <w:tcPr>
            <w:tcW w:w="1235" w:type="dxa"/>
          </w:tcPr>
          <w:p w14:paraId="662E693A" w14:textId="77777777" w:rsidR="00BC5EF3" w:rsidRDefault="00FB65A4">
            <w:pPr>
              <w:jc w:val="center"/>
            </w:pPr>
            <w:r>
              <w:t>6</w:t>
            </w:r>
          </w:p>
        </w:tc>
        <w:tc>
          <w:tcPr>
            <w:tcW w:w="1260" w:type="dxa"/>
          </w:tcPr>
          <w:p w14:paraId="662E693B" w14:textId="77777777" w:rsidR="00BC5EF3" w:rsidRDefault="00FB65A4">
            <w:pPr>
              <w:jc w:val="center"/>
            </w:pPr>
            <w:r>
              <w:t>1</w:t>
            </w:r>
          </w:p>
        </w:tc>
      </w:tr>
      <w:tr w:rsidR="00BC5EF3" w14:paraId="662E6945"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3D" w14:textId="77777777" w:rsidR="00BC5EF3" w:rsidRDefault="00FB65A4">
            <w:pPr>
              <w:jc w:val="center"/>
            </w:pPr>
            <w:r>
              <w:t>2023</w:t>
            </w:r>
          </w:p>
        </w:tc>
        <w:tc>
          <w:tcPr>
            <w:tcW w:w="991" w:type="dxa"/>
          </w:tcPr>
          <w:p w14:paraId="662E693E" w14:textId="77777777" w:rsidR="00BC5EF3" w:rsidRDefault="00FB65A4">
            <w:pPr>
              <w:jc w:val="center"/>
            </w:pPr>
            <w:r>
              <w:t>Feb 01</w:t>
            </w:r>
          </w:p>
        </w:tc>
        <w:tc>
          <w:tcPr>
            <w:tcW w:w="0" w:type="auto"/>
          </w:tcPr>
          <w:p w14:paraId="662E693F" w14:textId="77777777" w:rsidR="00BC5EF3" w:rsidRDefault="00FB65A4">
            <w:pPr>
              <w:jc w:val="center"/>
            </w:pPr>
            <w:r>
              <w:t>4</w:t>
            </w:r>
          </w:p>
        </w:tc>
        <w:tc>
          <w:tcPr>
            <w:tcW w:w="0" w:type="auto"/>
          </w:tcPr>
          <w:p w14:paraId="662E6940" w14:textId="77777777" w:rsidR="00BC5EF3" w:rsidRDefault="00FB65A4">
            <w:pPr>
              <w:jc w:val="center"/>
            </w:pPr>
            <w:r>
              <w:t>0</w:t>
            </w:r>
          </w:p>
        </w:tc>
        <w:tc>
          <w:tcPr>
            <w:tcW w:w="1214" w:type="dxa"/>
          </w:tcPr>
          <w:p w14:paraId="662E6941" w14:textId="77777777" w:rsidR="00BC5EF3" w:rsidRDefault="00FB65A4">
            <w:pPr>
              <w:jc w:val="center"/>
            </w:pPr>
            <w:r>
              <w:t>0</w:t>
            </w:r>
          </w:p>
        </w:tc>
        <w:tc>
          <w:tcPr>
            <w:tcW w:w="1214" w:type="dxa"/>
          </w:tcPr>
          <w:p w14:paraId="662E6942" w14:textId="77777777" w:rsidR="00BC5EF3" w:rsidRDefault="00FB65A4">
            <w:pPr>
              <w:jc w:val="center"/>
            </w:pPr>
            <w:r>
              <w:t>0</w:t>
            </w:r>
          </w:p>
        </w:tc>
        <w:tc>
          <w:tcPr>
            <w:tcW w:w="1235" w:type="dxa"/>
          </w:tcPr>
          <w:p w14:paraId="662E6943" w14:textId="77777777" w:rsidR="00BC5EF3" w:rsidRDefault="00FB65A4">
            <w:pPr>
              <w:jc w:val="center"/>
            </w:pPr>
            <w:r>
              <w:t>0</w:t>
            </w:r>
          </w:p>
        </w:tc>
        <w:tc>
          <w:tcPr>
            <w:tcW w:w="1260" w:type="dxa"/>
          </w:tcPr>
          <w:p w14:paraId="662E6944" w14:textId="77777777" w:rsidR="00BC5EF3" w:rsidRDefault="00FB65A4">
            <w:pPr>
              <w:jc w:val="center"/>
            </w:pPr>
            <w:r>
              <w:t>0</w:t>
            </w:r>
          </w:p>
        </w:tc>
      </w:tr>
      <w:tr w:rsidR="00BC5EF3" w14:paraId="662E694E"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46" w14:textId="77777777" w:rsidR="00BC5EF3" w:rsidRDefault="00FB65A4">
            <w:pPr>
              <w:jc w:val="center"/>
            </w:pPr>
            <w:r>
              <w:t>2023</w:t>
            </w:r>
          </w:p>
        </w:tc>
        <w:tc>
          <w:tcPr>
            <w:tcW w:w="991" w:type="dxa"/>
          </w:tcPr>
          <w:p w14:paraId="662E6947" w14:textId="77777777" w:rsidR="00BC5EF3" w:rsidRDefault="00FB65A4">
            <w:pPr>
              <w:jc w:val="center"/>
            </w:pPr>
            <w:r>
              <w:t>Feb 08</w:t>
            </w:r>
          </w:p>
        </w:tc>
        <w:tc>
          <w:tcPr>
            <w:tcW w:w="0" w:type="auto"/>
          </w:tcPr>
          <w:p w14:paraId="662E6948" w14:textId="77777777" w:rsidR="00BC5EF3" w:rsidRDefault="00FB65A4">
            <w:pPr>
              <w:jc w:val="center"/>
            </w:pPr>
            <w:r>
              <w:t>6</w:t>
            </w:r>
          </w:p>
        </w:tc>
        <w:tc>
          <w:tcPr>
            <w:tcW w:w="0" w:type="auto"/>
          </w:tcPr>
          <w:p w14:paraId="662E6949" w14:textId="77777777" w:rsidR="00BC5EF3" w:rsidRDefault="00FB65A4">
            <w:pPr>
              <w:jc w:val="center"/>
            </w:pPr>
            <w:r>
              <w:t>0</w:t>
            </w:r>
          </w:p>
        </w:tc>
        <w:tc>
          <w:tcPr>
            <w:tcW w:w="1214" w:type="dxa"/>
          </w:tcPr>
          <w:p w14:paraId="662E694A" w14:textId="77777777" w:rsidR="00BC5EF3" w:rsidRDefault="00FB65A4">
            <w:pPr>
              <w:jc w:val="center"/>
            </w:pPr>
            <w:r>
              <w:t>2</w:t>
            </w:r>
          </w:p>
        </w:tc>
        <w:tc>
          <w:tcPr>
            <w:tcW w:w="1214" w:type="dxa"/>
          </w:tcPr>
          <w:p w14:paraId="662E694B" w14:textId="77777777" w:rsidR="00BC5EF3" w:rsidRDefault="00FB65A4">
            <w:pPr>
              <w:jc w:val="center"/>
            </w:pPr>
            <w:r>
              <w:t>1</w:t>
            </w:r>
          </w:p>
        </w:tc>
        <w:tc>
          <w:tcPr>
            <w:tcW w:w="1235" w:type="dxa"/>
          </w:tcPr>
          <w:p w14:paraId="662E694C" w14:textId="77777777" w:rsidR="00BC5EF3" w:rsidRDefault="00FB65A4">
            <w:pPr>
              <w:jc w:val="center"/>
            </w:pPr>
            <w:r>
              <w:t>0</w:t>
            </w:r>
          </w:p>
        </w:tc>
        <w:tc>
          <w:tcPr>
            <w:tcW w:w="1260" w:type="dxa"/>
          </w:tcPr>
          <w:p w14:paraId="662E694D" w14:textId="77777777" w:rsidR="00BC5EF3" w:rsidRDefault="00FB65A4">
            <w:pPr>
              <w:jc w:val="center"/>
            </w:pPr>
            <w:r>
              <w:t>0</w:t>
            </w:r>
          </w:p>
        </w:tc>
      </w:tr>
      <w:tr w:rsidR="00BC5EF3" w14:paraId="662E6957"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4F" w14:textId="77777777" w:rsidR="00BC5EF3" w:rsidRDefault="00FB65A4">
            <w:pPr>
              <w:jc w:val="center"/>
            </w:pPr>
            <w:r>
              <w:t>2023</w:t>
            </w:r>
          </w:p>
        </w:tc>
        <w:tc>
          <w:tcPr>
            <w:tcW w:w="991" w:type="dxa"/>
          </w:tcPr>
          <w:p w14:paraId="662E6950" w14:textId="77777777" w:rsidR="00BC5EF3" w:rsidRDefault="00FB65A4">
            <w:pPr>
              <w:jc w:val="center"/>
            </w:pPr>
            <w:r>
              <w:t>Feb 16</w:t>
            </w:r>
          </w:p>
        </w:tc>
        <w:tc>
          <w:tcPr>
            <w:tcW w:w="0" w:type="auto"/>
          </w:tcPr>
          <w:p w14:paraId="662E6951" w14:textId="77777777" w:rsidR="00BC5EF3" w:rsidRDefault="00FB65A4">
            <w:pPr>
              <w:jc w:val="center"/>
            </w:pPr>
            <w:r>
              <w:t>1</w:t>
            </w:r>
          </w:p>
        </w:tc>
        <w:tc>
          <w:tcPr>
            <w:tcW w:w="0" w:type="auto"/>
          </w:tcPr>
          <w:p w14:paraId="662E6952" w14:textId="77777777" w:rsidR="00BC5EF3" w:rsidRDefault="00FB65A4">
            <w:pPr>
              <w:jc w:val="center"/>
            </w:pPr>
            <w:r>
              <w:t>0</w:t>
            </w:r>
          </w:p>
        </w:tc>
        <w:tc>
          <w:tcPr>
            <w:tcW w:w="1214" w:type="dxa"/>
          </w:tcPr>
          <w:p w14:paraId="662E6953" w14:textId="77777777" w:rsidR="00BC5EF3" w:rsidRDefault="00FB65A4">
            <w:pPr>
              <w:jc w:val="center"/>
            </w:pPr>
            <w:r>
              <w:t>1</w:t>
            </w:r>
          </w:p>
        </w:tc>
        <w:tc>
          <w:tcPr>
            <w:tcW w:w="1214" w:type="dxa"/>
          </w:tcPr>
          <w:p w14:paraId="662E6954" w14:textId="77777777" w:rsidR="00BC5EF3" w:rsidRDefault="00FB65A4">
            <w:pPr>
              <w:jc w:val="center"/>
            </w:pPr>
            <w:r>
              <w:t>0</w:t>
            </w:r>
          </w:p>
        </w:tc>
        <w:tc>
          <w:tcPr>
            <w:tcW w:w="1235" w:type="dxa"/>
          </w:tcPr>
          <w:p w14:paraId="662E6955" w14:textId="77777777" w:rsidR="00BC5EF3" w:rsidRDefault="00FB65A4">
            <w:pPr>
              <w:jc w:val="center"/>
            </w:pPr>
            <w:r>
              <w:t>0</w:t>
            </w:r>
          </w:p>
        </w:tc>
        <w:tc>
          <w:tcPr>
            <w:tcW w:w="1260" w:type="dxa"/>
          </w:tcPr>
          <w:p w14:paraId="662E6956" w14:textId="77777777" w:rsidR="00BC5EF3" w:rsidRDefault="00FB65A4">
            <w:pPr>
              <w:jc w:val="center"/>
            </w:pPr>
            <w:r>
              <w:t>0</w:t>
            </w:r>
          </w:p>
        </w:tc>
      </w:tr>
      <w:tr w:rsidR="00BC5EF3" w14:paraId="662E6960"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58" w14:textId="77777777" w:rsidR="00BC5EF3" w:rsidRDefault="00FB65A4">
            <w:pPr>
              <w:jc w:val="center"/>
            </w:pPr>
            <w:r>
              <w:t>2023</w:t>
            </w:r>
          </w:p>
        </w:tc>
        <w:tc>
          <w:tcPr>
            <w:tcW w:w="991" w:type="dxa"/>
          </w:tcPr>
          <w:p w14:paraId="662E6959" w14:textId="77777777" w:rsidR="00BC5EF3" w:rsidRDefault="00FB65A4">
            <w:pPr>
              <w:jc w:val="center"/>
            </w:pPr>
            <w:r>
              <w:t>Mar 02</w:t>
            </w:r>
          </w:p>
        </w:tc>
        <w:tc>
          <w:tcPr>
            <w:tcW w:w="0" w:type="auto"/>
          </w:tcPr>
          <w:p w14:paraId="662E695A" w14:textId="77777777" w:rsidR="00BC5EF3" w:rsidRDefault="00FB65A4">
            <w:pPr>
              <w:jc w:val="center"/>
            </w:pPr>
            <w:r>
              <w:t>4</w:t>
            </w:r>
          </w:p>
        </w:tc>
        <w:tc>
          <w:tcPr>
            <w:tcW w:w="0" w:type="auto"/>
          </w:tcPr>
          <w:p w14:paraId="662E695B" w14:textId="77777777" w:rsidR="00BC5EF3" w:rsidRDefault="00FB65A4">
            <w:pPr>
              <w:jc w:val="center"/>
            </w:pPr>
            <w:r>
              <w:t>0</w:t>
            </w:r>
          </w:p>
        </w:tc>
        <w:tc>
          <w:tcPr>
            <w:tcW w:w="1214" w:type="dxa"/>
          </w:tcPr>
          <w:p w14:paraId="662E695C" w14:textId="77777777" w:rsidR="00BC5EF3" w:rsidRDefault="00FB65A4">
            <w:pPr>
              <w:jc w:val="center"/>
            </w:pPr>
            <w:r>
              <w:t>0</w:t>
            </w:r>
          </w:p>
        </w:tc>
        <w:tc>
          <w:tcPr>
            <w:tcW w:w="1214" w:type="dxa"/>
          </w:tcPr>
          <w:p w14:paraId="662E695D" w14:textId="77777777" w:rsidR="00BC5EF3" w:rsidRDefault="00FB65A4">
            <w:pPr>
              <w:jc w:val="center"/>
            </w:pPr>
            <w:r>
              <w:t>1</w:t>
            </w:r>
          </w:p>
        </w:tc>
        <w:tc>
          <w:tcPr>
            <w:tcW w:w="1235" w:type="dxa"/>
          </w:tcPr>
          <w:p w14:paraId="662E695E" w14:textId="77777777" w:rsidR="00BC5EF3" w:rsidRDefault="00FB65A4">
            <w:pPr>
              <w:jc w:val="center"/>
            </w:pPr>
            <w:r>
              <w:t>0</w:t>
            </w:r>
          </w:p>
        </w:tc>
        <w:tc>
          <w:tcPr>
            <w:tcW w:w="1260" w:type="dxa"/>
          </w:tcPr>
          <w:p w14:paraId="662E695F" w14:textId="77777777" w:rsidR="00BC5EF3" w:rsidRDefault="00FB65A4">
            <w:pPr>
              <w:jc w:val="center"/>
            </w:pPr>
            <w:r>
              <w:t>0</w:t>
            </w:r>
          </w:p>
        </w:tc>
      </w:tr>
      <w:tr w:rsidR="00BC5EF3" w14:paraId="662E696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61" w14:textId="77777777" w:rsidR="00BC5EF3" w:rsidRDefault="00FB65A4">
            <w:pPr>
              <w:jc w:val="center"/>
            </w:pPr>
            <w:r>
              <w:t>2023</w:t>
            </w:r>
          </w:p>
        </w:tc>
        <w:tc>
          <w:tcPr>
            <w:tcW w:w="991" w:type="dxa"/>
          </w:tcPr>
          <w:p w14:paraId="662E6962" w14:textId="77777777" w:rsidR="00BC5EF3" w:rsidRDefault="00FB65A4">
            <w:pPr>
              <w:jc w:val="center"/>
            </w:pPr>
            <w:r>
              <w:t>Mar 09</w:t>
            </w:r>
          </w:p>
        </w:tc>
        <w:tc>
          <w:tcPr>
            <w:tcW w:w="0" w:type="auto"/>
          </w:tcPr>
          <w:p w14:paraId="662E6963" w14:textId="77777777" w:rsidR="00BC5EF3" w:rsidRDefault="00FB65A4">
            <w:pPr>
              <w:jc w:val="center"/>
            </w:pPr>
            <w:r>
              <w:t>1</w:t>
            </w:r>
          </w:p>
        </w:tc>
        <w:tc>
          <w:tcPr>
            <w:tcW w:w="0" w:type="auto"/>
          </w:tcPr>
          <w:p w14:paraId="662E6964" w14:textId="77777777" w:rsidR="00BC5EF3" w:rsidRDefault="00FB65A4">
            <w:pPr>
              <w:jc w:val="center"/>
            </w:pPr>
            <w:r>
              <w:t>0</w:t>
            </w:r>
          </w:p>
        </w:tc>
        <w:tc>
          <w:tcPr>
            <w:tcW w:w="1214" w:type="dxa"/>
          </w:tcPr>
          <w:p w14:paraId="662E6965" w14:textId="77777777" w:rsidR="00BC5EF3" w:rsidRDefault="00FB65A4">
            <w:pPr>
              <w:jc w:val="center"/>
            </w:pPr>
            <w:r>
              <w:t>1</w:t>
            </w:r>
          </w:p>
        </w:tc>
        <w:tc>
          <w:tcPr>
            <w:tcW w:w="1214" w:type="dxa"/>
          </w:tcPr>
          <w:p w14:paraId="662E6966" w14:textId="77777777" w:rsidR="00BC5EF3" w:rsidRDefault="00FB65A4">
            <w:pPr>
              <w:jc w:val="center"/>
            </w:pPr>
            <w:r>
              <w:t>0</w:t>
            </w:r>
          </w:p>
        </w:tc>
        <w:tc>
          <w:tcPr>
            <w:tcW w:w="1235" w:type="dxa"/>
          </w:tcPr>
          <w:p w14:paraId="662E6967" w14:textId="77777777" w:rsidR="00BC5EF3" w:rsidRDefault="00FB65A4">
            <w:pPr>
              <w:jc w:val="center"/>
            </w:pPr>
            <w:r>
              <w:t>0</w:t>
            </w:r>
          </w:p>
        </w:tc>
        <w:tc>
          <w:tcPr>
            <w:tcW w:w="1260" w:type="dxa"/>
          </w:tcPr>
          <w:p w14:paraId="662E6968" w14:textId="77777777" w:rsidR="00BC5EF3" w:rsidRDefault="00FB65A4">
            <w:pPr>
              <w:jc w:val="center"/>
            </w:pPr>
            <w:r>
              <w:t>0</w:t>
            </w:r>
          </w:p>
        </w:tc>
      </w:tr>
      <w:tr w:rsidR="00BC5EF3" w14:paraId="662E6972"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6A" w14:textId="77777777" w:rsidR="00BC5EF3" w:rsidRDefault="00FB65A4">
            <w:pPr>
              <w:jc w:val="center"/>
            </w:pPr>
            <w:r>
              <w:t>2023</w:t>
            </w:r>
          </w:p>
        </w:tc>
        <w:tc>
          <w:tcPr>
            <w:tcW w:w="991" w:type="dxa"/>
          </w:tcPr>
          <w:p w14:paraId="662E696B" w14:textId="77777777" w:rsidR="00BC5EF3" w:rsidRDefault="00FB65A4">
            <w:pPr>
              <w:jc w:val="center"/>
            </w:pPr>
            <w:r>
              <w:t>Mar 16</w:t>
            </w:r>
          </w:p>
        </w:tc>
        <w:tc>
          <w:tcPr>
            <w:tcW w:w="0" w:type="auto"/>
          </w:tcPr>
          <w:p w14:paraId="662E696C" w14:textId="77777777" w:rsidR="00BC5EF3" w:rsidRDefault="00FB65A4">
            <w:pPr>
              <w:jc w:val="center"/>
            </w:pPr>
            <w:r>
              <w:t>0</w:t>
            </w:r>
          </w:p>
        </w:tc>
        <w:tc>
          <w:tcPr>
            <w:tcW w:w="0" w:type="auto"/>
          </w:tcPr>
          <w:p w14:paraId="662E696D" w14:textId="77777777" w:rsidR="00BC5EF3" w:rsidRDefault="00FB65A4">
            <w:pPr>
              <w:jc w:val="center"/>
            </w:pPr>
            <w:r>
              <w:t>0</w:t>
            </w:r>
          </w:p>
        </w:tc>
        <w:tc>
          <w:tcPr>
            <w:tcW w:w="1214" w:type="dxa"/>
          </w:tcPr>
          <w:p w14:paraId="662E696E" w14:textId="77777777" w:rsidR="00BC5EF3" w:rsidRDefault="00FB65A4">
            <w:pPr>
              <w:jc w:val="center"/>
            </w:pPr>
            <w:r>
              <w:t>0</w:t>
            </w:r>
          </w:p>
        </w:tc>
        <w:tc>
          <w:tcPr>
            <w:tcW w:w="1214" w:type="dxa"/>
          </w:tcPr>
          <w:p w14:paraId="662E696F" w14:textId="77777777" w:rsidR="00BC5EF3" w:rsidRDefault="00FB65A4">
            <w:pPr>
              <w:jc w:val="center"/>
            </w:pPr>
            <w:r>
              <w:t>0</w:t>
            </w:r>
          </w:p>
        </w:tc>
        <w:tc>
          <w:tcPr>
            <w:tcW w:w="1235" w:type="dxa"/>
          </w:tcPr>
          <w:p w14:paraId="662E6970" w14:textId="77777777" w:rsidR="00BC5EF3" w:rsidRDefault="00FB65A4">
            <w:pPr>
              <w:jc w:val="center"/>
            </w:pPr>
            <w:r>
              <w:t>0</w:t>
            </w:r>
          </w:p>
        </w:tc>
        <w:tc>
          <w:tcPr>
            <w:tcW w:w="1260" w:type="dxa"/>
          </w:tcPr>
          <w:p w14:paraId="662E6971" w14:textId="77777777" w:rsidR="00BC5EF3" w:rsidRDefault="00FB65A4">
            <w:pPr>
              <w:jc w:val="center"/>
            </w:pPr>
            <w:r>
              <w:t>0</w:t>
            </w:r>
          </w:p>
        </w:tc>
      </w:tr>
      <w:tr w:rsidR="00BC5EF3" w14:paraId="662E697B"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73" w14:textId="77777777" w:rsidR="00BC5EF3" w:rsidRDefault="00FB65A4">
            <w:pPr>
              <w:jc w:val="center"/>
            </w:pPr>
            <w:r>
              <w:t>2023</w:t>
            </w:r>
          </w:p>
        </w:tc>
        <w:tc>
          <w:tcPr>
            <w:tcW w:w="991" w:type="dxa"/>
          </w:tcPr>
          <w:p w14:paraId="662E6974" w14:textId="77777777" w:rsidR="00BC5EF3" w:rsidRDefault="00FB65A4">
            <w:pPr>
              <w:jc w:val="center"/>
            </w:pPr>
            <w:r>
              <w:t>Mar 23</w:t>
            </w:r>
          </w:p>
        </w:tc>
        <w:tc>
          <w:tcPr>
            <w:tcW w:w="0" w:type="auto"/>
          </w:tcPr>
          <w:p w14:paraId="662E6975" w14:textId="77777777" w:rsidR="00BC5EF3" w:rsidRDefault="00FB65A4">
            <w:pPr>
              <w:jc w:val="center"/>
            </w:pPr>
            <w:r>
              <w:t>4</w:t>
            </w:r>
          </w:p>
        </w:tc>
        <w:tc>
          <w:tcPr>
            <w:tcW w:w="0" w:type="auto"/>
          </w:tcPr>
          <w:p w14:paraId="662E6976" w14:textId="77777777" w:rsidR="00BC5EF3" w:rsidRDefault="00FB65A4">
            <w:pPr>
              <w:jc w:val="center"/>
            </w:pPr>
            <w:r>
              <w:t>0</w:t>
            </w:r>
          </w:p>
        </w:tc>
        <w:tc>
          <w:tcPr>
            <w:tcW w:w="1214" w:type="dxa"/>
          </w:tcPr>
          <w:p w14:paraId="662E6977" w14:textId="77777777" w:rsidR="00BC5EF3" w:rsidRDefault="00FB65A4">
            <w:pPr>
              <w:jc w:val="center"/>
            </w:pPr>
            <w:r>
              <w:t>0</w:t>
            </w:r>
          </w:p>
        </w:tc>
        <w:tc>
          <w:tcPr>
            <w:tcW w:w="1214" w:type="dxa"/>
          </w:tcPr>
          <w:p w14:paraId="662E6978" w14:textId="77777777" w:rsidR="00BC5EF3" w:rsidRDefault="00FB65A4">
            <w:pPr>
              <w:jc w:val="center"/>
            </w:pPr>
            <w:r>
              <w:t>0</w:t>
            </w:r>
          </w:p>
        </w:tc>
        <w:tc>
          <w:tcPr>
            <w:tcW w:w="1235" w:type="dxa"/>
          </w:tcPr>
          <w:p w14:paraId="662E6979" w14:textId="77777777" w:rsidR="00BC5EF3" w:rsidRDefault="00FB65A4">
            <w:pPr>
              <w:jc w:val="center"/>
            </w:pPr>
            <w:r>
              <w:t>0</w:t>
            </w:r>
          </w:p>
        </w:tc>
        <w:tc>
          <w:tcPr>
            <w:tcW w:w="1260" w:type="dxa"/>
          </w:tcPr>
          <w:p w14:paraId="662E697A" w14:textId="77777777" w:rsidR="00BC5EF3" w:rsidRDefault="00FB65A4">
            <w:pPr>
              <w:jc w:val="center"/>
            </w:pPr>
            <w:r>
              <w:t>0</w:t>
            </w:r>
          </w:p>
        </w:tc>
      </w:tr>
      <w:tr w:rsidR="00BC5EF3" w14:paraId="662E6984"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7C" w14:textId="77777777" w:rsidR="00BC5EF3" w:rsidRDefault="00FB65A4">
            <w:pPr>
              <w:jc w:val="center"/>
            </w:pPr>
            <w:r>
              <w:t>2023</w:t>
            </w:r>
          </w:p>
        </w:tc>
        <w:tc>
          <w:tcPr>
            <w:tcW w:w="991" w:type="dxa"/>
          </w:tcPr>
          <w:p w14:paraId="662E697D" w14:textId="77777777" w:rsidR="00BC5EF3" w:rsidRDefault="00FB65A4">
            <w:pPr>
              <w:jc w:val="center"/>
            </w:pPr>
            <w:r>
              <w:t>Mar 30</w:t>
            </w:r>
          </w:p>
        </w:tc>
        <w:tc>
          <w:tcPr>
            <w:tcW w:w="0" w:type="auto"/>
          </w:tcPr>
          <w:p w14:paraId="662E697E" w14:textId="77777777" w:rsidR="00BC5EF3" w:rsidRDefault="00FB65A4">
            <w:pPr>
              <w:jc w:val="center"/>
            </w:pPr>
            <w:r>
              <w:t>2</w:t>
            </w:r>
          </w:p>
        </w:tc>
        <w:tc>
          <w:tcPr>
            <w:tcW w:w="0" w:type="auto"/>
          </w:tcPr>
          <w:p w14:paraId="662E697F" w14:textId="77777777" w:rsidR="00BC5EF3" w:rsidRDefault="00FB65A4">
            <w:pPr>
              <w:jc w:val="center"/>
            </w:pPr>
            <w:r>
              <w:t>0</w:t>
            </w:r>
          </w:p>
        </w:tc>
        <w:tc>
          <w:tcPr>
            <w:tcW w:w="1214" w:type="dxa"/>
          </w:tcPr>
          <w:p w14:paraId="662E6980" w14:textId="77777777" w:rsidR="00BC5EF3" w:rsidRDefault="00FB65A4">
            <w:pPr>
              <w:jc w:val="center"/>
            </w:pPr>
            <w:r>
              <w:t>6</w:t>
            </w:r>
          </w:p>
        </w:tc>
        <w:tc>
          <w:tcPr>
            <w:tcW w:w="1214" w:type="dxa"/>
          </w:tcPr>
          <w:p w14:paraId="662E6981" w14:textId="77777777" w:rsidR="00BC5EF3" w:rsidRDefault="00FB65A4">
            <w:pPr>
              <w:jc w:val="center"/>
            </w:pPr>
            <w:r>
              <w:t>0</w:t>
            </w:r>
          </w:p>
        </w:tc>
        <w:tc>
          <w:tcPr>
            <w:tcW w:w="1235" w:type="dxa"/>
          </w:tcPr>
          <w:p w14:paraId="662E6982" w14:textId="77777777" w:rsidR="00BC5EF3" w:rsidRDefault="00FB65A4">
            <w:pPr>
              <w:jc w:val="center"/>
            </w:pPr>
            <w:r>
              <w:t>0</w:t>
            </w:r>
          </w:p>
        </w:tc>
        <w:tc>
          <w:tcPr>
            <w:tcW w:w="1260" w:type="dxa"/>
          </w:tcPr>
          <w:p w14:paraId="662E6983" w14:textId="77777777" w:rsidR="00BC5EF3" w:rsidRDefault="00FB65A4">
            <w:pPr>
              <w:jc w:val="center"/>
            </w:pPr>
            <w:r>
              <w:t>0</w:t>
            </w:r>
          </w:p>
        </w:tc>
      </w:tr>
      <w:tr w:rsidR="00BC5EF3" w14:paraId="662E698D"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85" w14:textId="77777777" w:rsidR="00BC5EF3" w:rsidRDefault="00FB65A4">
            <w:pPr>
              <w:jc w:val="center"/>
            </w:pPr>
            <w:r>
              <w:t>2023</w:t>
            </w:r>
          </w:p>
        </w:tc>
        <w:tc>
          <w:tcPr>
            <w:tcW w:w="991" w:type="dxa"/>
          </w:tcPr>
          <w:p w14:paraId="662E6986" w14:textId="77777777" w:rsidR="00BC5EF3" w:rsidRDefault="00FB65A4">
            <w:pPr>
              <w:jc w:val="center"/>
            </w:pPr>
            <w:r>
              <w:t>Apr 06</w:t>
            </w:r>
          </w:p>
        </w:tc>
        <w:tc>
          <w:tcPr>
            <w:tcW w:w="0" w:type="auto"/>
          </w:tcPr>
          <w:p w14:paraId="662E6987" w14:textId="77777777" w:rsidR="00BC5EF3" w:rsidRDefault="00FB65A4">
            <w:pPr>
              <w:jc w:val="center"/>
            </w:pPr>
            <w:r>
              <w:t>3</w:t>
            </w:r>
          </w:p>
        </w:tc>
        <w:tc>
          <w:tcPr>
            <w:tcW w:w="0" w:type="auto"/>
          </w:tcPr>
          <w:p w14:paraId="662E6988" w14:textId="77777777" w:rsidR="00BC5EF3" w:rsidRDefault="00FB65A4">
            <w:pPr>
              <w:jc w:val="center"/>
            </w:pPr>
            <w:r>
              <w:t>0</w:t>
            </w:r>
          </w:p>
        </w:tc>
        <w:tc>
          <w:tcPr>
            <w:tcW w:w="1214" w:type="dxa"/>
          </w:tcPr>
          <w:p w14:paraId="662E6989" w14:textId="77777777" w:rsidR="00BC5EF3" w:rsidRDefault="00FB65A4">
            <w:pPr>
              <w:jc w:val="center"/>
            </w:pPr>
            <w:r>
              <w:t>11</w:t>
            </w:r>
          </w:p>
        </w:tc>
        <w:tc>
          <w:tcPr>
            <w:tcW w:w="1214" w:type="dxa"/>
          </w:tcPr>
          <w:p w14:paraId="662E698A" w14:textId="77777777" w:rsidR="00BC5EF3" w:rsidRDefault="00FB65A4">
            <w:pPr>
              <w:jc w:val="center"/>
            </w:pPr>
            <w:r>
              <w:t>0</w:t>
            </w:r>
          </w:p>
        </w:tc>
        <w:tc>
          <w:tcPr>
            <w:tcW w:w="1235" w:type="dxa"/>
          </w:tcPr>
          <w:p w14:paraId="662E698B" w14:textId="77777777" w:rsidR="00BC5EF3" w:rsidRDefault="00FB65A4">
            <w:pPr>
              <w:jc w:val="center"/>
            </w:pPr>
            <w:r>
              <w:t>0</w:t>
            </w:r>
          </w:p>
        </w:tc>
        <w:tc>
          <w:tcPr>
            <w:tcW w:w="1260" w:type="dxa"/>
          </w:tcPr>
          <w:p w14:paraId="662E698C" w14:textId="77777777" w:rsidR="00BC5EF3" w:rsidRDefault="00FB65A4">
            <w:pPr>
              <w:jc w:val="center"/>
            </w:pPr>
            <w:r>
              <w:t>0</w:t>
            </w:r>
          </w:p>
        </w:tc>
      </w:tr>
      <w:tr w:rsidR="00BC5EF3" w14:paraId="662E6996"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8E" w14:textId="77777777" w:rsidR="00BC5EF3" w:rsidRDefault="00FB65A4">
            <w:pPr>
              <w:jc w:val="center"/>
            </w:pPr>
            <w:r>
              <w:t>2023</w:t>
            </w:r>
          </w:p>
        </w:tc>
        <w:tc>
          <w:tcPr>
            <w:tcW w:w="991" w:type="dxa"/>
          </w:tcPr>
          <w:p w14:paraId="662E698F" w14:textId="77777777" w:rsidR="00BC5EF3" w:rsidRDefault="00FB65A4">
            <w:pPr>
              <w:jc w:val="center"/>
            </w:pPr>
            <w:r>
              <w:t>Apr 13</w:t>
            </w:r>
          </w:p>
        </w:tc>
        <w:tc>
          <w:tcPr>
            <w:tcW w:w="0" w:type="auto"/>
          </w:tcPr>
          <w:p w14:paraId="662E6990" w14:textId="77777777" w:rsidR="00BC5EF3" w:rsidRDefault="00FB65A4">
            <w:pPr>
              <w:jc w:val="center"/>
            </w:pPr>
            <w:r>
              <w:t>5</w:t>
            </w:r>
          </w:p>
        </w:tc>
        <w:tc>
          <w:tcPr>
            <w:tcW w:w="0" w:type="auto"/>
          </w:tcPr>
          <w:p w14:paraId="662E6991" w14:textId="77777777" w:rsidR="00BC5EF3" w:rsidRDefault="00FB65A4">
            <w:pPr>
              <w:jc w:val="center"/>
            </w:pPr>
            <w:r>
              <w:t>0</w:t>
            </w:r>
          </w:p>
        </w:tc>
        <w:tc>
          <w:tcPr>
            <w:tcW w:w="1214" w:type="dxa"/>
          </w:tcPr>
          <w:p w14:paraId="662E6992" w14:textId="77777777" w:rsidR="00BC5EF3" w:rsidRDefault="00FB65A4">
            <w:pPr>
              <w:jc w:val="center"/>
            </w:pPr>
            <w:r>
              <w:t>5</w:t>
            </w:r>
          </w:p>
        </w:tc>
        <w:tc>
          <w:tcPr>
            <w:tcW w:w="1214" w:type="dxa"/>
          </w:tcPr>
          <w:p w14:paraId="662E6993" w14:textId="77777777" w:rsidR="00BC5EF3" w:rsidRDefault="00FB65A4">
            <w:pPr>
              <w:jc w:val="center"/>
            </w:pPr>
            <w:r>
              <w:t>0</w:t>
            </w:r>
          </w:p>
        </w:tc>
        <w:tc>
          <w:tcPr>
            <w:tcW w:w="1235" w:type="dxa"/>
          </w:tcPr>
          <w:p w14:paraId="662E6994" w14:textId="77777777" w:rsidR="00BC5EF3" w:rsidRDefault="00FB65A4">
            <w:pPr>
              <w:jc w:val="center"/>
            </w:pPr>
            <w:r>
              <w:t>1</w:t>
            </w:r>
          </w:p>
        </w:tc>
        <w:tc>
          <w:tcPr>
            <w:tcW w:w="1260" w:type="dxa"/>
          </w:tcPr>
          <w:p w14:paraId="662E6995" w14:textId="77777777" w:rsidR="00BC5EF3" w:rsidRDefault="00FB65A4">
            <w:pPr>
              <w:jc w:val="center"/>
            </w:pPr>
            <w:r>
              <w:t>0</w:t>
            </w:r>
          </w:p>
        </w:tc>
      </w:tr>
      <w:tr w:rsidR="00BC5EF3" w14:paraId="662E699F"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97" w14:textId="77777777" w:rsidR="00BC5EF3" w:rsidRDefault="00FB65A4">
            <w:pPr>
              <w:jc w:val="center"/>
            </w:pPr>
            <w:r>
              <w:t>2023</w:t>
            </w:r>
          </w:p>
        </w:tc>
        <w:tc>
          <w:tcPr>
            <w:tcW w:w="991" w:type="dxa"/>
          </w:tcPr>
          <w:p w14:paraId="662E6998" w14:textId="77777777" w:rsidR="00BC5EF3" w:rsidRDefault="00FB65A4">
            <w:pPr>
              <w:jc w:val="center"/>
            </w:pPr>
            <w:r>
              <w:t>Apr 20</w:t>
            </w:r>
          </w:p>
        </w:tc>
        <w:tc>
          <w:tcPr>
            <w:tcW w:w="0" w:type="auto"/>
          </w:tcPr>
          <w:p w14:paraId="662E6999" w14:textId="77777777" w:rsidR="00BC5EF3" w:rsidRDefault="00FB65A4">
            <w:pPr>
              <w:jc w:val="center"/>
            </w:pPr>
            <w:r>
              <w:t>2</w:t>
            </w:r>
          </w:p>
        </w:tc>
        <w:tc>
          <w:tcPr>
            <w:tcW w:w="0" w:type="auto"/>
          </w:tcPr>
          <w:p w14:paraId="662E699A" w14:textId="77777777" w:rsidR="00BC5EF3" w:rsidRDefault="00FB65A4">
            <w:pPr>
              <w:jc w:val="center"/>
            </w:pPr>
            <w:r>
              <w:t>0</w:t>
            </w:r>
          </w:p>
        </w:tc>
        <w:tc>
          <w:tcPr>
            <w:tcW w:w="1214" w:type="dxa"/>
          </w:tcPr>
          <w:p w14:paraId="662E699B" w14:textId="77777777" w:rsidR="00BC5EF3" w:rsidRDefault="00FB65A4">
            <w:pPr>
              <w:jc w:val="center"/>
            </w:pPr>
            <w:r>
              <w:t>8</w:t>
            </w:r>
          </w:p>
        </w:tc>
        <w:tc>
          <w:tcPr>
            <w:tcW w:w="1214" w:type="dxa"/>
          </w:tcPr>
          <w:p w14:paraId="662E699C" w14:textId="77777777" w:rsidR="00BC5EF3" w:rsidRDefault="00FB65A4">
            <w:pPr>
              <w:jc w:val="center"/>
            </w:pPr>
            <w:r>
              <w:t>2</w:t>
            </w:r>
          </w:p>
        </w:tc>
        <w:tc>
          <w:tcPr>
            <w:tcW w:w="1235" w:type="dxa"/>
          </w:tcPr>
          <w:p w14:paraId="662E699D" w14:textId="77777777" w:rsidR="00BC5EF3" w:rsidRDefault="00FB65A4">
            <w:pPr>
              <w:jc w:val="center"/>
            </w:pPr>
            <w:r>
              <w:t>3</w:t>
            </w:r>
          </w:p>
        </w:tc>
        <w:tc>
          <w:tcPr>
            <w:tcW w:w="1260" w:type="dxa"/>
          </w:tcPr>
          <w:p w14:paraId="662E699E" w14:textId="77777777" w:rsidR="00BC5EF3" w:rsidRDefault="00FB65A4">
            <w:pPr>
              <w:jc w:val="center"/>
            </w:pPr>
            <w:r>
              <w:t>0</w:t>
            </w:r>
          </w:p>
        </w:tc>
      </w:tr>
      <w:tr w:rsidR="00BC5EF3" w14:paraId="662E69A8"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A0" w14:textId="77777777" w:rsidR="00BC5EF3" w:rsidRDefault="00FB65A4">
            <w:pPr>
              <w:jc w:val="center"/>
            </w:pPr>
            <w:r>
              <w:t>2023</w:t>
            </w:r>
          </w:p>
        </w:tc>
        <w:tc>
          <w:tcPr>
            <w:tcW w:w="991" w:type="dxa"/>
          </w:tcPr>
          <w:p w14:paraId="662E69A1" w14:textId="77777777" w:rsidR="00BC5EF3" w:rsidRDefault="00FB65A4">
            <w:pPr>
              <w:jc w:val="center"/>
            </w:pPr>
            <w:r>
              <w:t>Apr 27</w:t>
            </w:r>
          </w:p>
        </w:tc>
        <w:tc>
          <w:tcPr>
            <w:tcW w:w="0" w:type="auto"/>
          </w:tcPr>
          <w:p w14:paraId="662E69A2" w14:textId="77777777" w:rsidR="00BC5EF3" w:rsidRDefault="00FB65A4">
            <w:pPr>
              <w:jc w:val="center"/>
            </w:pPr>
            <w:r>
              <w:t>2</w:t>
            </w:r>
          </w:p>
        </w:tc>
        <w:tc>
          <w:tcPr>
            <w:tcW w:w="0" w:type="auto"/>
          </w:tcPr>
          <w:p w14:paraId="662E69A3" w14:textId="77777777" w:rsidR="00BC5EF3" w:rsidRDefault="00FB65A4">
            <w:pPr>
              <w:jc w:val="center"/>
            </w:pPr>
            <w:r>
              <w:t>0</w:t>
            </w:r>
          </w:p>
        </w:tc>
        <w:tc>
          <w:tcPr>
            <w:tcW w:w="1214" w:type="dxa"/>
          </w:tcPr>
          <w:p w14:paraId="662E69A4" w14:textId="77777777" w:rsidR="00BC5EF3" w:rsidRDefault="00FB65A4">
            <w:pPr>
              <w:jc w:val="center"/>
            </w:pPr>
            <w:r>
              <w:t>3</w:t>
            </w:r>
          </w:p>
        </w:tc>
        <w:tc>
          <w:tcPr>
            <w:tcW w:w="1214" w:type="dxa"/>
          </w:tcPr>
          <w:p w14:paraId="662E69A5" w14:textId="77777777" w:rsidR="00BC5EF3" w:rsidRDefault="00FB65A4">
            <w:pPr>
              <w:jc w:val="center"/>
            </w:pPr>
            <w:r>
              <w:t>0</w:t>
            </w:r>
          </w:p>
        </w:tc>
        <w:tc>
          <w:tcPr>
            <w:tcW w:w="1235" w:type="dxa"/>
          </w:tcPr>
          <w:p w14:paraId="662E69A6" w14:textId="77777777" w:rsidR="00BC5EF3" w:rsidRDefault="00FB65A4">
            <w:pPr>
              <w:jc w:val="center"/>
            </w:pPr>
            <w:r>
              <w:t>1</w:t>
            </w:r>
          </w:p>
        </w:tc>
        <w:tc>
          <w:tcPr>
            <w:tcW w:w="1260" w:type="dxa"/>
          </w:tcPr>
          <w:p w14:paraId="662E69A7" w14:textId="77777777" w:rsidR="00BC5EF3" w:rsidRDefault="00FB65A4">
            <w:pPr>
              <w:jc w:val="center"/>
            </w:pPr>
            <w:r>
              <w:t>0</w:t>
            </w:r>
          </w:p>
        </w:tc>
      </w:tr>
      <w:tr w:rsidR="00BC5EF3" w14:paraId="662E69B1"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A9" w14:textId="77777777" w:rsidR="00BC5EF3" w:rsidRDefault="00FB65A4">
            <w:pPr>
              <w:jc w:val="center"/>
            </w:pPr>
            <w:r>
              <w:t>2023</w:t>
            </w:r>
          </w:p>
        </w:tc>
        <w:tc>
          <w:tcPr>
            <w:tcW w:w="991" w:type="dxa"/>
          </w:tcPr>
          <w:p w14:paraId="662E69AA" w14:textId="77777777" w:rsidR="00BC5EF3" w:rsidRDefault="00FB65A4">
            <w:pPr>
              <w:jc w:val="center"/>
            </w:pPr>
            <w:r>
              <w:t>May 11</w:t>
            </w:r>
          </w:p>
        </w:tc>
        <w:tc>
          <w:tcPr>
            <w:tcW w:w="0" w:type="auto"/>
          </w:tcPr>
          <w:p w14:paraId="662E69AB" w14:textId="77777777" w:rsidR="00BC5EF3" w:rsidRDefault="00FB65A4">
            <w:pPr>
              <w:jc w:val="center"/>
            </w:pPr>
            <w:r>
              <w:t>0</w:t>
            </w:r>
          </w:p>
        </w:tc>
        <w:tc>
          <w:tcPr>
            <w:tcW w:w="0" w:type="auto"/>
          </w:tcPr>
          <w:p w14:paraId="662E69AC" w14:textId="77777777" w:rsidR="00BC5EF3" w:rsidRDefault="00FB65A4">
            <w:pPr>
              <w:jc w:val="center"/>
            </w:pPr>
            <w:r>
              <w:t>0</w:t>
            </w:r>
          </w:p>
        </w:tc>
        <w:tc>
          <w:tcPr>
            <w:tcW w:w="1214" w:type="dxa"/>
          </w:tcPr>
          <w:p w14:paraId="662E69AD" w14:textId="77777777" w:rsidR="00BC5EF3" w:rsidRDefault="00FB65A4">
            <w:pPr>
              <w:jc w:val="center"/>
            </w:pPr>
            <w:r>
              <w:t>0</w:t>
            </w:r>
          </w:p>
        </w:tc>
        <w:tc>
          <w:tcPr>
            <w:tcW w:w="1214" w:type="dxa"/>
          </w:tcPr>
          <w:p w14:paraId="662E69AE" w14:textId="77777777" w:rsidR="00BC5EF3" w:rsidRDefault="00FB65A4">
            <w:pPr>
              <w:jc w:val="center"/>
            </w:pPr>
            <w:r>
              <w:t>0</w:t>
            </w:r>
          </w:p>
        </w:tc>
        <w:tc>
          <w:tcPr>
            <w:tcW w:w="1235" w:type="dxa"/>
          </w:tcPr>
          <w:p w14:paraId="662E69AF" w14:textId="77777777" w:rsidR="00BC5EF3" w:rsidRDefault="00FB65A4">
            <w:pPr>
              <w:jc w:val="center"/>
            </w:pPr>
            <w:r>
              <w:t>0</w:t>
            </w:r>
          </w:p>
        </w:tc>
        <w:tc>
          <w:tcPr>
            <w:tcW w:w="1260" w:type="dxa"/>
          </w:tcPr>
          <w:p w14:paraId="662E69B0" w14:textId="77777777" w:rsidR="00BC5EF3" w:rsidRDefault="00FB65A4">
            <w:pPr>
              <w:jc w:val="center"/>
            </w:pPr>
            <w:r>
              <w:t>0</w:t>
            </w:r>
          </w:p>
        </w:tc>
      </w:tr>
      <w:tr w:rsidR="00BC5EF3" w14:paraId="662E69BA"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B2" w14:textId="77777777" w:rsidR="00BC5EF3" w:rsidRDefault="00FB65A4">
            <w:pPr>
              <w:jc w:val="center"/>
            </w:pPr>
            <w:r>
              <w:t>2023</w:t>
            </w:r>
          </w:p>
        </w:tc>
        <w:tc>
          <w:tcPr>
            <w:tcW w:w="991" w:type="dxa"/>
          </w:tcPr>
          <w:p w14:paraId="662E69B3" w14:textId="77777777" w:rsidR="00BC5EF3" w:rsidRDefault="00FB65A4">
            <w:pPr>
              <w:jc w:val="center"/>
            </w:pPr>
            <w:r>
              <w:t>May 25</w:t>
            </w:r>
          </w:p>
        </w:tc>
        <w:tc>
          <w:tcPr>
            <w:tcW w:w="0" w:type="auto"/>
          </w:tcPr>
          <w:p w14:paraId="662E69B4" w14:textId="77777777" w:rsidR="00BC5EF3" w:rsidRDefault="00FB65A4">
            <w:pPr>
              <w:jc w:val="center"/>
            </w:pPr>
            <w:r>
              <w:t>0</w:t>
            </w:r>
          </w:p>
        </w:tc>
        <w:tc>
          <w:tcPr>
            <w:tcW w:w="0" w:type="auto"/>
          </w:tcPr>
          <w:p w14:paraId="662E69B5" w14:textId="77777777" w:rsidR="00BC5EF3" w:rsidRDefault="00FB65A4">
            <w:pPr>
              <w:jc w:val="center"/>
            </w:pPr>
            <w:r>
              <w:t>2</w:t>
            </w:r>
          </w:p>
        </w:tc>
        <w:tc>
          <w:tcPr>
            <w:tcW w:w="1214" w:type="dxa"/>
          </w:tcPr>
          <w:p w14:paraId="662E69B6" w14:textId="77777777" w:rsidR="00BC5EF3" w:rsidRDefault="00FB65A4">
            <w:pPr>
              <w:jc w:val="center"/>
            </w:pPr>
            <w:r>
              <w:t>0</w:t>
            </w:r>
          </w:p>
        </w:tc>
        <w:tc>
          <w:tcPr>
            <w:tcW w:w="1214" w:type="dxa"/>
          </w:tcPr>
          <w:p w14:paraId="662E69B7" w14:textId="77777777" w:rsidR="00BC5EF3" w:rsidRDefault="00FB65A4">
            <w:pPr>
              <w:jc w:val="center"/>
            </w:pPr>
            <w:r>
              <w:t>0</w:t>
            </w:r>
          </w:p>
        </w:tc>
        <w:tc>
          <w:tcPr>
            <w:tcW w:w="1235" w:type="dxa"/>
          </w:tcPr>
          <w:p w14:paraId="662E69B8" w14:textId="77777777" w:rsidR="00BC5EF3" w:rsidRDefault="00FB65A4">
            <w:pPr>
              <w:jc w:val="center"/>
            </w:pPr>
            <w:r>
              <w:t>0</w:t>
            </w:r>
          </w:p>
        </w:tc>
        <w:tc>
          <w:tcPr>
            <w:tcW w:w="1260" w:type="dxa"/>
          </w:tcPr>
          <w:p w14:paraId="662E69B9" w14:textId="77777777" w:rsidR="00BC5EF3" w:rsidRDefault="00FB65A4">
            <w:pPr>
              <w:jc w:val="center"/>
            </w:pPr>
            <w:r>
              <w:t>0</w:t>
            </w:r>
          </w:p>
        </w:tc>
      </w:tr>
      <w:tr w:rsidR="00BC5EF3" w14:paraId="662E69C3"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BB" w14:textId="77777777" w:rsidR="00BC5EF3" w:rsidRDefault="00FB65A4">
            <w:pPr>
              <w:jc w:val="center"/>
            </w:pPr>
            <w:r>
              <w:t>2023</w:t>
            </w:r>
          </w:p>
        </w:tc>
        <w:tc>
          <w:tcPr>
            <w:tcW w:w="991" w:type="dxa"/>
          </w:tcPr>
          <w:p w14:paraId="662E69BC" w14:textId="77777777" w:rsidR="00BC5EF3" w:rsidRDefault="00FB65A4">
            <w:pPr>
              <w:jc w:val="center"/>
            </w:pPr>
            <w:r>
              <w:t>Total</w:t>
            </w:r>
          </w:p>
        </w:tc>
        <w:tc>
          <w:tcPr>
            <w:tcW w:w="0" w:type="auto"/>
          </w:tcPr>
          <w:p w14:paraId="662E69BD" w14:textId="77777777" w:rsidR="00BC5EF3" w:rsidRDefault="00FB65A4">
            <w:pPr>
              <w:jc w:val="center"/>
            </w:pPr>
            <w:r>
              <w:t>34</w:t>
            </w:r>
          </w:p>
        </w:tc>
        <w:tc>
          <w:tcPr>
            <w:tcW w:w="0" w:type="auto"/>
          </w:tcPr>
          <w:p w14:paraId="662E69BE" w14:textId="77777777" w:rsidR="00BC5EF3" w:rsidRDefault="00FB65A4">
            <w:pPr>
              <w:jc w:val="center"/>
            </w:pPr>
            <w:r>
              <w:t>2</w:t>
            </w:r>
          </w:p>
        </w:tc>
        <w:tc>
          <w:tcPr>
            <w:tcW w:w="1214" w:type="dxa"/>
          </w:tcPr>
          <w:p w14:paraId="662E69BF" w14:textId="77777777" w:rsidR="00BC5EF3" w:rsidRDefault="00FB65A4">
            <w:pPr>
              <w:jc w:val="center"/>
            </w:pPr>
            <w:r>
              <w:t>37</w:t>
            </w:r>
          </w:p>
        </w:tc>
        <w:tc>
          <w:tcPr>
            <w:tcW w:w="1214" w:type="dxa"/>
          </w:tcPr>
          <w:p w14:paraId="662E69C0" w14:textId="77777777" w:rsidR="00BC5EF3" w:rsidRDefault="00FB65A4">
            <w:pPr>
              <w:jc w:val="center"/>
            </w:pPr>
            <w:r>
              <w:t>4</w:t>
            </w:r>
          </w:p>
        </w:tc>
        <w:tc>
          <w:tcPr>
            <w:tcW w:w="1235" w:type="dxa"/>
          </w:tcPr>
          <w:p w14:paraId="662E69C1" w14:textId="77777777" w:rsidR="00BC5EF3" w:rsidRDefault="00FB65A4">
            <w:pPr>
              <w:jc w:val="center"/>
            </w:pPr>
            <w:r>
              <w:t>5</w:t>
            </w:r>
          </w:p>
        </w:tc>
        <w:tc>
          <w:tcPr>
            <w:tcW w:w="1260" w:type="dxa"/>
          </w:tcPr>
          <w:p w14:paraId="662E69C2" w14:textId="77777777" w:rsidR="00BC5EF3" w:rsidRDefault="00FB65A4">
            <w:pPr>
              <w:jc w:val="center"/>
            </w:pPr>
            <w:r>
              <w:t>0</w:t>
            </w:r>
          </w:p>
        </w:tc>
      </w:tr>
    </w:tbl>
    <w:p w14:paraId="662E69C4" w14:textId="77777777" w:rsidR="00BC5EF3" w:rsidRDefault="00FB65A4" w:rsidP="00A31936">
      <w:pPr>
        <w:jc w:val="center"/>
      </w:pPr>
      <w:r>
        <w:rPr>
          <w:noProof/>
        </w:rPr>
        <w:lastRenderedPageBreak/>
        <w:drawing>
          <wp:inline distT="0" distB="0" distL="0" distR="0" wp14:anchorId="662E6ADA" wp14:editId="662E6ADB">
            <wp:extent cx="5504749" cy="3669832"/>
            <wp:effectExtent l="0" t="0" r="0" b="0"/>
            <wp:docPr id="72" name="Picture" descr="Figure 4.3: Fork length distributions of fish encountered during species composition sampling in the lower Dungeness River in 2021 - 2023, colored by species."/>
            <wp:cNvGraphicFramePr/>
            <a:graphic xmlns:a="http://schemas.openxmlformats.org/drawingml/2006/main">
              <a:graphicData uri="http://schemas.openxmlformats.org/drawingml/2006/picture">
                <pic:pic xmlns:pic="http://schemas.openxmlformats.org/drawingml/2006/picture">
                  <pic:nvPicPr>
                    <pic:cNvPr id="73" name="Picture" descr="../figures/fl-hist-1.png"/>
                    <pic:cNvPicPr>
                      <a:picLocks noChangeAspect="1" noChangeArrowheads="1"/>
                    </pic:cNvPicPr>
                  </pic:nvPicPr>
                  <pic:blipFill>
                    <a:blip r:embed="rId21"/>
                    <a:stretch>
                      <a:fillRect/>
                    </a:stretch>
                  </pic:blipFill>
                  <pic:spPr bwMode="auto">
                    <a:xfrm>
                      <a:off x="0" y="0"/>
                      <a:ext cx="5504749" cy="3669832"/>
                    </a:xfrm>
                    <a:prstGeom prst="rect">
                      <a:avLst/>
                    </a:prstGeom>
                    <a:noFill/>
                    <a:ln w="9525">
                      <a:noFill/>
                      <a:headEnd/>
                      <a:tailEnd/>
                    </a:ln>
                  </pic:spPr>
                </pic:pic>
              </a:graphicData>
            </a:graphic>
          </wp:inline>
        </w:drawing>
      </w:r>
    </w:p>
    <w:p w14:paraId="662E69C5" w14:textId="77777777" w:rsidR="00BC5EF3" w:rsidRDefault="00FB65A4">
      <w:bookmarkStart w:id="48" w:name="fig:fl-hist"/>
      <w:bookmarkEnd w:id="48"/>
      <w:r>
        <w:t>Figure 4.3: Fork length distributions of fish encountered during species composition sampling in the lower Dungeness River in 2021 - 2023, colored by species.</w:t>
      </w:r>
    </w:p>
    <w:p w14:paraId="662E69C6" w14:textId="77777777" w:rsidR="00BC5EF3" w:rsidRDefault="00FB65A4">
      <w:pPr>
        <w:pStyle w:val="Heading2"/>
      </w:pPr>
      <w:bookmarkStart w:id="49" w:name="_Toc172300357"/>
      <w:bookmarkStart w:id="50" w:name="determining-species-1"/>
      <w:bookmarkEnd w:id="46"/>
      <w:r>
        <w:t>4.3</w:t>
      </w:r>
      <w:r>
        <w:tab/>
        <w:t>Determining Species</w:t>
      </w:r>
      <w:bookmarkEnd w:id="49"/>
    </w:p>
    <w:p w14:paraId="662E69C7" w14:textId="77777777" w:rsidR="00BC5EF3" w:rsidRDefault="00FB65A4">
      <w:r>
        <w:t>The impacts of Julian day and fork length on the probability of a fish being a steelhead are displayed in Figure 4.4. Generally, larger fish have a greater chance of being a steelhead, but the exact break point of length (i.e. 50% probability of being a steelhead) shifts over the course of the season. The number of estimated steelhead is shown in Table 4.5.</w:t>
      </w:r>
    </w:p>
    <w:p w14:paraId="662E69C8" w14:textId="77777777" w:rsidR="00BC5EF3" w:rsidRDefault="00FB65A4" w:rsidP="00A31936">
      <w:pPr>
        <w:jc w:val="center"/>
      </w:pPr>
      <w:r>
        <w:rPr>
          <w:noProof/>
        </w:rPr>
        <w:lastRenderedPageBreak/>
        <w:drawing>
          <wp:inline distT="0" distB="0" distL="0" distR="0" wp14:anchorId="662E6ADC" wp14:editId="662E6ADD">
            <wp:extent cx="5504749" cy="5504749"/>
            <wp:effectExtent l="0" t="0" r="0" b="0"/>
            <wp:docPr id="77" name="Picture" descr="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Yellow points indicate observed fish from the species composition sampling that were used in the GAM."/>
            <wp:cNvGraphicFramePr/>
            <a:graphic xmlns:a="http://schemas.openxmlformats.org/drawingml/2006/main">
              <a:graphicData uri="http://schemas.openxmlformats.org/drawingml/2006/picture">
                <pic:pic xmlns:pic="http://schemas.openxmlformats.org/drawingml/2006/picture">
                  <pic:nvPicPr>
                    <pic:cNvPr id="78" name="Picture" descr="../figures/spp-pred-1.png"/>
                    <pic:cNvPicPr>
                      <a:picLocks noChangeAspect="1" noChangeArrowheads="1"/>
                    </pic:cNvPicPr>
                  </pic:nvPicPr>
                  <pic:blipFill>
                    <a:blip r:embed="rId22"/>
                    <a:stretch>
                      <a:fillRect/>
                    </a:stretch>
                  </pic:blipFill>
                  <pic:spPr bwMode="auto">
                    <a:xfrm>
                      <a:off x="0" y="0"/>
                      <a:ext cx="5504749" cy="5504749"/>
                    </a:xfrm>
                    <a:prstGeom prst="rect">
                      <a:avLst/>
                    </a:prstGeom>
                    <a:noFill/>
                    <a:ln w="9525">
                      <a:noFill/>
                      <a:headEnd/>
                      <a:tailEnd/>
                    </a:ln>
                  </pic:spPr>
                </pic:pic>
              </a:graphicData>
            </a:graphic>
          </wp:inline>
        </w:drawing>
      </w:r>
    </w:p>
    <w:p w14:paraId="662E69C9" w14:textId="77777777" w:rsidR="00BC5EF3" w:rsidRDefault="00FB65A4">
      <w:bookmarkStart w:id="51" w:name="fig:spp-pred"/>
      <w:bookmarkEnd w:id="51"/>
      <w:r>
        <w:t>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Yellow points indicate observed fish from the species composition sampling that were used in the GAM.</w:t>
      </w:r>
    </w:p>
    <w:p w14:paraId="6C9AE3D1" w14:textId="77777777" w:rsidR="00FB65A4" w:rsidRDefault="00FB65A4">
      <w:bookmarkStart w:id="52" w:name="tab:pred-sthd-gam"/>
      <w:bookmarkEnd w:id="52"/>
      <w:r>
        <w:br w:type="page"/>
      </w:r>
    </w:p>
    <w:p w14:paraId="662E69CA" w14:textId="78659891" w:rsidR="00BC5EF3" w:rsidRDefault="00FB65A4">
      <w:r>
        <w:lastRenderedPageBreak/>
        <w:t>Table 4.5: Number of fish observed moving upstream or downstream from SONAR (n Fish), and how many were estimated (&gt; 50% probability) to be a steelhead according to the species composition GAM (Est. Steelhead).</w:t>
      </w:r>
    </w:p>
    <w:tbl>
      <w:tblPr>
        <w:tblStyle w:val="Table-WDFW"/>
        <w:tblW w:w="0" w:type="auto"/>
        <w:jc w:val="center"/>
        <w:tblLook w:val="0020" w:firstRow="1" w:lastRow="0" w:firstColumn="0" w:lastColumn="0" w:noHBand="0" w:noVBand="0"/>
        <w:tblCaption w:val="Table 4.5: Number of fish observed moving upstream or downstream from SONAR (n Fish), and how many were estimated (&gt; 50% probability) to be a steelhead according to the species composition GAM (Est. Steelhead)."/>
      </w:tblPr>
      <w:tblGrid>
        <w:gridCol w:w="1349"/>
        <w:gridCol w:w="714"/>
        <w:gridCol w:w="831"/>
        <w:gridCol w:w="1594"/>
      </w:tblGrid>
      <w:tr w:rsidR="00BC5EF3" w14:paraId="662E69CF" w14:textId="77777777" w:rsidTr="00A3193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62E69CB" w14:textId="77777777" w:rsidR="00BC5EF3" w:rsidRDefault="00FB65A4">
            <w:r>
              <w:t>Direction</w:t>
            </w:r>
          </w:p>
        </w:tc>
        <w:tc>
          <w:tcPr>
            <w:tcW w:w="0" w:type="auto"/>
          </w:tcPr>
          <w:p w14:paraId="662E69CC" w14:textId="77777777" w:rsidR="00BC5EF3" w:rsidRDefault="00FB65A4">
            <w:r>
              <w:t>Year</w:t>
            </w:r>
          </w:p>
        </w:tc>
        <w:tc>
          <w:tcPr>
            <w:tcW w:w="0" w:type="auto"/>
          </w:tcPr>
          <w:p w14:paraId="662E69CD" w14:textId="77777777" w:rsidR="00BC5EF3" w:rsidRDefault="00FB65A4">
            <w:pPr>
              <w:jc w:val="right"/>
            </w:pPr>
            <w:r>
              <w:t>n Fish</w:t>
            </w:r>
          </w:p>
        </w:tc>
        <w:tc>
          <w:tcPr>
            <w:tcW w:w="0" w:type="auto"/>
          </w:tcPr>
          <w:p w14:paraId="662E69CE" w14:textId="77777777" w:rsidR="00BC5EF3" w:rsidRDefault="00FB65A4">
            <w:pPr>
              <w:jc w:val="right"/>
            </w:pPr>
            <w:r>
              <w:t>Est. Steelhead</w:t>
            </w:r>
          </w:p>
        </w:tc>
      </w:tr>
      <w:tr w:rsidR="00BC5EF3" w14:paraId="662E69D4"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D0" w14:textId="77777777" w:rsidR="00BC5EF3" w:rsidRDefault="00FB65A4">
            <w:r>
              <w:t>Upstream</w:t>
            </w:r>
          </w:p>
        </w:tc>
        <w:tc>
          <w:tcPr>
            <w:tcW w:w="0" w:type="auto"/>
          </w:tcPr>
          <w:p w14:paraId="662E69D1" w14:textId="77777777" w:rsidR="00BC5EF3" w:rsidRDefault="00FB65A4">
            <w:r>
              <w:t>2019</w:t>
            </w:r>
          </w:p>
        </w:tc>
        <w:tc>
          <w:tcPr>
            <w:tcW w:w="0" w:type="auto"/>
          </w:tcPr>
          <w:p w14:paraId="662E69D2" w14:textId="77777777" w:rsidR="00BC5EF3" w:rsidRDefault="00FB65A4">
            <w:pPr>
              <w:jc w:val="right"/>
            </w:pPr>
            <w:r>
              <w:t>776</w:t>
            </w:r>
          </w:p>
        </w:tc>
        <w:tc>
          <w:tcPr>
            <w:tcW w:w="0" w:type="auto"/>
          </w:tcPr>
          <w:p w14:paraId="662E69D3" w14:textId="77777777" w:rsidR="00BC5EF3" w:rsidRDefault="00FB65A4">
            <w:pPr>
              <w:jc w:val="right"/>
            </w:pPr>
            <w:r>
              <w:t>662</w:t>
            </w:r>
          </w:p>
        </w:tc>
      </w:tr>
      <w:tr w:rsidR="00BC5EF3" w14:paraId="662E69D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D5" w14:textId="77777777" w:rsidR="00BC5EF3" w:rsidRDefault="00FB65A4">
            <w:r>
              <w:t>Upstream</w:t>
            </w:r>
          </w:p>
        </w:tc>
        <w:tc>
          <w:tcPr>
            <w:tcW w:w="0" w:type="auto"/>
          </w:tcPr>
          <w:p w14:paraId="662E69D6" w14:textId="77777777" w:rsidR="00BC5EF3" w:rsidRDefault="00FB65A4">
            <w:r>
              <w:t>2020</w:t>
            </w:r>
          </w:p>
        </w:tc>
        <w:tc>
          <w:tcPr>
            <w:tcW w:w="0" w:type="auto"/>
          </w:tcPr>
          <w:p w14:paraId="662E69D7" w14:textId="77777777" w:rsidR="00BC5EF3" w:rsidRDefault="00FB65A4">
            <w:pPr>
              <w:jc w:val="right"/>
            </w:pPr>
            <w:r>
              <w:t>831</w:t>
            </w:r>
          </w:p>
        </w:tc>
        <w:tc>
          <w:tcPr>
            <w:tcW w:w="0" w:type="auto"/>
          </w:tcPr>
          <w:p w14:paraId="662E69D8" w14:textId="77777777" w:rsidR="00BC5EF3" w:rsidRDefault="00FB65A4">
            <w:pPr>
              <w:jc w:val="right"/>
            </w:pPr>
            <w:r>
              <w:t>676</w:t>
            </w:r>
          </w:p>
        </w:tc>
      </w:tr>
      <w:tr w:rsidR="00BC5EF3" w14:paraId="662E69DE"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DA" w14:textId="77777777" w:rsidR="00BC5EF3" w:rsidRDefault="00FB65A4">
            <w:r>
              <w:t>Upstream</w:t>
            </w:r>
          </w:p>
        </w:tc>
        <w:tc>
          <w:tcPr>
            <w:tcW w:w="0" w:type="auto"/>
          </w:tcPr>
          <w:p w14:paraId="662E69DB" w14:textId="77777777" w:rsidR="00BC5EF3" w:rsidRDefault="00FB65A4">
            <w:r>
              <w:t>2021</w:t>
            </w:r>
          </w:p>
        </w:tc>
        <w:tc>
          <w:tcPr>
            <w:tcW w:w="0" w:type="auto"/>
          </w:tcPr>
          <w:p w14:paraId="662E69DC" w14:textId="77777777" w:rsidR="00BC5EF3" w:rsidRDefault="00FB65A4">
            <w:pPr>
              <w:jc w:val="right"/>
            </w:pPr>
            <w:r>
              <w:t>762</w:t>
            </w:r>
          </w:p>
        </w:tc>
        <w:tc>
          <w:tcPr>
            <w:tcW w:w="0" w:type="auto"/>
          </w:tcPr>
          <w:p w14:paraId="662E69DD" w14:textId="77777777" w:rsidR="00BC5EF3" w:rsidRDefault="00FB65A4">
            <w:pPr>
              <w:jc w:val="right"/>
            </w:pPr>
            <w:r>
              <w:t>631</w:t>
            </w:r>
          </w:p>
        </w:tc>
      </w:tr>
      <w:tr w:rsidR="00BC5EF3" w14:paraId="662E69E3"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DF" w14:textId="77777777" w:rsidR="00BC5EF3" w:rsidRDefault="00FB65A4">
            <w:r>
              <w:t>Upstream</w:t>
            </w:r>
          </w:p>
        </w:tc>
        <w:tc>
          <w:tcPr>
            <w:tcW w:w="0" w:type="auto"/>
          </w:tcPr>
          <w:p w14:paraId="662E69E0" w14:textId="77777777" w:rsidR="00BC5EF3" w:rsidRDefault="00FB65A4">
            <w:r>
              <w:t>2022</w:t>
            </w:r>
          </w:p>
        </w:tc>
        <w:tc>
          <w:tcPr>
            <w:tcW w:w="0" w:type="auto"/>
          </w:tcPr>
          <w:p w14:paraId="662E69E1" w14:textId="77777777" w:rsidR="00BC5EF3" w:rsidRDefault="00FB65A4">
            <w:pPr>
              <w:jc w:val="right"/>
            </w:pPr>
            <w:r>
              <w:t>734</w:t>
            </w:r>
          </w:p>
        </w:tc>
        <w:tc>
          <w:tcPr>
            <w:tcW w:w="0" w:type="auto"/>
          </w:tcPr>
          <w:p w14:paraId="662E69E2" w14:textId="77777777" w:rsidR="00BC5EF3" w:rsidRDefault="00FB65A4">
            <w:pPr>
              <w:jc w:val="right"/>
            </w:pPr>
            <w:r>
              <w:t>578</w:t>
            </w:r>
          </w:p>
        </w:tc>
      </w:tr>
      <w:tr w:rsidR="00BC5EF3" w14:paraId="662E69E8"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E4" w14:textId="77777777" w:rsidR="00BC5EF3" w:rsidRDefault="00FB65A4">
            <w:r>
              <w:t>Upstream</w:t>
            </w:r>
          </w:p>
        </w:tc>
        <w:tc>
          <w:tcPr>
            <w:tcW w:w="0" w:type="auto"/>
          </w:tcPr>
          <w:p w14:paraId="662E69E5" w14:textId="77777777" w:rsidR="00BC5EF3" w:rsidRDefault="00FB65A4">
            <w:r>
              <w:t>2023</w:t>
            </w:r>
          </w:p>
        </w:tc>
        <w:tc>
          <w:tcPr>
            <w:tcW w:w="0" w:type="auto"/>
          </w:tcPr>
          <w:p w14:paraId="662E69E6" w14:textId="77777777" w:rsidR="00BC5EF3" w:rsidRDefault="00FB65A4">
            <w:pPr>
              <w:jc w:val="right"/>
            </w:pPr>
            <w:r>
              <w:t>2,324</w:t>
            </w:r>
          </w:p>
        </w:tc>
        <w:tc>
          <w:tcPr>
            <w:tcW w:w="0" w:type="auto"/>
          </w:tcPr>
          <w:p w14:paraId="662E69E7" w14:textId="77777777" w:rsidR="00BC5EF3" w:rsidRDefault="00FB65A4">
            <w:pPr>
              <w:jc w:val="right"/>
            </w:pPr>
            <w:r>
              <w:t>2,059</w:t>
            </w:r>
          </w:p>
        </w:tc>
      </w:tr>
      <w:tr w:rsidR="00BC5EF3" w14:paraId="662E69ED"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E9" w14:textId="77777777" w:rsidR="00BC5EF3" w:rsidRDefault="00FB65A4">
            <w:r>
              <w:t>Downstream</w:t>
            </w:r>
          </w:p>
        </w:tc>
        <w:tc>
          <w:tcPr>
            <w:tcW w:w="0" w:type="auto"/>
          </w:tcPr>
          <w:p w14:paraId="662E69EA" w14:textId="77777777" w:rsidR="00BC5EF3" w:rsidRDefault="00FB65A4">
            <w:r>
              <w:t>2019</w:t>
            </w:r>
          </w:p>
        </w:tc>
        <w:tc>
          <w:tcPr>
            <w:tcW w:w="0" w:type="auto"/>
          </w:tcPr>
          <w:p w14:paraId="662E69EB" w14:textId="77777777" w:rsidR="00BC5EF3" w:rsidRDefault="00FB65A4">
            <w:pPr>
              <w:jc w:val="right"/>
            </w:pPr>
            <w:r>
              <w:t>305</w:t>
            </w:r>
          </w:p>
        </w:tc>
        <w:tc>
          <w:tcPr>
            <w:tcW w:w="0" w:type="auto"/>
          </w:tcPr>
          <w:p w14:paraId="662E69EC" w14:textId="77777777" w:rsidR="00BC5EF3" w:rsidRDefault="00FB65A4">
            <w:pPr>
              <w:jc w:val="right"/>
            </w:pPr>
            <w:r>
              <w:t>265</w:t>
            </w:r>
          </w:p>
        </w:tc>
      </w:tr>
      <w:tr w:rsidR="00BC5EF3" w14:paraId="662E69F2"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EE" w14:textId="77777777" w:rsidR="00BC5EF3" w:rsidRDefault="00FB65A4">
            <w:r>
              <w:t>Downstream</w:t>
            </w:r>
          </w:p>
        </w:tc>
        <w:tc>
          <w:tcPr>
            <w:tcW w:w="0" w:type="auto"/>
          </w:tcPr>
          <w:p w14:paraId="662E69EF" w14:textId="77777777" w:rsidR="00BC5EF3" w:rsidRDefault="00FB65A4">
            <w:r>
              <w:t>2020</w:t>
            </w:r>
          </w:p>
        </w:tc>
        <w:tc>
          <w:tcPr>
            <w:tcW w:w="0" w:type="auto"/>
          </w:tcPr>
          <w:p w14:paraId="662E69F0" w14:textId="77777777" w:rsidR="00BC5EF3" w:rsidRDefault="00FB65A4">
            <w:pPr>
              <w:jc w:val="right"/>
            </w:pPr>
            <w:r>
              <w:t>355</w:t>
            </w:r>
          </w:p>
        </w:tc>
        <w:tc>
          <w:tcPr>
            <w:tcW w:w="0" w:type="auto"/>
          </w:tcPr>
          <w:p w14:paraId="662E69F1" w14:textId="77777777" w:rsidR="00BC5EF3" w:rsidRDefault="00FB65A4">
            <w:pPr>
              <w:jc w:val="right"/>
            </w:pPr>
            <w:r>
              <w:t>256</w:t>
            </w:r>
          </w:p>
        </w:tc>
      </w:tr>
      <w:tr w:rsidR="00BC5EF3" w14:paraId="662E69F7"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F3" w14:textId="77777777" w:rsidR="00BC5EF3" w:rsidRDefault="00FB65A4">
            <w:r>
              <w:t>Downstream</w:t>
            </w:r>
          </w:p>
        </w:tc>
        <w:tc>
          <w:tcPr>
            <w:tcW w:w="0" w:type="auto"/>
          </w:tcPr>
          <w:p w14:paraId="662E69F4" w14:textId="77777777" w:rsidR="00BC5EF3" w:rsidRDefault="00FB65A4">
            <w:r>
              <w:t>2021</w:t>
            </w:r>
          </w:p>
        </w:tc>
        <w:tc>
          <w:tcPr>
            <w:tcW w:w="0" w:type="auto"/>
          </w:tcPr>
          <w:p w14:paraId="662E69F5" w14:textId="77777777" w:rsidR="00BC5EF3" w:rsidRDefault="00FB65A4">
            <w:pPr>
              <w:jc w:val="right"/>
            </w:pPr>
            <w:r>
              <w:t>419</w:t>
            </w:r>
          </w:p>
        </w:tc>
        <w:tc>
          <w:tcPr>
            <w:tcW w:w="0" w:type="auto"/>
          </w:tcPr>
          <w:p w14:paraId="662E69F6" w14:textId="77777777" w:rsidR="00BC5EF3" w:rsidRDefault="00FB65A4">
            <w:pPr>
              <w:jc w:val="right"/>
            </w:pPr>
            <w:r>
              <w:t>328</w:t>
            </w:r>
          </w:p>
        </w:tc>
      </w:tr>
      <w:tr w:rsidR="00BC5EF3" w14:paraId="662E69FC"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F8" w14:textId="77777777" w:rsidR="00BC5EF3" w:rsidRDefault="00FB65A4">
            <w:r>
              <w:t>Downstream</w:t>
            </w:r>
          </w:p>
        </w:tc>
        <w:tc>
          <w:tcPr>
            <w:tcW w:w="0" w:type="auto"/>
          </w:tcPr>
          <w:p w14:paraId="662E69F9" w14:textId="77777777" w:rsidR="00BC5EF3" w:rsidRDefault="00FB65A4">
            <w:r>
              <w:t>2022</w:t>
            </w:r>
          </w:p>
        </w:tc>
        <w:tc>
          <w:tcPr>
            <w:tcW w:w="0" w:type="auto"/>
          </w:tcPr>
          <w:p w14:paraId="662E69FA" w14:textId="77777777" w:rsidR="00BC5EF3" w:rsidRDefault="00FB65A4">
            <w:pPr>
              <w:jc w:val="right"/>
            </w:pPr>
            <w:r>
              <w:t>307</w:t>
            </w:r>
          </w:p>
        </w:tc>
        <w:tc>
          <w:tcPr>
            <w:tcW w:w="0" w:type="auto"/>
          </w:tcPr>
          <w:p w14:paraId="662E69FB" w14:textId="77777777" w:rsidR="00BC5EF3" w:rsidRDefault="00FB65A4">
            <w:pPr>
              <w:jc w:val="right"/>
            </w:pPr>
            <w:r>
              <w:t>229</w:t>
            </w:r>
          </w:p>
        </w:tc>
      </w:tr>
      <w:tr w:rsidR="00BC5EF3" w14:paraId="662E6A01"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FD" w14:textId="77777777" w:rsidR="00BC5EF3" w:rsidRDefault="00FB65A4">
            <w:r>
              <w:t>Downstream</w:t>
            </w:r>
          </w:p>
        </w:tc>
        <w:tc>
          <w:tcPr>
            <w:tcW w:w="0" w:type="auto"/>
          </w:tcPr>
          <w:p w14:paraId="662E69FE" w14:textId="77777777" w:rsidR="00BC5EF3" w:rsidRDefault="00FB65A4">
            <w:r>
              <w:t>2023</w:t>
            </w:r>
          </w:p>
        </w:tc>
        <w:tc>
          <w:tcPr>
            <w:tcW w:w="0" w:type="auto"/>
          </w:tcPr>
          <w:p w14:paraId="662E69FF" w14:textId="77777777" w:rsidR="00BC5EF3" w:rsidRDefault="00FB65A4">
            <w:pPr>
              <w:jc w:val="right"/>
            </w:pPr>
            <w:r>
              <w:t>1,596</w:t>
            </w:r>
          </w:p>
        </w:tc>
        <w:tc>
          <w:tcPr>
            <w:tcW w:w="0" w:type="auto"/>
          </w:tcPr>
          <w:p w14:paraId="662E6A00" w14:textId="77777777" w:rsidR="00BC5EF3" w:rsidRDefault="00FB65A4">
            <w:pPr>
              <w:jc w:val="right"/>
            </w:pPr>
            <w:r>
              <w:t>1,401</w:t>
            </w:r>
          </w:p>
        </w:tc>
      </w:tr>
    </w:tbl>
    <w:p w14:paraId="0668F855" w14:textId="77777777" w:rsidR="00FB65A4" w:rsidRDefault="00FB65A4">
      <w:pPr>
        <w:pStyle w:val="Heading2"/>
      </w:pPr>
      <w:bookmarkStart w:id="53" w:name="_Toc172300358"/>
      <w:bookmarkStart w:id="54" w:name="abundance-estimation-1"/>
      <w:bookmarkEnd w:id="50"/>
    </w:p>
    <w:p w14:paraId="662E6A02" w14:textId="0D22AD8F" w:rsidR="00BC5EF3" w:rsidRDefault="00FB65A4">
      <w:pPr>
        <w:pStyle w:val="Heading2"/>
      </w:pPr>
      <w:r>
        <w:t>4.4</w:t>
      </w:r>
      <w:r>
        <w:tab/>
        <w:t>Abundance Estimation</w:t>
      </w:r>
      <w:bookmarkEnd w:id="53"/>
    </w:p>
    <w:p w14:paraId="662E6A03" w14:textId="77777777" w:rsidR="00BC5EF3" w:rsidRDefault="00FB65A4">
      <w:r>
        <w:t>The estimated marginal effects of various covariates on the expected number of upstream and downstream moving fish are shown in Figures 4.5 and 4.6 respectively. For both directions,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that run-timing curve.</w:t>
      </w:r>
    </w:p>
    <w:p w14:paraId="662E6A04" w14:textId="77777777" w:rsidR="00BC5EF3" w:rsidRDefault="00FB65A4">
      <w:r>
        <w:t>Estimates of early (February 1 - May 15, upstream - downstream), late (May 16 - June 16, upstream only), and total annual escapement of winter steelhead are shown in Table 4.6. The proportions of kelts, measured as the number of downstream moving steelhead counted after May 15 divided by the total annual escapement, are shown in Table 4.7.</w:t>
      </w:r>
    </w:p>
    <w:p w14:paraId="47C31084" w14:textId="77777777" w:rsidR="00FB65A4" w:rsidRDefault="00FB65A4">
      <w:bookmarkStart w:id="55" w:name="tab:year-tab"/>
      <w:bookmarkEnd w:id="55"/>
      <w:r>
        <w:br w:type="page"/>
      </w:r>
    </w:p>
    <w:p w14:paraId="662E6A05" w14:textId="040B7CE5" w:rsidR="00BC5EF3" w:rsidRDefault="00FB65A4">
      <w:r>
        <w:lastRenderedPageBreak/>
        <w:t>Table 4.6: Annual estimates of winter steelhead escapement to the Dungeness River between February 1 and June 15. Early (February 1- May 15), late (May 16 – June 15), total escapement estimate, standard error and range of the 95% confidence interval (CI).</w:t>
      </w:r>
    </w:p>
    <w:tbl>
      <w:tblPr>
        <w:tblStyle w:val="Table-WDFW"/>
        <w:tblW w:w="10223" w:type="dxa"/>
        <w:jc w:val="center"/>
        <w:tblLook w:val="0020" w:firstRow="1" w:lastRow="0" w:firstColumn="0" w:lastColumn="0" w:noHBand="0" w:noVBand="0"/>
        <w:tblCaption w:val="Table 4.6: Annual estimates of winter steelhead escapement to the Dungeness River between February 1 and June 15. Early (February 1- May 15), late (May 16 – June 15), total escapement estimate, standard error and range of the 95% confidence interval (CI)."/>
      </w:tblPr>
      <w:tblGrid>
        <w:gridCol w:w="715"/>
        <w:gridCol w:w="1013"/>
        <w:gridCol w:w="657"/>
        <w:gridCol w:w="725"/>
        <w:gridCol w:w="796"/>
        <w:gridCol w:w="1013"/>
        <w:gridCol w:w="657"/>
        <w:gridCol w:w="725"/>
        <w:gridCol w:w="731"/>
        <w:gridCol w:w="1013"/>
        <w:gridCol w:w="657"/>
        <w:gridCol w:w="725"/>
        <w:gridCol w:w="796"/>
      </w:tblGrid>
      <w:tr w:rsidR="00BA45B7" w14:paraId="6683AFAD" w14:textId="77777777" w:rsidTr="00FB65A4">
        <w:trPr>
          <w:cnfStyle w:val="100000000000" w:firstRow="1" w:lastRow="0" w:firstColumn="0" w:lastColumn="0" w:oddVBand="0" w:evenVBand="0" w:oddHBand="0" w:evenHBand="0" w:firstRowFirstColumn="0" w:firstRowLastColumn="0" w:lastRowFirstColumn="0" w:lastRowLastColumn="0"/>
          <w:jc w:val="center"/>
        </w:trPr>
        <w:tc>
          <w:tcPr>
            <w:tcW w:w="714" w:type="dxa"/>
          </w:tcPr>
          <w:p w14:paraId="4A6ED9F2" w14:textId="77777777" w:rsidR="00BA45B7" w:rsidRDefault="00BA45B7"/>
        </w:tc>
        <w:tc>
          <w:tcPr>
            <w:tcW w:w="0" w:type="auto"/>
            <w:gridSpan w:val="4"/>
          </w:tcPr>
          <w:p w14:paraId="6318831F" w14:textId="2BE88DCC" w:rsidR="00BA45B7" w:rsidRDefault="00BA45B7" w:rsidP="00BA45B7">
            <w:pPr>
              <w:jc w:val="center"/>
            </w:pPr>
            <w:r>
              <w:t>Early</w:t>
            </w:r>
            <w:r w:rsidR="00A71E7C">
              <w:t xml:space="preserve"> (February 1- May 15)</w:t>
            </w:r>
          </w:p>
        </w:tc>
        <w:tc>
          <w:tcPr>
            <w:tcW w:w="0" w:type="auto"/>
            <w:gridSpan w:val="4"/>
          </w:tcPr>
          <w:p w14:paraId="0A5D5F70" w14:textId="31D6211C" w:rsidR="00BA45B7" w:rsidRDefault="00BA45B7" w:rsidP="00BA45B7">
            <w:pPr>
              <w:jc w:val="center"/>
            </w:pPr>
            <w:r>
              <w:t>Late</w:t>
            </w:r>
            <w:r w:rsidR="00A71E7C">
              <w:t xml:space="preserve"> (May 16 – June 15)</w:t>
            </w:r>
          </w:p>
        </w:tc>
        <w:tc>
          <w:tcPr>
            <w:tcW w:w="0" w:type="auto"/>
            <w:gridSpan w:val="4"/>
          </w:tcPr>
          <w:p w14:paraId="58A5AA50" w14:textId="45B65A80" w:rsidR="00BA45B7" w:rsidRDefault="00BA45B7" w:rsidP="00BA45B7">
            <w:pPr>
              <w:jc w:val="center"/>
            </w:pPr>
            <w:r>
              <w:t>Total</w:t>
            </w:r>
          </w:p>
        </w:tc>
      </w:tr>
      <w:tr w:rsidR="00BA45B7" w14:paraId="662E6A13" w14:textId="77777777" w:rsidTr="00FB65A4">
        <w:trPr>
          <w:cnfStyle w:val="000000100000" w:firstRow="0" w:lastRow="0" w:firstColumn="0" w:lastColumn="0" w:oddVBand="0" w:evenVBand="0" w:oddHBand="1" w:evenHBand="0" w:firstRowFirstColumn="0" w:firstRowLastColumn="0" w:lastRowFirstColumn="0" w:lastRowLastColumn="0"/>
          <w:jc w:val="center"/>
        </w:trPr>
        <w:tc>
          <w:tcPr>
            <w:tcW w:w="714" w:type="dxa"/>
          </w:tcPr>
          <w:p w14:paraId="662E6A06" w14:textId="77777777" w:rsidR="00BC5EF3" w:rsidRDefault="00FB65A4">
            <w:r>
              <w:t>Year</w:t>
            </w:r>
          </w:p>
        </w:tc>
        <w:tc>
          <w:tcPr>
            <w:tcW w:w="0" w:type="auto"/>
          </w:tcPr>
          <w:p w14:paraId="662E6A07" w14:textId="77777777" w:rsidR="00BC5EF3" w:rsidRDefault="00FB65A4">
            <w:pPr>
              <w:jc w:val="right"/>
            </w:pPr>
            <w:r>
              <w:t>Estimate</w:t>
            </w:r>
          </w:p>
        </w:tc>
        <w:tc>
          <w:tcPr>
            <w:tcW w:w="0" w:type="auto"/>
          </w:tcPr>
          <w:p w14:paraId="662E6A08" w14:textId="77777777" w:rsidR="00BC5EF3" w:rsidRDefault="00FB65A4">
            <w:pPr>
              <w:jc w:val="right"/>
            </w:pPr>
            <w:r>
              <w:t>SE</w:t>
            </w:r>
          </w:p>
        </w:tc>
        <w:tc>
          <w:tcPr>
            <w:tcW w:w="0" w:type="auto"/>
          </w:tcPr>
          <w:p w14:paraId="662E6A09" w14:textId="77777777" w:rsidR="00BC5EF3" w:rsidRDefault="00FB65A4">
            <w:pPr>
              <w:jc w:val="right"/>
            </w:pPr>
            <w:r>
              <w:t>Low CI</w:t>
            </w:r>
          </w:p>
        </w:tc>
        <w:tc>
          <w:tcPr>
            <w:tcW w:w="0" w:type="auto"/>
          </w:tcPr>
          <w:p w14:paraId="662E6A0A" w14:textId="77777777" w:rsidR="00BC5EF3" w:rsidRDefault="00FB65A4">
            <w:pPr>
              <w:jc w:val="right"/>
            </w:pPr>
            <w:r>
              <w:t>Upp CI</w:t>
            </w:r>
          </w:p>
        </w:tc>
        <w:tc>
          <w:tcPr>
            <w:tcW w:w="0" w:type="auto"/>
          </w:tcPr>
          <w:p w14:paraId="662E6A0B" w14:textId="77777777" w:rsidR="00BC5EF3" w:rsidRDefault="00FB65A4">
            <w:pPr>
              <w:jc w:val="right"/>
            </w:pPr>
            <w:r>
              <w:t>Estimate</w:t>
            </w:r>
          </w:p>
        </w:tc>
        <w:tc>
          <w:tcPr>
            <w:tcW w:w="0" w:type="auto"/>
          </w:tcPr>
          <w:p w14:paraId="662E6A0C" w14:textId="77777777" w:rsidR="00BC5EF3" w:rsidRDefault="00FB65A4">
            <w:pPr>
              <w:jc w:val="right"/>
            </w:pPr>
            <w:r>
              <w:t>SE</w:t>
            </w:r>
          </w:p>
        </w:tc>
        <w:tc>
          <w:tcPr>
            <w:tcW w:w="0" w:type="auto"/>
          </w:tcPr>
          <w:p w14:paraId="662E6A0D" w14:textId="77777777" w:rsidR="00BC5EF3" w:rsidRDefault="00FB65A4">
            <w:pPr>
              <w:jc w:val="right"/>
            </w:pPr>
            <w:r>
              <w:t>Low CI</w:t>
            </w:r>
          </w:p>
        </w:tc>
        <w:tc>
          <w:tcPr>
            <w:tcW w:w="0" w:type="auto"/>
          </w:tcPr>
          <w:p w14:paraId="662E6A0E" w14:textId="77777777" w:rsidR="00BC5EF3" w:rsidRDefault="00FB65A4">
            <w:pPr>
              <w:jc w:val="right"/>
            </w:pPr>
            <w:r>
              <w:t>Upp CI</w:t>
            </w:r>
          </w:p>
        </w:tc>
        <w:tc>
          <w:tcPr>
            <w:tcW w:w="0" w:type="auto"/>
          </w:tcPr>
          <w:p w14:paraId="662E6A0F" w14:textId="77777777" w:rsidR="00BC5EF3" w:rsidRDefault="00FB65A4">
            <w:pPr>
              <w:jc w:val="right"/>
            </w:pPr>
            <w:r>
              <w:t>Estimate</w:t>
            </w:r>
          </w:p>
        </w:tc>
        <w:tc>
          <w:tcPr>
            <w:tcW w:w="0" w:type="auto"/>
          </w:tcPr>
          <w:p w14:paraId="662E6A10" w14:textId="77777777" w:rsidR="00BC5EF3" w:rsidRDefault="00FB65A4">
            <w:pPr>
              <w:jc w:val="right"/>
            </w:pPr>
            <w:r>
              <w:t>SE</w:t>
            </w:r>
          </w:p>
        </w:tc>
        <w:tc>
          <w:tcPr>
            <w:tcW w:w="0" w:type="auto"/>
          </w:tcPr>
          <w:p w14:paraId="662E6A11" w14:textId="77777777" w:rsidR="00BC5EF3" w:rsidRDefault="00FB65A4">
            <w:pPr>
              <w:jc w:val="right"/>
            </w:pPr>
            <w:r>
              <w:t>Low CI</w:t>
            </w:r>
          </w:p>
        </w:tc>
        <w:tc>
          <w:tcPr>
            <w:tcW w:w="0" w:type="auto"/>
          </w:tcPr>
          <w:p w14:paraId="662E6A12" w14:textId="77777777" w:rsidR="00BC5EF3" w:rsidRDefault="00FB65A4">
            <w:pPr>
              <w:jc w:val="right"/>
            </w:pPr>
            <w:r>
              <w:t>Upp CI</w:t>
            </w:r>
          </w:p>
        </w:tc>
      </w:tr>
      <w:tr w:rsidR="00BA45B7" w14:paraId="662E6A21" w14:textId="77777777" w:rsidTr="00FB65A4">
        <w:trPr>
          <w:cnfStyle w:val="000000010000" w:firstRow="0" w:lastRow="0" w:firstColumn="0" w:lastColumn="0" w:oddVBand="0" w:evenVBand="0" w:oddHBand="0" w:evenHBand="1" w:firstRowFirstColumn="0" w:firstRowLastColumn="0" w:lastRowFirstColumn="0" w:lastRowLastColumn="0"/>
          <w:jc w:val="center"/>
        </w:trPr>
        <w:tc>
          <w:tcPr>
            <w:tcW w:w="714" w:type="dxa"/>
          </w:tcPr>
          <w:p w14:paraId="662E6A14" w14:textId="77777777" w:rsidR="00BC5EF3" w:rsidRDefault="00FB65A4">
            <w:r>
              <w:t>2019</w:t>
            </w:r>
          </w:p>
        </w:tc>
        <w:tc>
          <w:tcPr>
            <w:tcW w:w="0" w:type="auto"/>
          </w:tcPr>
          <w:p w14:paraId="662E6A15" w14:textId="77777777" w:rsidR="00BC5EF3" w:rsidRDefault="00FB65A4">
            <w:pPr>
              <w:jc w:val="right"/>
            </w:pPr>
            <w:r>
              <w:t>664</w:t>
            </w:r>
          </w:p>
        </w:tc>
        <w:tc>
          <w:tcPr>
            <w:tcW w:w="0" w:type="auto"/>
          </w:tcPr>
          <w:p w14:paraId="662E6A16" w14:textId="77777777" w:rsidR="00BC5EF3" w:rsidRDefault="00FB65A4">
            <w:pPr>
              <w:jc w:val="right"/>
            </w:pPr>
            <w:r>
              <w:t>85.7</w:t>
            </w:r>
          </w:p>
        </w:tc>
        <w:tc>
          <w:tcPr>
            <w:tcW w:w="0" w:type="auto"/>
          </w:tcPr>
          <w:p w14:paraId="662E6A17" w14:textId="77777777" w:rsidR="00BC5EF3" w:rsidRDefault="00FB65A4">
            <w:pPr>
              <w:jc w:val="right"/>
            </w:pPr>
            <w:r>
              <w:t>621</w:t>
            </w:r>
          </w:p>
        </w:tc>
        <w:tc>
          <w:tcPr>
            <w:tcW w:w="0" w:type="auto"/>
          </w:tcPr>
          <w:p w14:paraId="662E6A18" w14:textId="77777777" w:rsidR="00BC5EF3" w:rsidRDefault="00FB65A4">
            <w:pPr>
              <w:jc w:val="right"/>
            </w:pPr>
            <w:r>
              <w:t>927</w:t>
            </w:r>
          </w:p>
        </w:tc>
        <w:tc>
          <w:tcPr>
            <w:tcW w:w="0" w:type="auto"/>
          </w:tcPr>
          <w:p w14:paraId="662E6A19" w14:textId="77777777" w:rsidR="00BC5EF3" w:rsidRDefault="00FB65A4">
            <w:pPr>
              <w:jc w:val="right"/>
            </w:pPr>
            <w:r>
              <w:t>129</w:t>
            </w:r>
          </w:p>
        </w:tc>
        <w:tc>
          <w:tcPr>
            <w:tcW w:w="0" w:type="auto"/>
          </w:tcPr>
          <w:p w14:paraId="662E6A1A" w14:textId="77777777" w:rsidR="00BC5EF3" w:rsidRDefault="00FB65A4">
            <w:pPr>
              <w:jc w:val="right"/>
            </w:pPr>
            <w:r>
              <w:t>6.9</w:t>
            </w:r>
          </w:p>
        </w:tc>
        <w:tc>
          <w:tcPr>
            <w:tcW w:w="0" w:type="auto"/>
          </w:tcPr>
          <w:p w14:paraId="662E6A1B" w14:textId="77777777" w:rsidR="00BC5EF3" w:rsidRDefault="00FB65A4">
            <w:pPr>
              <w:jc w:val="right"/>
            </w:pPr>
            <w:r>
              <w:t>117</w:t>
            </w:r>
          </w:p>
        </w:tc>
        <w:tc>
          <w:tcPr>
            <w:tcW w:w="0" w:type="auto"/>
          </w:tcPr>
          <w:p w14:paraId="662E6A1C" w14:textId="77777777" w:rsidR="00BC5EF3" w:rsidRDefault="00FB65A4">
            <w:pPr>
              <w:jc w:val="right"/>
            </w:pPr>
            <w:r>
              <w:t>143</w:t>
            </w:r>
          </w:p>
        </w:tc>
        <w:tc>
          <w:tcPr>
            <w:tcW w:w="0" w:type="auto"/>
          </w:tcPr>
          <w:p w14:paraId="662E6A1D" w14:textId="77777777" w:rsidR="00BC5EF3" w:rsidRDefault="00FB65A4">
            <w:pPr>
              <w:jc w:val="right"/>
            </w:pPr>
            <w:r>
              <w:t>797</w:t>
            </w:r>
          </w:p>
        </w:tc>
        <w:tc>
          <w:tcPr>
            <w:tcW w:w="0" w:type="auto"/>
          </w:tcPr>
          <w:p w14:paraId="662E6A1E" w14:textId="77777777" w:rsidR="00BC5EF3" w:rsidRDefault="00FB65A4">
            <w:pPr>
              <w:jc w:val="right"/>
            </w:pPr>
            <w:r>
              <w:t>85.6</w:t>
            </w:r>
          </w:p>
        </w:tc>
        <w:tc>
          <w:tcPr>
            <w:tcW w:w="0" w:type="auto"/>
          </w:tcPr>
          <w:p w14:paraId="662E6A1F" w14:textId="77777777" w:rsidR="00BC5EF3" w:rsidRDefault="00FB65A4">
            <w:pPr>
              <w:jc w:val="right"/>
            </w:pPr>
            <w:r>
              <w:t>747</w:t>
            </w:r>
          </w:p>
        </w:tc>
        <w:tc>
          <w:tcPr>
            <w:tcW w:w="0" w:type="auto"/>
          </w:tcPr>
          <w:p w14:paraId="662E6A20" w14:textId="77777777" w:rsidR="00BC5EF3" w:rsidRDefault="00FB65A4">
            <w:pPr>
              <w:jc w:val="right"/>
            </w:pPr>
            <w:r>
              <w:t>1,057</w:t>
            </w:r>
          </w:p>
        </w:tc>
      </w:tr>
      <w:tr w:rsidR="00BA45B7" w14:paraId="662E6A2F" w14:textId="77777777" w:rsidTr="00FB65A4">
        <w:trPr>
          <w:cnfStyle w:val="000000100000" w:firstRow="0" w:lastRow="0" w:firstColumn="0" w:lastColumn="0" w:oddVBand="0" w:evenVBand="0" w:oddHBand="1" w:evenHBand="0" w:firstRowFirstColumn="0" w:firstRowLastColumn="0" w:lastRowFirstColumn="0" w:lastRowLastColumn="0"/>
          <w:jc w:val="center"/>
        </w:trPr>
        <w:tc>
          <w:tcPr>
            <w:tcW w:w="714" w:type="dxa"/>
          </w:tcPr>
          <w:p w14:paraId="662E6A22" w14:textId="77777777" w:rsidR="00BC5EF3" w:rsidRDefault="00FB65A4">
            <w:r>
              <w:t>2020</w:t>
            </w:r>
          </w:p>
        </w:tc>
        <w:tc>
          <w:tcPr>
            <w:tcW w:w="0" w:type="auto"/>
          </w:tcPr>
          <w:p w14:paraId="662E6A23" w14:textId="77777777" w:rsidR="00BC5EF3" w:rsidRDefault="00FB65A4">
            <w:pPr>
              <w:jc w:val="right"/>
            </w:pPr>
            <w:r>
              <w:t>952</w:t>
            </w:r>
          </w:p>
        </w:tc>
        <w:tc>
          <w:tcPr>
            <w:tcW w:w="0" w:type="auto"/>
          </w:tcPr>
          <w:p w14:paraId="662E6A24" w14:textId="77777777" w:rsidR="00BC5EF3" w:rsidRDefault="00FB65A4">
            <w:pPr>
              <w:jc w:val="right"/>
            </w:pPr>
            <w:r>
              <w:t>50.8</w:t>
            </w:r>
          </w:p>
        </w:tc>
        <w:tc>
          <w:tcPr>
            <w:tcW w:w="0" w:type="auto"/>
          </w:tcPr>
          <w:p w14:paraId="662E6A25" w14:textId="77777777" w:rsidR="00BC5EF3" w:rsidRDefault="00FB65A4">
            <w:pPr>
              <w:jc w:val="right"/>
            </w:pPr>
            <w:r>
              <w:t>863</w:t>
            </w:r>
          </w:p>
        </w:tc>
        <w:tc>
          <w:tcPr>
            <w:tcW w:w="0" w:type="auto"/>
          </w:tcPr>
          <w:p w14:paraId="662E6A26" w14:textId="77777777" w:rsidR="00BC5EF3" w:rsidRDefault="00FB65A4">
            <w:pPr>
              <w:jc w:val="right"/>
            </w:pPr>
            <w:r>
              <w:t>1,063</w:t>
            </w:r>
          </w:p>
        </w:tc>
        <w:tc>
          <w:tcPr>
            <w:tcW w:w="0" w:type="auto"/>
          </w:tcPr>
          <w:p w14:paraId="662E6A27" w14:textId="77777777" w:rsidR="00BC5EF3" w:rsidRDefault="00FB65A4">
            <w:pPr>
              <w:jc w:val="right"/>
            </w:pPr>
            <w:r>
              <w:t>123</w:t>
            </w:r>
          </w:p>
        </w:tc>
        <w:tc>
          <w:tcPr>
            <w:tcW w:w="0" w:type="auto"/>
          </w:tcPr>
          <w:p w14:paraId="662E6A28" w14:textId="77777777" w:rsidR="00BC5EF3" w:rsidRDefault="00FB65A4">
            <w:pPr>
              <w:jc w:val="right"/>
            </w:pPr>
            <w:r>
              <w:t>16.6</w:t>
            </w:r>
          </w:p>
        </w:tc>
        <w:tc>
          <w:tcPr>
            <w:tcW w:w="0" w:type="auto"/>
          </w:tcPr>
          <w:p w14:paraId="662E6A29" w14:textId="77777777" w:rsidR="00BC5EF3" w:rsidRDefault="00FB65A4">
            <w:pPr>
              <w:jc w:val="right"/>
            </w:pPr>
            <w:r>
              <w:t>95</w:t>
            </w:r>
          </w:p>
        </w:tc>
        <w:tc>
          <w:tcPr>
            <w:tcW w:w="0" w:type="auto"/>
          </w:tcPr>
          <w:p w14:paraId="662E6A2A" w14:textId="77777777" w:rsidR="00BC5EF3" w:rsidRDefault="00FB65A4">
            <w:pPr>
              <w:jc w:val="right"/>
            </w:pPr>
            <w:r>
              <w:t>162</w:t>
            </w:r>
          </w:p>
        </w:tc>
        <w:tc>
          <w:tcPr>
            <w:tcW w:w="0" w:type="auto"/>
          </w:tcPr>
          <w:p w14:paraId="662E6A2B" w14:textId="77777777" w:rsidR="00BC5EF3" w:rsidRDefault="00FB65A4">
            <w:pPr>
              <w:jc w:val="right"/>
            </w:pPr>
            <w:r>
              <w:t>1,075</w:t>
            </w:r>
          </w:p>
        </w:tc>
        <w:tc>
          <w:tcPr>
            <w:tcW w:w="0" w:type="auto"/>
          </w:tcPr>
          <w:p w14:paraId="662E6A2C" w14:textId="77777777" w:rsidR="00BC5EF3" w:rsidRDefault="00FB65A4">
            <w:pPr>
              <w:jc w:val="right"/>
            </w:pPr>
            <w:r>
              <w:t>53.4</w:t>
            </w:r>
          </w:p>
        </w:tc>
        <w:tc>
          <w:tcPr>
            <w:tcW w:w="0" w:type="auto"/>
          </w:tcPr>
          <w:p w14:paraId="662E6A2D" w14:textId="77777777" w:rsidR="00BC5EF3" w:rsidRDefault="00FB65A4">
            <w:pPr>
              <w:jc w:val="right"/>
            </w:pPr>
            <w:r>
              <w:t>982</w:t>
            </w:r>
          </w:p>
        </w:tc>
        <w:tc>
          <w:tcPr>
            <w:tcW w:w="0" w:type="auto"/>
          </w:tcPr>
          <w:p w14:paraId="662E6A2E" w14:textId="77777777" w:rsidR="00BC5EF3" w:rsidRDefault="00FB65A4">
            <w:pPr>
              <w:jc w:val="right"/>
            </w:pPr>
            <w:r>
              <w:t>1,193</w:t>
            </w:r>
          </w:p>
        </w:tc>
      </w:tr>
      <w:tr w:rsidR="00BA45B7" w14:paraId="662E6A3D" w14:textId="77777777" w:rsidTr="00FB65A4">
        <w:trPr>
          <w:cnfStyle w:val="000000010000" w:firstRow="0" w:lastRow="0" w:firstColumn="0" w:lastColumn="0" w:oddVBand="0" w:evenVBand="0" w:oddHBand="0" w:evenHBand="1" w:firstRowFirstColumn="0" w:firstRowLastColumn="0" w:lastRowFirstColumn="0" w:lastRowLastColumn="0"/>
          <w:jc w:val="center"/>
        </w:trPr>
        <w:tc>
          <w:tcPr>
            <w:tcW w:w="714" w:type="dxa"/>
          </w:tcPr>
          <w:p w14:paraId="662E6A30" w14:textId="77777777" w:rsidR="00BC5EF3" w:rsidRDefault="00FB65A4">
            <w:r>
              <w:t>2021</w:t>
            </w:r>
          </w:p>
        </w:tc>
        <w:tc>
          <w:tcPr>
            <w:tcW w:w="0" w:type="auto"/>
          </w:tcPr>
          <w:p w14:paraId="662E6A31" w14:textId="77777777" w:rsidR="00BC5EF3" w:rsidRDefault="00FB65A4">
            <w:pPr>
              <w:jc w:val="right"/>
            </w:pPr>
            <w:r>
              <w:t>505</w:t>
            </w:r>
          </w:p>
        </w:tc>
        <w:tc>
          <w:tcPr>
            <w:tcW w:w="0" w:type="auto"/>
          </w:tcPr>
          <w:p w14:paraId="662E6A32" w14:textId="77777777" w:rsidR="00BC5EF3" w:rsidRDefault="00FB65A4">
            <w:pPr>
              <w:jc w:val="right"/>
            </w:pPr>
            <w:r>
              <w:t>7.7</w:t>
            </w:r>
          </w:p>
        </w:tc>
        <w:tc>
          <w:tcPr>
            <w:tcW w:w="0" w:type="auto"/>
          </w:tcPr>
          <w:p w14:paraId="662E6A33" w14:textId="77777777" w:rsidR="00BC5EF3" w:rsidRDefault="00FB65A4">
            <w:pPr>
              <w:jc w:val="right"/>
            </w:pPr>
            <w:r>
              <w:t>491</w:t>
            </w:r>
          </w:p>
        </w:tc>
        <w:tc>
          <w:tcPr>
            <w:tcW w:w="0" w:type="auto"/>
          </w:tcPr>
          <w:p w14:paraId="662E6A34" w14:textId="77777777" w:rsidR="00BC5EF3" w:rsidRDefault="00FB65A4">
            <w:pPr>
              <w:jc w:val="right"/>
            </w:pPr>
            <w:r>
              <w:t>521</w:t>
            </w:r>
          </w:p>
        </w:tc>
        <w:tc>
          <w:tcPr>
            <w:tcW w:w="0" w:type="auto"/>
          </w:tcPr>
          <w:p w14:paraId="662E6A35" w14:textId="77777777" w:rsidR="00BC5EF3" w:rsidRDefault="00FB65A4">
            <w:pPr>
              <w:jc w:val="right"/>
            </w:pPr>
            <w:r>
              <w:t>62</w:t>
            </w:r>
          </w:p>
        </w:tc>
        <w:tc>
          <w:tcPr>
            <w:tcW w:w="0" w:type="auto"/>
          </w:tcPr>
          <w:p w14:paraId="662E6A36" w14:textId="77777777" w:rsidR="00BC5EF3" w:rsidRDefault="00FB65A4">
            <w:pPr>
              <w:jc w:val="right"/>
            </w:pPr>
            <w:r>
              <w:t>4.9</w:t>
            </w:r>
          </w:p>
        </w:tc>
        <w:tc>
          <w:tcPr>
            <w:tcW w:w="0" w:type="auto"/>
          </w:tcPr>
          <w:p w14:paraId="662E6A37" w14:textId="77777777" w:rsidR="00BC5EF3" w:rsidRDefault="00FB65A4">
            <w:pPr>
              <w:jc w:val="right"/>
            </w:pPr>
            <w:r>
              <w:t>54</w:t>
            </w:r>
          </w:p>
        </w:tc>
        <w:tc>
          <w:tcPr>
            <w:tcW w:w="0" w:type="auto"/>
          </w:tcPr>
          <w:p w14:paraId="662E6A38" w14:textId="77777777" w:rsidR="00BC5EF3" w:rsidRDefault="00FB65A4">
            <w:pPr>
              <w:jc w:val="right"/>
            </w:pPr>
            <w:r>
              <w:t>73</w:t>
            </w:r>
          </w:p>
        </w:tc>
        <w:tc>
          <w:tcPr>
            <w:tcW w:w="0" w:type="auto"/>
          </w:tcPr>
          <w:p w14:paraId="662E6A39" w14:textId="77777777" w:rsidR="00BC5EF3" w:rsidRDefault="00FB65A4">
            <w:pPr>
              <w:jc w:val="right"/>
            </w:pPr>
            <w:r>
              <w:t>568</w:t>
            </w:r>
          </w:p>
        </w:tc>
        <w:tc>
          <w:tcPr>
            <w:tcW w:w="0" w:type="auto"/>
          </w:tcPr>
          <w:p w14:paraId="662E6A3A" w14:textId="77777777" w:rsidR="00BC5EF3" w:rsidRDefault="00FB65A4">
            <w:pPr>
              <w:jc w:val="right"/>
            </w:pPr>
            <w:r>
              <w:t>9.3</w:t>
            </w:r>
          </w:p>
        </w:tc>
        <w:tc>
          <w:tcPr>
            <w:tcW w:w="0" w:type="auto"/>
          </w:tcPr>
          <w:p w14:paraId="662E6A3B" w14:textId="77777777" w:rsidR="00BC5EF3" w:rsidRDefault="00FB65A4">
            <w:pPr>
              <w:jc w:val="right"/>
            </w:pPr>
            <w:r>
              <w:t>552</w:t>
            </w:r>
          </w:p>
        </w:tc>
        <w:tc>
          <w:tcPr>
            <w:tcW w:w="0" w:type="auto"/>
          </w:tcPr>
          <w:p w14:paraId="662E6A3C" w14:textId="77777777" w:rsidR="00BC5EF3" w:rsidRDefault="00FB65A4">
            <w:pPr>
              <w:jc w:val="right"/>
            </w:pPr>
            <w:r>
              <w:t>588</w:t>
            </w:r>
          </w:p>
        </w:tc>
      </w:tr>
      <w:tr w:rsidR="00BA45B7" w14:paraId="662E6A4B" w14:textId="77777777" w:rsidTr="00FB65A4">
        <w:trPr>
          <w:cnfStyle w:val="000000100000" w:firstRow="0" w:lastRow="0" w:firstColumn="0" w:lastColumn="0" w:oddVBand="0" w:evenVBand="0" w:oddHBand="1" w:evenHBand="0" w:firstRowFirstColumn="0" w:firstRowLastColumn="0" w:lastRowFirstColumn="0" w:lastRowLastColumn="0"/>
          <w:jc w:val="center"/>
        </w:trPr>
        <w:tc>
          <w:tcPr>
            <w:tcW w:w="714" w:type="dxa"/>
          </w:tcPr>
          <w:p w14:paraId="662E6A3E" w14:textId="77777777" w:rsidR="00BC5EF3" w:rsidRDefault="00FB65A4">
            <w:r>
              <w:t>2022</w:t>
            </w:r>
          </w:p>
        </w:tc>
        <w:tc>
          <w:tcPr>
            <w:tcW w:w="0" w:type="auto"/>
          </w:tcPr>
          <w:p w14:paraId="662E6A3F" w14:textId="77777777" w:rsidR="00BC5EF3" w:rsidRDefault="00FB65A4">
            <w:pPr>
              <w:jc w:val="right"/>
            </w:pPr>
            <w:r>
              <w:t>614</w:t>
            </w:r>
          </w:p>
        </w:tc>
        <w:tc>
          <w:tcPr>
            <w:tcW w:w="0" w:type="auto"/>
          </w:tcPr>
          <w:p w14:paraId="662E6A40" w14:textId="77777777" w:rsidR="00BC5EF3" w:rsidRDefault="00FB65A4">
            <w:pPr>
              <w:jc w:val="right"/>
            </w:pPr>
            <w:r>
              <w:t>11.7</w:t>
            </w:r>
          </w:p>
        </w:tc>
        <w:tc>
          <w:tcPr>
            <w:tcW w:w="0" w:type="auto"/>
          </w:tcPr>
          <w:p w14:paraId="662E6A41" w14:textId="77777777" w:rsidR="00BC5EF3" w:rsidRDefault="00FB65A4">
            <w:pPr>
              <w:jc w:val="right"/>
            </w:pPr>
            <w:r>
              <w:t>593</w:t>
            </w:r>
          </w:p>
        </w:tc>
        <w:tc>
          <w:tcPr>
            <w:tcW w:w="0" w:type="auto"/>
          </w:tcPr>
          <w:p w14:paraId="662E6A42" w14:textId="77777777" w:rsidR="00BC5EF3" w:rsidRDefault="00FB65A4">
            <w:pPr>
              <w:jc w:val="right"/>
            </w:pPr>
            <w:r>
              <w:t>639</w:t>
            </w:r>
          </w:p>
        </w:tc>
        <w:tc>
          <w:tcPr>
            <w:tcW w:w="0" w:type="auto"/>
          </w:tcPr>
          <w:p w14:paraId="662E6A43" w14:textId="77777777" w:rsidR="00BC5EF3" w:rsidRDefault="00FB65A4">
            <w:pPr>
              <w:jc w:val="right"/>
            </w:pPr>
            <w:r>
              <w:t>101</w:t>
            </w:r>
          </w:p>
        </w:tc>
        <w:tc>
          <w:tcPr>
            <w:tcW w:w="0" w:type="auto"/>
          </w:tcPr>
          <w:p w14:paraId="662E6A44" w14:textId="77777777" w:rsidR="00BC5EF3" w:rsidRDefault="00FB65A4">
            <w:pPr>
              <w:jc w:val="right"/>
            </w:pPr>
            <w:r>
              <w:t>7.0</w:t>
            </w:r>
          </w:p>
        </w:tc>
        <w:tc>
          <w:tcPr>
            <w:tcW w:w="0" w:type="auto"/>
          </w:tcPr>
          <w:p w14:paraId="662E6A45" w14:textId="77777777" w:rsidR="00BC5EF3" w:rsidRDefault="00FB65A4">
            <w:pPr>
              <w:jc w:val="right"/>
            </w:pPr>
            <w:r>
              <w:t>89</w:t>
            </w:r>
          </w:p>
        </w:tc>
        <w:tc>
          <w:tcPr>
            <w:tcW w:w="0" w:type="auto"/>
          </w:tcPr>
          <w:p w14:paraId="662E6A46" w14:textId="77777777" w:rsidR="00BC5EF3" w:rsidRDefault="00FB65A4">
            <w:pPr>
              <w:jc w:val="right"/>
            </w:pPr>
            <w:r>
              <w:t>117</w:t>
            </w:r>
          </w:p>
        </w:tc>
        <w:tc>
          <w:tcPr>
            <w:tcW w:w="0" w:type="auto"/>
          </w:tcPr>
          <w:p w14:paraId="662E6A47" w14:textId="77777777" w:rsidR="00BC5EF3" w:rsidRDefault="00FB65A4">
            <w:pPr>
              <w:jc w:val="right"/>
            </w:pPr>
            <w:r>
              <w:t>716</w:t>
            </w:r>
          </w:p>
        </w:tc>
        <w:tc>
          <w:tcPr>
            <w:tcW w:w="0" w:type="auto"/>
          </w:tcPr>
          <w:p w14:paraId="662E6A48" w14:textId="77777777" w:rsidR="00BC5EF3" w:rsidRDefault="00FB65A4">
            <w:pPr>
              <w:jc w:val="right"/>
            </w:pPr>
            <w:r>
              <w:t>14.0</w:t>
            </w:r>
          </w:p>
        </w:tc>
        <w:tc>
          <w:tcPr>
            <w:tcW w:w="0" w:type="auto"/>
          </w:tcPr>
          <w:p w14:paraId="662E6A49" w14:textId="77777777" w:rsidR="00BC5EF3" w:rsidRDefault="00FB65A4">
            <w:pPr>
              <w:jc w:val="right"/>
            </w:pPr>
            <w:r>
              <w:t>691</w:t>
            </w:r>
          </w:p>
        </w:tc>
        <w:tc>
          <w:tcPr>
            <w:tcW w:w="0" w:type="auto"/>
          </w:tcPr>
          <w:p w14:paraId="662E6A4A" w14:textId="77777777" w:rsidR="00BC5EF3" w:rsidRDefault="00FB65A4">
            <w:pPr>
              <w:jc w:val="right"/>
            </w:pPr>
            <w:r>
              <w:t>744</w:t>
            </w:r>
          </w:p>
        </w:tc>
      </w:tr>
      <w:tr w:rsidR="00BA45B7" w14:paraId="662E6A59" w14:textId="77777777" w:rsidTr="00FB65A4">
        <w:trPr>
          <w:cnfStyle w:val="000000010000" w:firstRow="0" w:lastRow="0" w:firstColumn="0" w:lastColumn="0" w:oddVBand="0" w:evenVBand="0" w:oddHBand="0" w:evenHBand="1" w:firstRowFirstColumn="0" w:firstRowLastColumn="0" w:lastRowFirstColumn="0" w:lastRowLastColumn="0"/>
          <w:jc w:val="center"/>
        </w:trPr>
        <w:tc>
          <w:tcPr>
            <w:tcW w:w="714" w:type="dxa"/>
          </w:tcPr>
          <w:p w14:paraId="662E6A4C" w14:textId="77777777" w:rsidR="00BC5EF3" w:rsidRDefault="00FB65A4">
            <w:r>
              <w:t>2023</w:t>
            </w:r>
          </w:p>
        </w:tc>
        <w:tc>
          <w:tcPr>
            <w:tcW w:w="0" w:type="auto"/>
          </w:tcPr>
          <w:p w14:paraId="662E6A4D" w14:textId="77777777" w:rsidR="00BC5EF3" w:rsidRDefault="00FB65A4">
            <w:pPr>
              <w:jc w:val="right"/>
            </w:pPr>
            <w:r>
              <w:t>844</w:t>
            </w:r>
          </w:p>
        </w:tc>
        <w:tc>
          <w:tcPr>
            <w:tcW w:w="0" w:type="auto"/>
          </w:tcPr>
          <w:p w14:paraId="662E6A4E" w14:textId="77777777" w:rsidR="00BC5EF3" w:rsidRDefault="00FB65A4">
            <w:pPr>
              <w:jc w:val="right"/>
            </w:pPr>
            <w:r>
              <w:t>9.6</w:t>
            </w:r>
          </w:p>
        </w:tc>
        <w:tc>
          <w:tcPr>
            <w:tcW w:w="0" w:type="auto"/>
          </w:tcPr>
          <w:p w14:paraId="662E6A4F" w14:textId="77777777" w:rsidR="00BC5EF3" w:rsidRDefault="00FB65A4">
            <w:pPr>
              <w:jc w:val="right"/>
            </w:pPr>
            <w:r>
              <w:t>828</w:t>
            </w:r>
          </w:p>
        </w:tc>
        <w:tc>
          <w:tcPr>
            <w:tcW w:w="0" w:type="auto"/>
          </w:tcPr>
          <w:p w14:paraId="662E6A50" w14:textId="77777777" w:rsidR="00BC5EF3" w:rsidRDefault="00FB65A4">
            <w:pPr>
              <w:jc w:val="right"/>
            </w:pPr>
            <w:r>
              <w:t>863</w:t>
            </w:r>
          </w:p>
        </w:tc>
        <w:tc>
          <w:tcPr>
            <w:tcW w:w="0" w:type="auto"/>
          </w:tcPr>
          <w:p w14:paraId="662E6A51" w14:textId="77777777" w:rsidR="00BC5EF3" w:rsidRDefault="00FB65A4">
            <w:pPr>
              <w:jc w:val="right"/>
            </w:pPr>
            <w:r>
              <w:t>18</w:t>
            </w:r>
          </w:p>
        </w:tc>
        <w:tc>
          <w:tcPr>
            <w:tcW w:w="0" w:type="auto"/>
          </w:tcPr>
          <w:p w14:paraId="662E6A52" w14:textId="77777777" w:rsidR="00BC5EF3" w:rsidRDefault="00FB65A4">
            <w:pPr>
              <w:jc w:val="right"/>
            </w:pPr>
            <w:r>
              <w:t>1.7</w:t>
            </w:r>
          </w:p>
        </w:tc>
        <w:tc>
          <w:tcPr>
            <w:tcW w:w="0" w:type="auto"/>
          </w:tcPr>
          <w:p w14:paraId="662E6A53" w14:textId="77777777" w:rsidR="00BC5EF3" w:rsidRDefault="00FB65A4">
            <w:pPr>
              <w:jc w:val="right"/>
            </w:pPr>
            <w:r>
              <w:t>16</w:t>
            </w:r>
          </w:p>
        </w:tc>
        <w:tc>
          <w:tcPr>
            <w:tcW w:w="0" w:type="auto"/>
          </w:tcPr>
          <w:p w14:paraId="662E6A54" w14:textId="77777777" w:rsidR="00BC5EF3" w:rsidRDefault="00FB65A4">
            <w:pPr>
              <w:jc w:val="right"/>
            </w:pPr>
            <w:r>
              <w:t>22</w:t>
            </w:r>
          </w:p>
        </w:tc>
        <w:tc>
          <w:tcPr>
            <w:tcW w:w="0" w:type="auto"/>
          </w:tcPr>
          <w:p w14:paraId="662E6A55" w14:textId="77777777" w:rsidR="00BC5EF3" w:rsidRDefault="00FB65A4">
            <w:pPr>
              <w:jc w:val="right"/>
            </w:pPr>
            <w:r>
              <w:t>863</w:t>
            </w:r>
          </w:p>
        </w:tc>
        <w:tc>
          <w:tcPr>
            <w:tcW w:w="0" w:type="auto"/>
          </w:tcPr>
          <w:p w14:paraId="662E6A56" w14:textId="77777777" w:rsidR="00BC5EF3" w:rsidRDefault="00FB65A4">
            <w:pPr>
              <w:jc w:val="right"/>
            </w:pPr>
            <w:r>
              <w:t>9.7</w:t>
            </w:r>
          </w:p>
        </w:tc>
        <w:tc>
          <w:tcPr>
            <w:tcW w:w="0" w:type="auto"/>
          </w:tcPr>
          <w:p w14:paraId="662E6A57" w14:textId="77777777" w:rsidR="00BC5EF3" w:rsidRDefault="00FB65A4">
            <w:pPr>
              <w:jc w:val="right"/>
            </w:pPr>
            <w:r>
              <w:t>846</w:t>
            </w:r>
          </w:p>
        </w:tc>
        <w:tc>
          <w:tcPr>
            <w:tcW w:w="0" w:type="auto"/>
          </w:tcPr>
          <w:p w14:paraId="662E6A58" w14:textId="77777777" w:rsidR="00BC5EF3" w:rsidRDefault="00FB65A4">
            <w:pPr>
              <w:jc w:val="right"/>
            </w:pPr>
            <w:r>
              <w:t>883</w:t>
            </w:r>
          </w:p>
        </w:tc>
      </w:tr>
    </w:tbl>
    <w:p w14:paraId="662E6A5A" w14:textId="77777777" w:rsidR="00BC5EF3" w:rsidRDefault="00BC5EF3"/>
    <w:p w14:paraId="662E6A5B" w14:textId="77777777" w:rsidR="00BC5EF3" w:rsidRDefault="00FB65A4">
      <w:bookmarkStart w:id="56" w:name="tab:kelt-prop"/>
      <w:bookmarkEnd w:id="56"/>
      <w:r>
        <w:t>Table 4.7: Proportion of kelts estimated each year, with standard error.</w:t>
      </w:r>
    </w:p>
    <w:tbl>
      <w:tblPr>
        <w:tblStyle w:val="Table-WDFW"/>
        <w:tblW w:w="0" w:type="auto"/>
        <w:jc w:val="center"/>
        <w:tblLook w:val="0020" w:firstRow="1" w:lastRow="0" w:firstColumn="0" w:lastColumn="0" w:noHBand="0" w:noVBand="0"/>
        <w:tblCaption w:val="Table 4.7: Proportion of kelts estimated each year, with standard error."/>
      </w:tblPr>
      <w:tblGrid>
        <w:gridCol w:w="714"/>
        <w:gridCol w:w="769"/>
        <w:gridCol w:w="752"/>
        <w:gridCol w:w="1708"/>
        <w:gridCol w:w="758"/>
      </w:tblGrid>
      <w:tr w:rsidR="00BC5EF3" w14:paraId="662E6A61" w14:textId="77777777" w:rsidTr="00A3193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62E6A5C" w14:textId="77777777" w:rsidR="00BC5EF3" w:rsidRDefault="00FB65A4">
            <w:pPr>
              <w:jc w:val="right"/>
            </w:pPr>
            <w:r>
              <w:t>Year</w:t>
            </w:r>
          </w:p>
        </w:tc>
        <w:tc>
          <w:tcPr>
            <w:tcW w:w="0" w:type="auto"/>
          </w:tcPr>
          <w:p w14:paraId="662E6A5D" w14:textId="77777777" w:rsidR="00BC5EF3" w:rsidRDefault="00FB65A4">
            <w:pPr>
              <w:jc w:val="right"/>
            </w:pPr>
            <w:r>
              <w:t>Total</w:t>
            </w:r>
          </w:p>
        </w:tc>
        <w:tc>
          <w:tcPr>
            <w:tcW w:w="0" w:type="auto"/>
          </w:tcPr>
          <w:p w14:paraId="662E6A5E" w14:textId="77777777" w:rsidR="00BC5EF3" w:rsidRDefault="00FB65A4">
            <w:pPr>
              <w:jc w:val="right"/>
            </w:pPr>
            <w:r>
              <w:t>Kelts</w:t>
            </w:r>
          </w:p>
        </w:tc>
        <w:tc>
          <w:tcPr>
            <w:tcW w:w="0" w:type="auto"/>
          </w:tcPr>
          <w:p w14:paraId="662E6A5F" w14:textId="77777777" w:rsidR="00BC5EF3" w:rsidRDefault="00FB65A4">
            <w:pPr>
              <w:jc w:val="right"/>
            </w:pPr>
            <w:r>
              <w:t>Kelt Proportion</w:t>
            </w:r>
          </w:p>
        </w:tc>
        <w:tc>
          <w:tcPr>
            <w:tcW w:w="0" w:type="auto"/>
          </w:tcPr>
          <w:p w14:paraId="662E6A60" w14:textId="77777777" w:rsidR="00BC5EF3" w:rsidRDefault="00FB65A4">
            <w:pPr>
              <w:jc w:val="right"/>
            </w:pPr>
            <w:r>
              <w:t>SE</w:t>
            </w:r>
          </w:p>
        </w:tc>
      </w:tr>
      <w:tr w:rsidR="00BC5EF3" w14:paraId="662E6A67"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A62" w14:textId="77777777" w:rsidR="00BC5EF3" w:rsidRDefault="00FB65A4">
            <w:pPr>
              <w:jc w:val="right"/>
            </w:pPr>
            <w:r>
              <w:t>2019</w:t>
            </w:r>
          </w:p>
        </w:tc>
        <w:tc>
          <w:tcPr>
            <w:tcW w:w="0" w:type="auto"/>
          </w:tcPr>
          <w:p w14:paraId="662E6A63" w14:textId="77777777" w:rsidR="00BC5EF3" w:rsidRDefault="00FB65A4">
            <w:pPr>
              <w:jc w:val="right"/>
            </w:pPr>
            <w:r>
              <w:t>797</w:t>
            </w:r>
          </w:p>
        </w:tc>
        <w:tc>
          <w:tcPr>
            <w:tcW w:w="0" w:type="auto"/>
          </w:tcPr>
          <w:p w14:paraId="662E6A64" w14:textId="77777777" w:rsidR="00BC5EF3" w:rsidRDefault="00FB65A4">
            <w:pPr>
              <w:jc w:val="right"/>
            </w:pPr>
            <w:r>
              <w:t>107</w:t>
            </w:r>
          </w:p>
        </w:tc>
        <w:tc>
          <w:tcPr>
            <w:tcW w:w="0" w:type="auto"/>
          </w:tcPr>
          <w:p w14:paraId="662E6A65" w14:textId="77777777" w:rsidR="00BC5EF3" w:rsidRDefault="00FB65A4">
            <w:pPr>
              <w:jc w:val="right"/>
            </w:pPr>
            <w:r>
              <w:t>0.133</w:t>
            </w:r>
          </w:p>
        </w:tc>
        <w:tc>
          <w:tcPr>
            <w:tcW w:w="0" w:type="auto"/>
          </w:tcPr>
          <w:p w14:paraId="662E6A66" w14:textId="77777777" w:rsidR="00BC5EF3" w:rsidRDefault="00FB65A4">
            <w:pPr>
              <w:jc w:val="right"/>
            </w:pPr>
            <w:r>
              <w:t>0.014</w:t>
            </w:r>
          </w:p>
        </w:tc>
      </w:tr>
      <w:tr w:rsidR="00BC5EF3" w14:paraId="662E6A6D"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A68" w14:textId="77777777" w:rsidR="00BC5EF3" w:rsidRDefault="00FB65A4">
            <w:pPr>
              <w:jc w:val="right"/>
            </w:pPr>
            <w:r>
              <w:t>2020</w:t>
            </w:r>
          </w:p>
        </w:tc>
        <w:tc>
          <w:tcPr>
            <w:tcW w:w="0" w:type="auto"/>
          </w:tcPr>
          <w:p w14:paraId="662E6A69" w14:textId="77777777" w:rsidR="00BC5EF3" w:rsidRDefault="00FB65A4">
            <w:pPr>
              <w:jc w:val="right"/>
            </w:pPr>
            <w:r>
              <w:t>1075</w:t>
            </w:r>
          </w:p>
        </w:tc>
        <w:tc>
          <w:tcPr>
            <w:tcW w:w="0" w:type="auto"/>
          </w:tcPr>
          <w:p w14:paraId="662E6A6A" w14:textId="77777777" w:rsidR="00BC5EF3" w:rsidRDefault="00FB65A4">
            <w:pPr>
              <w:jc w:val="right"/>
            </w:pPr>
            <w:r>
              <w:t>84</w:t>
            </w:r>
          </w:p>
        </w:tc>
        <w:tc>
          <w:tcPr>
            <w:tcW w:w="0" w:type="auto"/>
          </w:tcPr>
          <w:p w14:paraId="662E6A6B" w14:textId="77777777" w:rsidR="00BC5EF3" w:rsidRDefault="00FB65A4">
            <w:pPr>
              <w:jc w:val="right"/>
            </w:pPr>
            <w:r>
              <w:t>0.078</w:t>
            </w:r>
          </w:p>
        </w:tc>
        <w:tc>
          <w:tcPr>
            <w:tcW w:w="0" w:type="auto"/>
          </w:tcPr>
          <w:p w14:paraId="662E6A6C" w14:textId="77777777" w:rsidR="00BC5EF3" w:rsidRDefault="00FB65A4">
            <w:pPr>
              <w:jc w:val="right"/>
            </w:pPr>
            <w:r>
              <w:t>0.012</w:t>
            </w:r>
          </w:p>
        </w:tc>
      </w:tr>
      <w:tr w:rsidR="00BC5EF3" w14:paraId="662E6A73"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A6E" w14:textId="77777777" w:rsidR="00BC5EF3" w:rsidRDefault="00FB65A4">
            <w:pPr>
              <w:jc w:val="right"/>
            </w:pPr>
            <w:r>
              <w:t>2021</w:t>
            </w:r>
          </w:p>
        </w:tc>
        <w:tc>
          <w:tcPr>
            <w:tcW w:w="0" w:type="auto"/>
          </w:tcPr>
          <w:p w14:paraId="662E6A6F" w14:textId="77777777" w:rsidR="00BC5EF3" w:rsidRDefault="00FB65A4">
            <w:pPr>
              <w:jc w:val="right"/>
            </w:pPr>
            <w:r>
              <w:t>568</w:t>
            </w:r>
          </w:p>
        </w:tc>
        <w:tc>
          <w:tcPr>
            <w:tcW w:w="0" w:type="auto"/>
          </w:tcPr>
          <w:p w14:paraId="662E6A70" w14:textId="77777777" w:rsidR="00BC5EF3" w:rsidRDefault="00FB65A4">
            <w:pPr>
              <w:jc w:val="right"/>
            </w:pPr>
            <w:r>
              <w:t>58</w:t>
            </w:r>
          </w:p>
        </w:tc>
        <w:tc>
          <w:tcPr>
            <w:tcW w:w="0" w:type="auto"/>
          </w:tcPr>
          <w:p w14:paraId="662E6A71" w14:textId="77777777" w:rsidR="00BC5EF3" w:rsidRDefault="00FB65A4">
            <w:pPr>
              <w:jc w:val="right"/>
            </w:pPr>
            <w:r>
              <w:t>0.102</w:t>
            </w:r>
          </w:p>
        </w:tc>
        <w:tc>
          <w:tcPr>
            <w:tcW w:w="0" w:type="auto"/>
          </w:tcPr>
          <w:p w14:paraId="662E6A72" w14:textId="77777777" w:rsidR="00BC5EF3" w:rsidRDefault="00FB65A4">
            <w:pPr>
              <w:jc w:val="right"/>
            </w:pPr>
            <w:r>
              <w:t>0.008</w:t>
            </w:r>
          </w:p>
        </w:tc>
      </w:tr>
      <w:tr w:rsidR="00BC5EF3" w14:paraId="662E6A7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A74" w14:textId="77777777" w:rsidR="00BC5EF3" w:rsidRDefault="00FB65A4">
            <w:pPr>
              <w:jc w:val="right"/>
            </w:pPr>
            <w:r>
              <w:t>2022</w:t>
            </w:r>
          </w:p>
        </w:tc>
        <w:tc>
          <w:tcPr>
            <w:tcW w:w="0" w:type="auto"/>
          </w:tcPr>
          <w:p w14:paraId="662E6A75" w14:textId="77777777" w:rsidR="00BC5EF3" w:rsidRDefault="00FB65A4">
            <w:pPr>
              <w:jc w:val="right"/>
            </w:pPr>
            <w:r>
              <w:t>716</w:t>
            </w:r>
          </w:p>
        </w:tc>
        <w:tc>
          <w:tcPr>
            <w:tcW w:w="0" w:type="auto"/>
          </w:tcPr>
          <w:p w14:paraId="662E6A76" w14:textId="77777777" w:rsidR="00BC5EF3" w:rsidRDefault="00FB65A4">
            <w:pPr>
              <w:jc w:val="right"/>
            </w:pPr>
            <w:r>
              <w:t>96</w:t>
            </w:r>
          </w:p>
        </w:tc>
        <w:tc>
          <w:tcPr>
            <w:tcW w:w="0" w:type="auto"/>
          </w:tcPr>
          <w:p w14:paraId="662E6A77" w14:textId="77777777" w:rsidR="00BC5EF3" w:rsidRDefault="00FB65A4">
            <w:pPr>
              <w:jc w:val="right"/>
            </w:pPr>
            <w:r>
              <w:t>0.135</w:t>
            </w:r>
          </w:p>
        </w:tc>
        <w:tc>
          <w:tcPr>
            <w:tcW w:w="0" w:type="auto"/>
          </w:tcPr>
          <w:p w14:paraId="662E6A78" w14:textId="77777777" w:rsidR="00BC5EF3" w:rsidRDefault="00FB65A4">
            <w:pPr>
              <w:jc w:val="right"/>
            </w:pPr>
            <w:r>
              <w:t>0.009</w:t>
            </w:r>
          </w:p>
        </w:tc>
      </w:tr>
      <w:tr w:rsidR="00BC5EF3" w14:paraId="662E6A7F"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A7A" w14:textId="77777777" w:rsidR="00BC5EF3" w:rsidRDefault="00FB65A4">
            <w:pPr>
              <w:jc w:val="right"/>
            </w:pPr>
            <w:r>
              <w:t>2023</w:t>
            </w:r>
          </w:p>
        </w:tc>
        <w:tc>
          <w:tcPr>
            <w:tcW w:w="0" w:type="auto"/>
          </w:tcPr>
          <w:p w14:paraId="662E6A7B" w14:textId="77777777" w:rsidR="00BC5EF3" w:rsidRDefault="00FB65A4">
            <w:pPr>
              <w:jc w:val="right"/>
            </w:pPr>
            <w:r>
              <w:t>863</w:t>
            </w:r>
          </w:p>
        </w:tc>
        <w:tc>
          <w:tcPr>
            <w:tcW w:w="0" w:type="auto"/>
          </w:tcPr>
          <w:p w14:paraId="662E6A7C" w14:textId="77777777" w:rsidR="00BC5EF3" w:rsidRDefault="00FB65A4">
            <w:pPr>
              <w:jc w:val="right"/>
            </w:pPr>
            <w:r>
              <w:t>24</w:t>
            </w:r>
          </w:p>
        </w:tc>
        <w:tc>
          <w:tcPr>
            <w:tcW w:w="0" w:type="auto"/>
          </w:tcPr>
          <w:p w14:paraId="662E6A7D" w14:textId="77777777" w:rsidR="00BC5EF3" w:rsidRDefault="00FB65A4">
            <w:pPr>
              <w:jc w:val="right"/>
            </w:pPr>
            <w:r>
              <w:t>0.028</w:t>
            </w:r>
          </w:p>
        </w:tc>
        <w:tc>
          <w:tcPr>
            <w:tcW w:w="0" w:type="auto"/>
          </w:tcPr>
          <w:p w14:paraId="662E6A7E" w14:textId="77777777" w:rsidR="00BC5EF3" w:rsidRDefault="00FB65A4">
            <w:pPr>
              <w:jc w:val="right"/>
            </w:pPr>
            <w:r>
              <w:t>0.002</w:t>
            </w:r>
          </w:p>
        </w:tc>
      </w:tr>
    </w:tbl>
    <w:p w14:paraId="662E6A80" w14:textId="77777777" w:rsidR="00BC5EF3" w:rsidRDefault="00FB65A4" w:rsidP="00A31936">
      <w:pPr>
        <w:jc w:val="center"/>
      </w:pPr>
      <w:r>
        <w:rPr>
          <w:noProof/>
        </w:rPr>
        <w:lastRenderedPageBreak/>
        <w:drawing>
          <wp:inline distT="0" distB="0" distL="0" distR="0" wp14:anchorId="662E6ADE" wp14:editId="662E6ADF">
            <wp:extent cx="5504749" cy="5504749"/>
            <wp:effectExtent l="0" t="0" r="0" b="0"/>
            <wp:docPr id="85" name="Picture" descr="Figure 4.5: Marginal effects for up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6" name="Picture" descr="../figures/up-marg-1.png"/>
                    <pic:cNvPicPr>
                      <a:picLocks noChangeAspect="1" noChangeArrowheads="1"/>
                    </pic:cNvPicPr>
                  </pic:nvPicPr>
                  <pic:blipFill>
                    <a:blip r:embed="rId23"/>
                    <a:stretch>
                      <a:fillRect/>
                    </a:stretch>
                  </pic:blipFill>
                  <pic:spPr bwMode="auto">
                    <a:xfrm>
                      <a:off x="0" y="0"/>
                      <a:ext cx="5504749" cy="5504749"/>
                    </a:xfrm>
                    <a:prstGeom prst="rect">
                      <a:avLst/>
                    </a:prstGeom>
                    <a:noFill/>
                    <a:ln w="9525">
                      <a:noFill/>
                      <a:headEnd/>
                      <a:tailEnd/>
                    </a:ln>
                  </pic:spPr>
                </pic:pic>
              </a:graphicData>
            </a:graphic>
          </wp:inline>
        </w:drawing>
      </w:r>
    </w:p>
    <w:p w14:paraId="662E6A81" w14:textId="77777777" w:rsidR="00BC5EF3" w:rsidRDefault="00FB65A4">
      <w:bookmarkStart w:id="57" w:name="fig:up-marg"/>
      <w:bookmarkEnd w:id="57"/>
      <w:r>
        <w:t>Figure 4.5: Marginal effects for upstream-moving fish as estimated by the GAM for hour of day (A), discharge (B), and Julian day of year (C). Shaded areas indicated 95% confidence intervals.</w:t>
      </w:r>
    </w:p>
    <w:p w14:paraId="662E6A82" w14:textId="77777777" w:rsidR="00BC5EF3" w:rsidRDefault="00FB65A4" w:rsidP="00A31936">
      <w:pPr>
        <w:jc w:val="center"/>
      </w:pPr>
      <w:r>
        <w:rPr>
          <w:noProof/>
        </w:rPr>
        <w:lastRenderedPageBreak/>
        <w:drawing>
          <wp:inline distT="0" distB="0" distL="0" distR="0" wp14:anchorId="662E6AE0" wp14:editId="662E6AE1">
            <wp:extent cx="5504749" cy="5504749"/>
            <wp:effectExtent l="0" t="0" r="0" b="0"/>
            <wp:docPr id="89" name="Picture" descr="Figure 4.6: Marginal effects for down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90" name="Picture" descr="../figures/down-marg-1.png"/>
                    <pic:cNvPicPr>
                      <a:picLocks noChangeAspect="1" noChangeArrowheads="1"/>
                    </pic:cNvPicPr>
                  </pic:nvPicPr>
                  <pic:blipFill>
                    <a:blip r:embed="rId24"/>
                    <a:stretch>
                      <a:fillRect/>
                    </a:stretch>
                  </pic:blipFill>
                  <pic:spPr bwMode="auto">
                    <a:xfrm>
                      <a:off x="0" y="0"/>
                      <a:ext cx="5504749" cy="5504749"/>
                    </a:xfrm>
                    <a:prstGeom prst="rect">
                      <a:avLst/>
                    </a:prstGeom>
                    <a:noFill/>
                    <a:ln w="9525">
                      <a:noFill/>
                      <a:headEnd/>
                      <a:tailEnd/>
                    </a:ln>
                  </pic:spPr>
                </pic:pic>
              </a:graphicData>
            </a:graphic>
          </wp:inline>
        </w:drawing>
      </w:r>
    </w:p>
    <w:p w14:paraId="662E6A83" w14:textId="77777777" w:rsidR="00BC5EF3" w:rsidRDefault="00FB65A4">
      <w:bookmarkStart w:id="58" w:name="fig:down-marg"/>
      <w:bookmarkEnd w:id="58"/>
      <w:r>
        <w:t>Figure 4.6: Marginal effects for downstream-moving fish as estimated by the GAM for hour of day (A), discharge (B), and Julian day of year (C). Shaded areas indicated 95% confidence intervals.</w:t>
      </w:r>
    </w:p>
    <w:p w14:paraId="662E6A84" w14:textId="77777777" w:rsidR="00BC5EF3" w:rsidRDefault="00FB65A4">
      <w:pPr>
        <w:pStyle w:val="Heading3"/>
      </w:pPr>
      <w:bookmarkStart w:id="59" w:name="_Toc172300359"/>
      <w:bookmarkStart w:id="60" w:name="comparison-with-redd-based-estimates-1"/>
      <w:r>
        <w:t>4.4.1</w:t>
      </w:r>
      <w:r>
        <w:tab/>
        <w:t>Comparison with Redd-Based Estimates</w:t>
      </w:r>
      <w:bookmarkEnd w:id="59"/>
    </w:p>
    <w:p w14:paraId="662E6A85" w14:textId="77777777" w:rsidR="00BC5EF3" w:rsidRDefault="00FB65A4">
      <w:r>
        <w:t>Comparisons between redd-based estimates and SONAR-based estimates can be seen in Table 4.8 and Figure 4.7. In the 4 years with comparable estimates, SONAR-based estimates were significantly higher than redd-based estimates each year. The redd-based estimates did not fall within the 95% confidence intervals of the SONAR-based estimates, but they were consistently about half of the SONAR-based estimates (35.8 - 58.6%).</w:t>
      </w:r>
    </w:p>
    <w:p w14:paraId="662E6A86" w14:textId="77777777" w:rsidR="00BC5EF3" w:rsidRDefault="00FB65A4">
      <w:bookmarkStart w:id="61" w:name="tab:redd-tab"/>
      <w:bookmarkEnd w:id="61"/>
      <w:r>
        <w:t>Table 4.8: Annual estimates of winter steelhead escapement to the Dungeness River based on redd counts and SONAR (with 95% confidence intervals and standard error (SE))</w:t>
      </w:r>
    </w:p>
    <w:tbl>
      <w:tblPr>
        <w:tblStyle w:val="Table-WDFW"/>
        <w:tblW w:w="0" w:type="auto"/>
        <w:jc w:val="center"/>
        <w:tblLook w:val="0020" w:firstRow="1" w:lastRow="0" w:firstColumn="0" w:lastColumn="0" w:noHBand="0" w:noVBand="0"/>
        <w:tblCaption w:val="Table 4.8: Annual estimates of winter steelhead escapement to the Dungeness River based on redd counts and SONAR (with 95% confidence intervals and standard error (SE))"/>
      </w:tblPr>
      <w:tblGrid>
        <w:gridCol w:w="714"/>
        <w:gridCol w:w="1153"/>
        <w:gridCol w:w="1337"/>
        <w:gridCol w:w="657"/>
        <w:gridCol w:w="903"/>
        <w:gridCol w:w="907"/>
      </w:tblGrid>
      <w:tr w:rsidR="00BC5EF3" w14:paraId="662E6A8D" w14:textId="77777777" w:rsidTr="00A3193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62E6A87" w14:textId="77777777" w:rsidR="00BC5EF3" w:rsidRDefault="00FB65A4">
            <w:r>
              <w:lastRenderedPageBreak/>
              <w:t>Year</w:t>
            </w:r>
          </w:p>
        </w:tc>
        <w:tc>
          <w:tcPr>
            <w:tcW w:w="0" w:type="auto"/>
          </w:tcPr>
          <w:p w14:paraId="662E6A88" w14:textId="77777777" w:rsidR="00BC5EF3" w:rsidRDefault="00FB65A4">
            <w:pPr>
              <w:jc w:val="right"/>
            </w:pPr>
            <w:r>
              <w:t>Redd Est.</w:t>
            </w:r>
          </w:p>
        </w:tc>
        <w:tc>
          <w:tcPr>
            <w:tcW w:w="0" w:type="auto"/>
          </w:tcPr>
          <w:p w14:paraId="662E6A89" w14:textId="77777777" w:rsidR="00BC5EF3" w:rsidRDefault="00FB65A4">
            <w:pPr>
              <w:jc w:val="right"/>
            </w:pPr>
            <w:r>
              <w:t>SONAR Est.</w:t>
            </w:r>
          </w:p>
        </w:tc>
        <w:tc>
          <w:tcPr>
            <w:tcW w:w="0" w:type="auto"/>
          </w:tcPr>
          <w:p w14:paraId="662E6A8A" w14:textId="77777777" w:rsidR="00BC5EF3" w:rsidRDefault="00FB65A4">
            <w:pPr>
              <w:jc w:val="right"/>
            </w:pPr>
            <w:r>
              <w:t>SE</w:t>
            </w:r>
          </w:p>
        </w:tc>
        <w:tc>
          <w:tcPr>
            <w:tcW w:w="0" w:type="auto"/>
          </w:tcPr>
          <w:p w14:paraId="662E6A8B" w14:textId="77777777" w:rsidR="00BC5EF3" w:rsidRDefault="00FB65A4">
            <w:pPr>
              <w:jc w:val="right"/>
            </w:pPr>
            <w:r>
              <w:t>Low CI</w:t>
            </w:r>
          </w:p>
        </w:tc>
        <w:tc>
          <w:tcPr>
            <w:tcW w:w="0" w:type="auto"/>
          </w:tcPr>
          <w:p w14:paraId="662E6A8C" w14:textId="77777777" w:rsidR="00BC5EF3" w:rsidRDefault="00FB65A4">
            <w:pPr>
              <w:jc w:val="right"/>
            </w:pPr>
            <w:r>
              <w:t>Upp CI</w:t>
            </w:r>
          </w:p>
        </w:tc>
      </w:tr>
      <w:tr w:rsidR="00BC5EF3" w14:paraId="662E6A94"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A8E" w14:textId="77777777" w:rsidR="00BC5EF3" w:rsidRDefault="00FB65A4">
            <w:r>
              <w:t>2019</w:t>
            </w:r>
          </w:p>
        </w:tc>
        <w:tc>
          <w:tcPr>
            <w:tcW w:w="0" w:type="auto"/>
          </w:tcPr>
          <w:p w14:paraId="662E6A8F" w14:textId="77777777" w:rsidR="00BC5EF3" w:rsidRDefault="00FB65A4">
            <w:pPr>
              <w:jc w:val="right"/>
            </w:pPr>
            <w:r>
              <w:t>467</w:t>
            </w:r>
          </w:p>
        </w:tc>
        <w:tc>
          <w:tcPr>
            <w:tcW w:w="0" w:type="auto"/>
          </w:tcPr>
          <w:p w14:paraId="662E6A90" w14:textId="77777777" w:rsidR="00BC5EF3" w:rsidRDefault="00FB65A4">
            <w:pPr>
              <w:jc w:val="right"/>
            </w:pPr>
            <w:r>
              <w:t>797</w:t>
            </w:r>
          </w:p>
        </w:tc>
        <w:tc>
          <w:tcPr>
            <w:tcW w:w="0" w:type="auto"/>
          </w:tcPr>
          <w:p w14:paraId="662E6A91" w14:textId="77777777" w:rsidR="00BC5EF3" w:rsidRDefault="00FB65A4">
            <w:pPr>
              <w:jc w:val="right"/>
            </w:pPr>
            <w:r>
              <w:t>85.6</w:t>
            </w:r>
          </w:p>
        </w:tc>
        <w:tc>
          <w:tcPr>
            <w:tcW w:w="0" w:type="auto"/>
          </w:tcPr>
          <w:p w14:paraId="662E6A92" w14:textId="77777777" w:rsidR="00BC5EF3" w:rsidRDefault="00FB65A4">
            <w:pPr>
              <w:jc w:val="right"/>
            </w:pPr>
            <w:r>
              <w:t>747</w:t>
            </w:r>
          </w:p>
        </w:tc>
        <w:tc>
          <w:tcPr>
            <w:tcW w:w="0" w:type="auto"/>
          </w:tcPr>
          <w:p w14:paraId="662E6A93" w14:textId="77777777" w:rsidR="00BC5EF3" w:rsidRDefault="00FB65A4">
            <w:pPr>
              <w:jc w:val="right"/>
            </w:pPr>
            <w:r>
              <w:t>1,057</w:t>
            </w:r>
          </w:p>
        </w:tc>
      </w:tr>
      <w:tr w:rsidR="00BC5EF3" w14:paraId="662E6A9B"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A95" w14:textId="77777777" w:rsidR="00BC5EF3" w:rsidRDefault="00FB65A4">
            <w:r>
              <w:t>2020</w:t>
            </w:r>
          </w:p>
        </w:tc>
        <w:tc>
          <w:tcPr>
            <w:tcW w:w="0" w:type="auto"/>
          </w:tcPr>
          <w:p w14:paraId="662E6A96" w14:textId="77777777" w:rsidR="00BC5EF3" w:rsidRDefault="00FB65A4">
            <w:pPr>
              <w:jc w:val="right"/>
            </w:pPr>
            <w:r>
              <w:t>-</w:t>
            </w:r>
          </w:p>
        </w:tc>
        <w:tc>
          <w:tcPr>
            <w:tcW w:w="0" w:type="auto"/>
          </w:tcPr>
          <w:p w14:paraId="662E6A97" w14:textId="77777777" w:rsidR="00BC5EF3" w:rsidRDefault="00FB65A4">
            <w:pPr>
              <w:jc w:val="right"/>
            </w:pPr>
            <w:r>
              <w:t>1,075</w:t>
            </w:r>
          </w:p>
        </w:tc>
        <w:tc>
          <w:tcPr>
            <w:tcW w:w="0" w:type="auto"/>
          </w:tcPr>
          <w:p w14:paraId="662E6A98" w14:textId="77777777" w:rsidR="00BC5EF3" w:rsidRDefault="00FB65A4">
            <w:pPr>
              <w:jc w:val="right"/>
            </w:pPr>
            <w:r>
              <w:t>53.4</w:t>
            </w:r>
          </w:p>
        </w:tc>
        <w:tc>
          <w:tcPr>
            <w:tcW w:w="0" w:type="auto"/>
          </w:tcPr>
          <w:p w14:paraId="662E6A99" w14:textId="77777777" w:rsidR="00BC5EF3" w:rsidRDefault="00FB65A4">
            <w:pPr>
              <w:jc w:val="right"/>
            </w:pPr>
            <w:r>
              <w:t>982</w:t>
            </w:r>
          </w:p>
        </w:tc>
        <w:tc>
          <w:tcPr>
            <w:tcW w:w="0" w:type="auto"/>
          </w:tcPr>
          <w:p w14:paraId="662E6A9A" w14:textId="77777777" w:rsidR="00BC5EF3" w:rsidRDefault="00FB65A4">
            <w:pPr>
              <w:jc w:val="right"/>
            </w:pPr>
            <w:r>
              <w:t>1,193</w:t>
            </w:r>
          </w:p>
        </w:tc>
      </w:tr>
      <w:tr w:rsidR="00BC5EF3" w14:paraId="662E6AA2"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A9C" w14:textId="77777777" w:rsidR="00BC5EF3" w:rsidRDefault="00FB65A4">
            <w:r>
              <w:t>2021</w:t>
            </w:r>
          </w:p>
        </w:tc>
        <w:tc>
          <w:tcPr>
            <w:tcW w:w="0" w:type="auto"/>
          </w:tcPr>
          <w:p w14:paraId="662E6A9D" w14:textId="77777777" w:rsidR="00BC5EF3" w:rsidRDefault="00FB65A4">
            <w:pPr>
              <w:jc w:val="right"/>
            </w:pPr>
            <w:r>
              <w:t>329</w:t>
            </w:r>
          </w:p>
        </w:tc>
        <w:tc>
          <w:tcPr>
            <w:tcW w:w="0" w:type="auto"/>
          </w:tcPr>
          <w:p w14:paraId="662E6A9E" w14:textId="77777777" w:rsidR="00BC5EF3" w:rsidRDefault="00FB65A4">
            <w:pPr>
              <w:jc w:val="right"/>
            </w:pPr>
            <w:r>
              <w:t>568</w:t>
            </w:r>
          </w:p>
        </w:tc>
        <w:tc>
          <w:tcPr>
            <w:tcW w:w="0" w:type="auto"/>
          </w:tcPr>
          <w:p w14:paraId="662E6A9F" w14:textId="77777777" w:rsidR="00BC5EF3" w:rsidRDefault="00FB65A4">
            <w:pPr>
              <w:jc w:val="right"/>
            </w:pPr>
            <w:r>
              <w:t>9.3</w:t>
            </w:r>
          </w:p>
        </w:tc>
        <w:tc>
          <w:tcPr>
            <w:tcW w:w="0" w:type="auto"/>
          </w:tcPr>
          <w:p w14:paraId="662E6AA0" w14:textId="77777777" w:rsidR="00BC5EF3" w:rsidRDefault="00FB65A4">
            <w:pPr>
              <w:jc w:val="right"/>
            </w:pPr>
            <w:r>
              <w:t>552</w:t>
            </w:r>
          </w:p>
        </w:tc>
        <w:tc>
          <w:tcPr>
            <w:tcW w:w="0" w:type="auto"/>
          </w:tcPr>
          <w:p w14:paraId="662E6AA1" w14:textId="77777777" w:rsidR="00BC5EF3" w:rsidRDefault="00FB65A4">
            <w:pPr>
              <w:jc w:val="right"/>
            </w:pPr>
            <w:r>
              <w:t>587</w:t>
            </w:r>
          </w:p>
        </w:tc>
      </w:tr>
      <w:tr w:rsidR="00BC5EF3" w14:paraId="662E6AA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AA3" w14:textId="77777777" w:rsidR="00BC5EF3" w:rsidRDefault="00FB65A4">
            <w:r>
              <w:t>2022</w:t>
            </w:r>
          </w:p>
        </w:tc>
        <w:tc>
          <w:tcPr>
            <w:tcW w:w="0" w:type="auto"/>
          </w:tcPr>
          <w:p w14:paraId="662E6AA4" w14:textId="77777777" w:rsidR="00BC5EF3" w:rsidRDefault="00FB65A4">
            <w:pPr>
              <w:jc w:val="right"/>
            </w:pPr>
            <w:r>
              <w:t>386</w:t>
            </w:r>
          </w:p>
        </w:tc>
        <w:tc>
          <w:tcPr>
            <w:tcW w:w="0" w:type="auto"/>
          </w:tcPr>
          <w:p w14:paraId="662E6AA5" w14:textId="77777777" w:rsidR="00BC5EF3" w:rsidRDefault="00FB65A4">
            <w:pPr>
              <w:jc w:val="right"/>
            </w:pPr>
            <w:r>
              <w:t>716</w:t>
            </w:r>
          </w:p>
        </w:tc>
        <w:tc>
          <w:tcPr>
            <w:tcW w:w="0" w:type="auto"/>
          </w:tcPr>
          <w:p w14:paraId="662E6AA6" w14:textId="77777777" w:rsidR="00BC5EF3" w:rsidRDefault="00FB65A4">
            <w:pPr>
              <w:jc w:val="right"/>
            </w:pPr>
            <w:r>
              <w:t>14.0</w:t>
            </w:r>
          </w:p>
        </w:tc>
        <w:tc>
          <w:tcPr>
            <w:tcW w:w="0" w:type="auto"/>
          </w:tcPr>
          <w:p w14:paraId="662E6AA7" w14:textId="77777777" w:rsidR="00BC5EF3" w:rsidRDefault="00FB65A4">
            <w:pPr>
              <w:jc w:val="right"/>
            </w:pPr>
            <w:r>
              <w:t>691</w:t>
            </w:r>
          </w:p>
        </w:tc>
        <w:tc>
          <w:tcPr>
            <w:tcW w:w="0" w:type="auto"/>
          </w:tcPr>
          <w:p w14:paraId="662E6AA8" w14:textId="77777777" w:rsidR="00BC5EF3" w:rsidRDefault="00FB65A4">
            <w:pPr>
              <w:jc w:val="right"/>
            </w:pPr>
            <w:r>
              <w:t>744</w:t>
            </w:r>
          </w:p>
        </w:tc>
      </w:tr>
      <w:tr w:rsidR="00BC5EF3" w14:paraId="662E6AB0"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AAA" w14:textId="77777777" w:rsidR="00BC5EF3" w:rsidRDefault="00FB65A4">
            <w:r>
              <w:t>2023</w:t>
            </w:r>
          </w:p>
        </w:tc>
        <w:tc>
          <w:tcPr>
            <w:tcW w:w="0" w:type="auto"/>
          </w:tcPr>
          <w:p w14:paraId="662E6AAB" w14:textId="77777777" w:rsidR="00BC5EF3" w:rsidRDefault="00FB65A4">
            <w:pPr>
              <w:jc w:val="right"/>
            </w:pPr>
            <w:r>
              <w:t>309</w:t>
            </w:r>
          </w:p>
        </w:tc>
        <w:tc>
          <w:tcPr>
            <w:tcW w:w="0" w:type="auto"/>
          </w:tcPr>
          <w:p w14:paraId="662E6AAC" w14:textId="77777777" w:rsidR="00BC5EF3" w:rsidRDefault="00FB65A4">
            <w:pPr>
              <w:jc w:val="right"/>
            </w:pPr>
            <w:r>
              <w:t>863</w:t>
            </w:r>
          </w:p>
        </w:tc>
        <w:tc>
          <w:tcPr>
            <w:tcW w:w="0" w:type="auto"/>
          </w:tcPr>
          <w:p w14:paraId="662E6AAD" w14:textId="77777777" w:rsidR="00BC5EF3" w:rsidRDefault="00FB65A4">
            <w:pPr>
              <w:jc w:val="right"/>
            </w:pPr>
            <w:r>
              <w:t>9.7</w:t>
            </w:r>
          </w:p>
        </w:tc>
        <w:tc>
          <w:tcPr>
            <w:tcW w:w="0" w:type="auto"/>
          </w:tcPr>
          <w:p w14:paraId="662E6AAE" w14:textId="77777777" w:rsidR="00BC5EF3" w:rsidRDefault="00FB65A4">
            <w:pPr>
              <w:jc w:val="right"/>
            </w:pPr>
            <w:r>
              <w:t>846</w:t>
            </w:r>
          </w:p>
        </w:tc>
        <w:tc>
          <w:tcPr>
            <w:tcW w:w="0" w:type="auto"/>
          </w:tcPr>
          <w:p w14:paraId="662E6AAF" w14:textId="77777777" w:rsidR="00BC5EF3" w:rsidRDefault="00FB65A4">
            <w:pPr>
              <w:jc w:val="right"/>
            </w:pPr>
            <w:r>
              <w:t>883</w:t>
            </w:r>
          </w:p>
        </w:tc>
      </w:tr>
    </w:tbl>
    <w:p w14:paraId="1175F697" w14:textId="77777777" w:rsidR="00FB65A4" w:rsidRDefault="00FB65A4" w:rsidP="00A31936">
      <w:pPr>
        <w:jc w:val="center"/>
      </w:pPr>
    </w:p>
    <w:p w14:paraId="662E6AB1" w14:textId="221818A3" w:rsidR="00BC5EF3" w:rsidRDefault="00FB65A4" w:rsidP="00A31936">
      <w:pPr>
        <w:jc w:val="center"/>
      </w:pPr>
      <w:r>
        <w:rPr>
          <w:noProof/>
        </w:rPr>
        <w:drawing>
          <wp:inline distT="0" distB="0" distL="0" distR="0" wp14:anchorId="662E6AE2" wp14:editId="662E6AE3">
            <wp:extent cx="5504749" cy="3669832"/>
            <wp:effectExtent l="0" t="0" r="0" b="0"/>
            <wp:docPr id="94" name="Picture" descr="Figure 4.7: Annual estimates of winter steelhead escapement to the Dungeness River, based on SONAR (with 95% confidence intervals) and redd counts."/>
            <wp:cNvGraphicFramePr/>
            <a:graphic xmlns:a="http://schemas.openxmlformats.org/drawingml/2006/main">
              <a:graphicData uri="http://schemas.openxmlformats.org/drawingml/2006/picture">
                <pic:pic xmlns:pic="http://schemas.openxmlformats.org/drawingml/2006/picture">
                  <pic:nvPicPr>
                    <pic:cNvPr id="95" name="Picture" descr="../figures/redd-fig-1.png"/>
                    <pic:cNvPicPr>
                      <a:picLocks noChangeAspect="1" noChangeArrowheads="1"/>
                    </pic:cNvPicPr>
                  </pic:nvPicPr>
                  <pic:blipFill>
                    <a:blip r:embed="rId25"/>
                    <a:stretch>
                      <a:fillRect/>
                    </a:stretch>
                  </pic:blipFill>
                  <pic:spPr bwMode="auto">
                    <a:xfrm>
                      <a:off x="0" y="0"/>
                      <a:ext cx="5504749" cy="3669832"/>
                    </a:xfrm>
                    <a:prstGeom prst="rect">
                      <a:avLst/>
                    </a:prstGeom>
                    <a:noFill/>
                    <a:ln w="9525">
                      <a:noFill/>
                      <a:headEnd/>
                      <a:tailEnd/>
                    </a:ln>
                  </pic:spPr>
                </pic:pic>
              </a:graphicData>
            </a:graphic>
          </wp:inline>
        </w:drawing>
      </w:r>
    </w:p>
    <w:p w14:paraId="662E6AB2" w14:textId="77777777" w:rsidR="00BC5EF3" w:rsidRDefault="00FB65A4">
      <w:bookmarkStart w:id="62" w:name="fig:redd-fig"/>
      <w:bookmarkEnd w:id="62"/>
      <w:r>
        <w:t>Figure 4.7: Annual estimates of winter steelhead escapement to the Dungeness River, based on SONAR (with 95% confidence intervals) and redd counts.</w:t>
      </w:r>
    </w:p>
    <w:p w14:paraId="662E6AB3" w14:textId="77777777" w:rsidR="00BC5EF3" w:rsidRDefault="00FB65A4">
      <w:pPr>
        <w:pStyle w:val="Heading1"/>
      </w:pPr>
      <w:bookmarkStart w:id="63" w:name="_Toc172300360"/>
      <w:bookmarkStart w:id="64" w:name="discussion"/>
      <w:bookmarkEnd w:id="35"/>
      <w:bookmarkEnd w:id="54"/>
      <w:bookmarkEnd w:id="60"/>
      <w:r>
        <w:t>5</w:t>
      </w:r>
      <w:r>
        <w:tab/>
        <w:t>Discussion</w:t>
      </w:r>
      <w:bookmarkEnd w:id="63"/>
    </w:p>
    <w:p w14:paraId="662E6AB4" w14:textId="77777777" w:rsidR="00BC5EF3" w:rsidRDefault="00FB65A4">
      <w:r>
        <w:t>We used SONAR to make annual estimates of winter steelhead escapement on the Dungeness River for spawn years 2019 - 2023. To do so, we needed to collect and utilize independent species composition data, and develop an analysis technique that allowed us to estimate passage during periods when the SONAR was not operable or the video had not been reviewed. Analyzing these initial years of data has prompted several observations worth mentioning.</w:t>
      </w:r>
    </w:p>
    <w:p w14:paraId="662E6AB5" w14:textId="77777777" w:rsidR="00BC5EF3" w:rsidRDefault="00FB65A4">
      <w:r>
        <w:t xml:space="preserve">First, SONAR location is a crucial component of a successful SONAR project. In 2018 we observed frequent milling behavior at the SONAR site, and upstream and downstream fish counts were high, presumably due to milling. As a result, only 29% of the season was reviewed (Figures 3.5 and 3.6 and </w:t>
      </w:r>
      <w:r>
        <w:lastRenderedPageBreak/>
        <w:t>Table 3.2). We decided to treat 2018 as a pilot year and we did not make a SONAR-based escapement estimate. Instead, we utilized the lessons learned from that year to improve operations in subsequent years. After observing the fish behavior at the initial location in 2018, we moved the SONAR to a habitat unit that was more of a run, and more conducive to fish actively migrating through rather than milling around. In 2019 – 2022 we observed a much lower number of fish moving in each half-hour period compared to 2018 (Figures 4.5 and 4.6). The mean count of upstream moving fish in a half-hour period 2019 – 2022 ranged from 0.16 - 0.26, and the mean count of downstream moving fish ranged from 0.06 – 0.10, compared to a mean of 0.80, and 0.55 in 2018. However, in late 2022 a river restoration project was completed just upstream of the SONAR site and diverted some of the river flow into the newly restored side channel. In 2023 the counts of both upstream and downstream moving fish rose (Figures 4.5 and 4.6) to a mean of 0.43 and 0.29, respectively, and the majority of fish captured during species composition sampling were captured within the pool below the restoration site, presumably due to fish milling below the new channel. Despite the higher fish counts in 2023, the overall escapement was comparable to the other years we analyzed. Preliminary results for 2024 indicate that the river has scoured out the new side channel and fish are no longer holding or milling to the degree they were in 2023 (K. Sutton, WDFW, pers. comm).</w:t>
      </w:r>
    </w:p>
    <w:p w14:paraId="662E6AB6" w14:textId="77777777" w:rsidR="00BC5EF3" w:rsidRDefault="00FB65A4">
      <w:r>
        <w:t>In addition to fish behavior at the site, access and security are important considerations. After we moved the SONAR site slightly upstream in 2019 and deployed the unit from a fixed platform on the bank, it was much easier for the team to check on and make adjustments to the unit. The 2019-2023 site is also located on WDFW property, enabling a direct power source, and an on-site staff trailer for security and comfort in bad weather.</w:t>
      </w:r>
    </w:p>
    <w:p w14:paraId="662E6AB7" w14:textId="77777777" w:rsidR="00BC5EF3" w:rsidRDefault="00FB65A4">
      <w:r>
        <w:t>Second, the variability between observers was relatively small. The total counts between pairs of observers each year were very similar, especially for upstream moving fish (Table 4.1). The coefficient of variation among different observers’ length measurements was quite small, suggesting good consistency across observers. It should be noted that we matched up which fish each observer measured in such a way as to minimize observer-to-observer differences for multiple fish observed in the same half-hour period. The overall bias in measurements, compared to observer AS, was quite low, but not zero. This could have an impact on whether a fish is predicted to be a steelhead or not, since length is a determining covariate in the species prediction model. However, Figure 4.2 suggests that there are differences in length measurements in both the positive and negative direction, so the impact on steelhead counts should be minimal.</w:t>
      </w:r>
    </w:p>
    <w:p w14:paraId="662E6AB8" w14:textId="77777777" w:rsidR="00BC5EF3" w:rsidRDefault="00FB65A4">
      <w:r>
        <w:t xml:space="preserve">Third, how to best deal with steelhead kelts is an open question. For fish that move upstream, downstream, and upstream again before spawning, we would like to subtract the downstream counts from the upstream counts, to avoid double-counting the same fish. However, steelhead that kelt may be observed moving upstream and again moving downstream, and we do not want those counts to cancel each other out. Currently, we are sidestepping this issue by assuming that the number of kelts detected prior to May 15 is equal to the number of downstream milling detections after that date. However, that date is at best an educated guess which could lead to bias in our estimates in one direction or the other. Continued investigation of this issue is warranted, perhaps by more closely examining the species composition data for kelting behavior (or changing the species composition sampling to better target </w:t>
      </w:r>
      <w:r>
        <w:lastRenderedPageBreak/>
        <w:t>kelts) or by analyzing metrics such as the upstream:downstream count ratios through the season, to determine if there is a pattern that could guide what that equilibrium date should be.</w:t>
      </w:r>
    </w:p>
    <w:p w14:paraId="662E6AB9" w14:textId="77777777" w:rsidR="00BC5EF3" w:rsidRDefault="00FB65A4">
      <w:r>
        <w:t>In an effort to better understand the timing of kelt movement, in 2024 we started a project to acoustically tag a sample of upstream moving steelhead. Using existing acoustic receivers positioned throughout the Dungeness watershed, we hope to learn when kelts are likely to be passing the SONAR moving downstream, and whether the timing of when kelts are detected is related to the timing of when they initially pass the SONAR while migrating upstream. This information should help better inform the choice of a date to separate downstream milling versus kelting behavior, or provide data to improve the approach to analyzing kelts.</w:t>
      </w:r>
    </w:p>
    <w:p w14:paraId="662E6ABA" w14:textId="48B2B33B" w:rsidR="00BC5EF3" w:rsidRDefault="00FB65A4">
      <w:r>
        <w:t xml:space="preserve">Finally, the species composition data raised a few issues for future consideration. A few bull trout were captured multiple times in the same pool during species composition netting, suggesting that the species composition sampling may be sampling not just fish that are moving, but also fish that may be holding (i.e. not moving past the SONAR). Whether this actually impacts the predictions of species based on size and Julian day is unclear. To better identify holding fish, in 2024 we are tagging all bull trout and steelhead (that aren’t acoustic tagged) with individually numbered FLOY tags. In addition, the current species composition methods cannot account for potential differences in what hour of the day certain species are more or less likely to move. If steelhead are more likely to move at night, as suggested by the hour of day co-variate in our model, compared to other species, we would want to incorporate hour of day into our species prediction. Without a different study design for species composition, we are unable to address this question. However, it seems reasonable to assume that steelhead and bull trout have similar behavior with regards to movement and time of day. </w:t>
      </w:r>
      <w:proofErr w:type="gramStart"/>
      <w:r>
        <w:t>With regard to</w:t>
      </w:r>
      <w:proofErr w:type="gramEnd"/>
      <w:r>
        <w:t xml:space="preserve"> steelhead origin, </w:t>
      </w:r>
      <w:commentRangeStart w:id="65"/>
      <w:r>
        <w:t>9 - 1</w:t>
      </w:r>
      <w:ins w:id="66" w:author="Craig, Bethany E (DFW)" w:date="2024-07-24T15:04:00Z" w16du:dateUtc="2024-07-24T22:04:00Z">
        <w:r w:rsidR="005F2B55">
          <w:t>2</w:t>
        </w:r>
      </w:ins>
      <w:del w:id="67" w:author="Craig, Bethany E (DFW)" w:date="2024-07-24T15:04:00Z" w16du:dateUtc="2024-07-24T22:04:00Z">
        <w:r w:rsidDel="005F2B55">
          <w:delText>1</w:delText>
        </w:r>
      </w:del>
      <w:r>
        <w:t xml:space="preserve">% of the steelhead </w:t>
      </w:r>
      <w:commentRangeEnd w:id="65"/>
      <w:r w:rsidR="00241BAA">
        <w:rPr>
          <w:rStyle w:val="CommentReference"/>
        </w:rPr>
        <w:commentReference w:id="65"/>
      </w:r>
      <w:r>
        <w:t>caught each year during species composition sampling were hatchery-origin. We did not distinguish between natural-origin and hatchery-origin steelhead in our abundance estimates, but in future years we could consider estimating pHOS.</w:t>
      </w:r>
    </w:p>
    <w:p w14:paraId="662E6ABB" w14:textId="77777777" w:rsidR="00BC5EF3" w:rsidRDefault="00FB65A4">
      <w:r>
        <w:t xml:space="preserve">The SONAR-based estimates of steelhead escapement were significantly greater than redd-based estimates for the 4 years we could make comparisons. Although the two estimates are focused on slightly different life-stages (SONAR-based estimates are focused on pre-spawn steelhead, while redd-based estimates focus on spawners), and some steelhead may experience pre-spawn mortality, we would not expect that to explain the large differences between the two estimates. We hypothesize that the redd-based estimate could be biased low because steelhead redds are difficult to see, and often observed imperfectly (Murdoch et al. 2018), leading to an under-count of redds. In addition, perhaps not all of steelhead spawning habitat was surveyed for redds. In fact, the Grey Wolf River and upper Dungeness are difficult to access, and due to their high gradients, must be surveyed at lower flows than the lower basin, resulting in few surveys per season, and the potential to miss redds. Another reason for redd-based estimates to be biased low could be because the fish / redd number used, 1.62, is too low. Finally, the year that redd expansions are based on, 2015, was an abnormally low water year, and may not reflect spawn timing in average water years. Alternatively, the SONAR-based estimate could be biased high if the date we chose to stop subtracting downstream moving fish was too early, or if our species composition model identified too many non-steelhead fish as steelhead. It should be noted that </w:t>
      </w:r>
      <w:r>
        <w:lastRenderedPageBreak/>
        <w:t>the SONAR-based estimates tracked the redd-based estimates fairly consistently (redd-based estimates were on average 51.6 % of the SONAR-based estimates), suggesting a consistent bias between the two.</w:t>
      </w:r>
    </w:p>
    <w:p w14:paraId="662E6ABC" w14:textId="77777777" w:rsidR="00BC5EF3" w:rsidRDefault="00FB65A4">
      <w:pPr>
        <w:pStyle w:val="Heading2"/>
      </w:pPr>
      <w:bookmarkStart w:id="68" w:name="_Toc172300361"/>
      <w:bookmarkStart w:id="69" w:name="recommendations"/>
      <w:r>
        <w:t>5.1</w:t>
      </w:r>
      <w:r>
        <w:tab/>
        <w:t>Recommendations</w:t>
      </w:r>
      <w:bookmarkEnd w:id="68"/>
    </w:p>
    <w:p w14:paraId="662E6ABD" w14:textId="77777777" w:rsidR="00BC5EF3" w:rsidRDefault="00FB65A4">
      <w:r>
        <w:t>In the future, we recommend setting the SONAR unit up earlier in the year, before the steelhead start moving upstream into the Dungeness River. Even in 2021, when the SONAR was deployed starting February 1, there was still one steelhead detected on that date, suggesting the run may begin sooner than that. If the SONAR is deployed earlier, then we would also recommend that the species composition sampling begin at the same point in the year that the SONAR is deployed, to ensure that we can identify when steelhead (as opposed to other species) are moving in the Dungeness. In 2024 we deployed the SONAR in late December, and we began the species composition sampling in January. After a few years of deploying earlier, we may be able to move the deployment date later based on our better understanding of when the run starts.</w:t>
      </w:r>
    </w:p>
    <w:p w14:paraId="662E6ABE" w14:textId="77777777" w:rsidR="00BC5EF3" w:rsidRDefault="00FB65A4">
      <w:r>
        <w:t>We also recommend investigating the use of image recognition software and machine learning processing to help automate the review of SONAR images. Technicians are required to spend a substantial amount of time reviewing SONAR video, and if that could be reduced it would have multiple benefits. First, cutting hours of tedious review time could potentially be cost-effective, and make the data available for analysis sooner. Second, it would make the counts more reproducible and less subject to an individual observer’s skill and experience. Finally, by automating the review process there would no longer be a need to selectively choose which periods to review (e.g., first 30 minutes of every hour). Instead, counts could be obtained for the entire period the SONAR is deployed, reducing the reliance on estimates for periods with missing data.</w:t>
      </w:r>
    </w:p>
    <w:p w14:paraId="662E6ABF" w14:textId="77777777" w:rsidR="00BC5EF3" w:rsidRDefault="00FB65A4">
      <w:r>
        <w:t>Additionally, we recommend considering study design changes to the species composition sampling to answer the questions we have with these data. We could consider constraining the species composition sampling closer to the SONAR site to attempt to capture only fish actively migrating, and not fish that are holding. We could also consider modifying the species composition sampling to attempt to estimate pHOS in different parts of the river. We also recommend testing whether time of day affects the species composition by doing some sampling sets in the late afternoon and evening, or possibly some snorkel counts during the day and night.</w:t>
      </w:r>
    </w:p>
    <w:p w14:paraId="662E6AC0" w14:textId="77777777" w:rsidR="00BC5EF3" w:rsidRDefault="00FB65A4">
      <w:pPr>
        <w:pStyle w:val="Heading1"/>
      </w:pPr>
      <w:bookmarkStart w:id="70" w:name="_Toc172300362"/>
      <w:bookmarkStart w:id="71" w:name="acknowledgements"/>
      <w:bookmarkEnd w:id="64"/>
      <w:bookmarkEnd w:id="69"/>
      <w:r>
        <w:t>6</w:t>
      </w:r>
      <w:r>
        <w:tab/>
        <w:t>Acknowledgements</w:t>
      </w:r>
      <w:bookmarkEnd w:id="70"/>
    </w:p>
    <w:p w14:paraId="662E6AC1" w14:textId="77777777" w:rsidR="00BC5EF3" w:rsidRDefault="00FB65A4">
      <w:r>
        <w:t xml:space="preserve">Andrew Simmons, Dan Gorze, Jayson Gallatin, Brent Trim, Greg Boecker, and Jake Eastby of WDFW operated, maintained, and reviewed SONAR imagery data. Calvin Stokes, Alec Bauer, and Bethany Craig also reviewed SONAR imagery. Keith Denton provided guidance and consultation on SONAR deployment and operation. Peter Topping provided project support and advice. Kathryn Sutton led weekly species composition sampling with the help of many staff including Calvin Stokes, Trevor Allen, Jenni Whitney, Scott Williams, Jeff Gufler, David Thomas, Jacob Portney, Caleb Owen, and Kayla Own of WDFW, Chris Burns, Jarrett Burns, Casey Allen, and Aaron Brooks of the Jamestown S’Klallam Tribe, Dave Shreffler of </w:t>
      </w:r>
      <w:r>
        <w:lastRenderedPageBreak/>
        <w:t>Shreffler and Associates, Keith Denton of Keith Denton and Associates, and Roger Peters, Roger Tabor, Greg Byford, Evan Lewis, Jakob Bengelink, and Jack Brill of the U.S. Fish and Wildlife Service.</w:t>
      </w:r>
    </w:p>
    <w:p w14:paraId="662E6AC2" w14:textId="77777777" w:rsidR="00BC5EF3" w:rsidRDefault="00FB65A4">
      <w:pPr>
        <w:pStyle w:val="Heading1"/>
      </w:pPr>
      <w:bookmarkStart w:id="72" w:name="_Toc172300363"/>
      <w:bookmarkStart w:id="73" w:name="literature-cited"/>
      <w:bookmarkEnd w:id="71"/>
      <w:r>
        <w:t>7</w:t>
      </w:r>
      <w:r>
        <w:tab/>
        <w:t>Literature Cited</w:t>
      </w:r>
      <w:bookmarkEnd w:id="72"/>
    </w:p>
    <w:p w14:paraId="662E6AC3" w14:textId="77777777" w:rsidR="00BC5EF3" w:rsidRDefault="00FB65A4">
      <w:bookmarkStart w:id="74" w:name="ref-Ford2011"/>
      <w:bookmarkStart w:id="75" w:name="refs"/>
      <w:r>
        <w:t>Ford, M. J., A. Albaugh, K. Barnas, T. D. Cooney, J. Cowen, J. J. Hard, R. G. Kope, M. M. McClure, P. McElhany, J. M. Myers, and others. 2011. Status review update for Pacific salmon and steelhead listed under the Endangered Species Act: Pacific Northwest. NOAA Fisheries, NMFS-NWFSC-113, Northwest Fisheries Science Center Seattle.</w:t>
      </w:r>
    </w:p>
    <w:p w14:paraId="662E6AC4" w14:textId="77777777" w:rsidR="00BC5EF3" w:rsidRDefault="00FB65A4">
      <w:bookmarkStart w:id="76" w:name="ref-Metheny2012"/>
      <w:bookmarkEnd w:id="74"/>
      <w:r>
        <w:t>Metheny, M. 2012. Use of Dual Frequency Identification SONAR to Estimate Salmonid Escapement to Redwood Creek, Humboldt County California. Master’s thesis, Humboldt State University.</w:t>
      </w:r>
    </w:p>
    <w:p w14:paraId="662E6AC5" w14:textId="77777777" w:rsidR="00BC5EF3" w:rsidRDefault="00FB65A4">
      <w:bookmarkStart w:id="77" w:name="ref-Metheny2014"/>
      <w:bookmarkEnd w:id="76"/>
      <w:r>
        <w:t>Metheny, M., and W. Duffy. 2014. Sonar estimation of adult salmonid abundance in Redwood Creek, Humboldt County 2012-2013. California Department of Fish and Wildlife.</w:t>
      </w:r>
    </w:p>
    <w:p w14:paraId="662E6AC6" w14:textId="1251C77D" w:rsidR="00BC5EF3" w:rsidRDefault="00FB65A4">
      <w:bookmarkStart w:id="78" w:name="ref-Murdoch2018"/>
      <w:bookmarkEnd w:id="77"/>
      <w:r>
        <w:t xml:space="preserve">Murdoch, A. R., C. J. Herring, C. H. Frady, K. See, and C. E. Jordan. 2018. </w:t>
      </w:r>
      <w:hyperlink r:id="rId26">
        <w:r>
          <w:rPr>
            <w:rStyle w:val="Hyperlink"/>
          </w:rPr>
          <w:t>Estimating observer error and steelhead redd abundance using a modified Gaussian area-under-the-curve framework</w:t>
        </w:r>
      </w:hyperlink>
      <w:r>
        <w:t>. Canadian Journal of Fisheries and Aquatic Sciences 75(12):2149–2158.</w:t>
      </w:r>
    </w:p>
    <w:p w14:paraId="662E6AC7" w14:textId="77777777" w:rsidR="00BC5EF3" w:rsidRDefault="00FB65A4">
      <w:bookmarkStart w:id="79" w:name="ref-Myers2015"/>
      <w:bookmarkEnd w:id="78"/>
      <w:r>
        <w:t>Myers, J. M., J. J. Hard, E. J. Connor, R. A. Hayman, R. G. Kope, G. Lucchetti, A. R. Marshall, G. R. Pess, and B. E. Thomson. 2015. Identifying historical populations of steelhead within the Puget Sound distinct population segment. U.S. Department of Commerce, NMFS- NWFSC-128.</w:t>
      </w:r>
    </w:p>
    <w:p w14:paraId="662E6AC8" w14:textId="77777777" w:rsidR="00BC5EF3" w:rsidRDefault="00FB65A4">
      <w:bookmarkStart w:id="80" w:name="ref-NWFSC2015"/>
      <w:bookmarkEnd w:id="79"/>
      <w:r>
        <w:t>Northwest Fisheries Science Center. 2015. Status review update for Pacific salmon and steelhead listed under the Endangered Species Act: Pacific Northwest. NOAA Fisheries, Northwest Fisheries Science Center Seattle.</w:t>
      </w:r>
    </w:p>
    <w:p w14:paraId="662E6AC9" w14:textId="77777777" w:rsidR="00BC5EF3" w:rsidRDefault="00FB65A4">
      <w:bookmarkStart w:id="81" w:name="ref-WDFW2024"/>
      <w:bookmarkEnd w:id="80"/>
      <w:r>
        <w:t>WDFW. 2024. 2023 early winter steelhead annual report: Dungeness, Nooksack, Stillaguamish, and Snohomish hatchery programs. Washington Department of Fish and Wildlife, Olympia, WA.</w:t>
      </w:r>
      <w:bookmarkEnd w:id="73"/>
      <w:bookmarkEnd w:id="75"/>
      <w:bookmarkEnd w:id="81"/>
    </w:p>
    <w:sectPr w:rsidR="00BC5EF3" w:rsidSect="00FB65A4">
      <w:footerReference w:type="default" r:id="rId27"/>
      <w:footerReference w:type="first" r:id="rId28"/>
      <w:pgSz w:w="12240" w:h="15840"/>
      <w:pgMar w:top="1440" w:right="1440" w:bottom="1350" w:left="1440" w:header="720" w:footer="1008"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Craig, Bethany E (DFW)" w:date="2024-07-24T15:06:00Z" w:initials="BC">
    <w:p w14:paraId="288E0F6E" w14:textId="77777777" w:rsidR="008252F9" w:rsidRDefault="008252F9" w:rsidP="008252F9">
      <w:pPr>
        <w:pStyle w:val="CommentText"/>
      </w:pPr>
      <w:r>
        <w:rPr>
          <w:rStyle w:val="CommentReference"/>
        </w:rPr>
        <w:annotationRef/>
      </w:r>
      <w:r>
        <w:t>pHOS of 9 - 12%</w:t>
      </w:r>
    </w:p>
  </w:comment>
  <w:comment w:id="39" w:author="Craig, Bethany E (DFW)" w:date="2024-07-24T15:06:00Z" w:initials="BC">
    <w:p w14:paraId="22782A48" w14:textId="77777777" w:rsidR="008252F9" w:rsidRDefault="008252F9" w:rsidP="008252F9">
      <w:pPr>
        <w:pStyle w:val="CommentText"/>
      </w:pPr>
      <w:r>
        <w:rPr>
          <w:rStyle w:val="CommentReference"/>
        </w:rPr>
        <w:annotationRef/>
      </w:r>
      <w:r>
        <w:t>shown</w:t>
      </w:r>
    </w:p>
  </w:comment>
  <w:comment w:id="65" w:author="Craig, Bethany E (DFW)" w:date="2024-07-24T15:07:00Z" w:initials="BC">
    <w:p w14:paraId="0D3E8E21" w14:textId="77777777" w:rsidR="00241BAA" w:rsidRDefault="00241BAA" w:rsidP="00241BAA">
      <w:pPr>
        <w:pStyle w:val="CommentText"/>
      </w:pPr>
      <w:r>
        <w:rPr>
          <w:rStyle w:val="CommentReference"/>
        </w:rPr>
        <w:annotationRef/>
      </w:r>
      <w:r>
        <w:t>9 - 12%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88E0F6E" w15:done="0"/>
  <w15:commentEx w15:paraId="22782A48" w15:done="0"/>
  <w15:commentEx w15:paraId="0D3E8E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EFECB1D" w16cex:dateUtc="2024-07-24T22:06:00Z"/>
  <w16cex:commentExtensible w16cex:durableId="37F5B534" w16cex:dateUtc="2024-07-24T22:06:00Z"/>
  <w16cex:commentExtensible w16cex:durableId="6A7E8C2C" w16cex:dateUtc="2024-07-24T2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88E0F6E" w16cid:durableId="6EFECB1D"/>
  <w16cid:commentId w16cid:paraId="22782A48" w16cid:durableId="37F5B534"/>
  <w16cid:commentId w16cid:paraId="0D3E8E21" w16cid:durableId="6A7E8C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791C13" w14:textId="77777777" w:rsidR="00C14EAA" w:rsidRDefault="00C14EAA">
      <w:pPr>
        <w:spacing w:after="0" w:line="240" w:lineRule="auto"/>
      </w:pPr>
      <w:r>
        <w:separator/>
      </w:r>
    </w:p>
  </w:endnote>
  <w:endnote w:type="continuationSeparator" w:id="0">
    <w:p w14:paraId="46EA4BCC" w14:textId="77777777" w:rsidR="00C14EAA" w:rsidRDefault="00C14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E6AE6" w14:textId="77777777" w:rsidR="00AF23D4" w:rsidRPr="000A1A65" w:rsidRDefault="00C239BA" w:rsidP="00AF23D4">
    <w:pPr>
      <w:pStyle w:val="Footer"/>
    </w:pPr>
    <w:r w:rsidRPr="000A1A65">
      <w:ptab w:relativeTo="margin" w:alignment="left" w:leader="none"/>
    </w:r>
    <w:r w:rsidRPr="000A1A65">
      <w:t>Washington Department of Fish and Wildlife</w:t>
    </w:r>
    <w:r w:rsidR="00D13716" w:rsidRPr="000A1A65">
      <w:ptab w:relativeTo="margin" w:alignment="right" w:leader="none"/>
    </w:r>
    <w:r w:rsidR="00D13716" w:rsidRPr="000A1A65">
      <w:fldChar w:fldCharType="begin"/>
    </w:r>
    <w:r w:rsidR="00D13716" w:rsidRPr="000A1A65">
      <w:instrText xml:space="preserve"> PAGE  \* Arabic  \* MERGEFORMAT </w:instrText>
    </w:r>
    <w:r w:rsidR="00D13716" w:rsidRPr="000A1A65">
      <w:fldChar w:fldCharType="separate"/>
    </w:r>
    <w:r w:rsidR="00D944CF" w:rsidRPr="000A1A65">
      <w:t>4</w:t>
    </w:r>
    <w:r w:rsidR="00D13716" w:rsidRPr="000A1A6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E6AE7" w14:textId="77777777" w:rsidR="00C84A2A" w:rsidRDefault="00C84A2A" w:rsidP="002608A1">
    <w:pPr>
      <w:pStyle w:val="Publicationdate"/>
    </w:pPr>
    <w:r>
      <w:rPr>
        <w:noProof/>
      </w:rPr>
      <w:drawing>
        <wp:inline distT="0" distB="0" distL="0" distR="0" wp14:anchorId="662E6AE9" wp14:editId="662E6AEA">
          <wp:extent cx="1746504" cy="978408"/>
          <wp:effectExtent l="0" t="0" r="6350" b="0"/>
          <wp:docPr id="640666533" name="Graphic 640666533" descr="WDF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0863" name="Graphic 2094830863" descr="WDFW logo"/>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46504" cy="978408"/>
                  </a:xfrm>
                  <a:prstGeom prst="rect">
                    <a:avLst/>
                  </a:prstGeom>
                </pic:spPr>
              </pic:pic>
            </a:graphicData>
          </a:graphic>
        </wp:inline>
      </w:drawing>
    </w:r>
  </w:p>
  <w:p w14:paraId="662E6AE8" w14:textId="727029E0" w:rsidR="003F5115" w:rsidRDefault="00A31936" w:rsidP="002608A1">
    <w:pPr>
      <w:pStyle w:val="Publicationdate"/>
    </w:pPr>
    <w:r>
      <w:t>July 19,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C0AA79" w14:textId="77777777" w:rsidR="00C14EAA" w:rsidRDefault="00C14EAA">
      <w:r>
        <w:separator/>
      </w:r>
    </w:p>
  </w:footnote>
  <w:footnote w:type="continuationSeparator" w:id="0">
    <w:p w14:paraId="6B33EFC1" w14:textId="77777777" w:rsidR="00C14EAA" w:rsidRDefault="00C14E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7B5E36C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FAC6067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7EA398A"/>
    <w:multiLevelType w:val="hybridMultilevel"/>
    <w:tmpl w:val="3EC0E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C3068"/>
    <w:multiLevelType w:val="hybridMultilevel"/>
    <w:tmpl w:val="8D9A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2E2425"/>
    <w:multiLevelType w:val="multilevel"/>
    <w:tmpl w:val="58587EEA"/>
    <w:numStyleLink w:val="XXXXXXXX"/>
  </w:abstractNum>
  <w:abstractNum w:abstractNumId="5" w15:restartNumberingAfterBreak="0">
    <w:nsid w:val="102D5174"/>
    <w:multiLevelType w:val="hybridMultilevel"/>
    <w:tmpl w:val="80E0B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3514E"/>
    <w:multiLevelType w:val="hybridMultilevel"/>
    <w:tmpl w:val="D870FA76"/>
    <w:lvl w:ilvl="0" w:tplc="070E0B04">
      <w:start w:val="1"/>
      <w:numFmt w:val="bullet"/>
      <w:lvlText w:val=""/>
      <w:lvlJc w:val="left"/>
      <w:pPr>
        <w:tabs>
          <w:tab w:val="num" w:pos="720"/>
        </w:tabs>
        <w:ind w:left="720" w:hanging="360"/>
      </w:pPr>
      <w:rPr>
        <w:rFonts w:ascii="Symbol" w:hAnsi="Symbol" w:hint="default"/>
      </w:rPr>
    </w:lvl>
    <w:lvl w:ilvl="1" w:tplc="FB8E3CE4" w:tentative="1">
      <w:start w:val="1"/>
      <w:numFmt w:val="bullet"/>
      <w:lvlText w:val=""/>
      <w:lvlJc w:val="left"/>
      <w:pPr>
        <w:tabs>
          <w:tab w:val="num" w:pos="1440"/>
        </w:tabs>
        <w:ind w:left="1440" w:hanging="360"/>
      </w:pPr>
      <w:rPr>
        <w:rFonts w:ascii="Symbol" w:hAnsi="Symbol" w:hint="default"/>
      </w:rPr>
    </w:lvl>
    <w:lvl w:ilvl="2" w:tplc="7A7A1914" w:tentative="1">
      <w:start w:val="1"/>
      <w:numFmt w:val="bullet"/>
      <w:lvlText w:val=""/>
      <w:lvlJc w:val="left"/>
      <w:pPr>
        <w:tabs>
          <w:tab w:val="num" w:pos="2160"/>
        </w:tabs>
        <w:ind w:left="2160" w:hanging="360"/>
      </w:pPr>
      <w:rPr>
        <w:rFonts w:ascii="Symbol" w:hAnsi="Symbol" w:hint="default"/>
      </w:rPr>
    </w:lvl>
    <w:lvl w:ilvl="3" w:tplc="83D053E2" w:tentative="1">
      <w:start w:val="1"/>
      <w:numFmt w:val="bullet"/>
      <w:lvlText w:val=""/>
      <w:lvlJc w:val="left"/>
      <w:pPr>
        <w:tabs>
          <w:tab w:val="num" w:pos="2880"/>
        </w:tabs>
        <w:ind w:left="2880" w:hanging="360"/>
      </w:pPr>
      <w:rPr>
        <w:rFonts w:ascii="Symbol" w:hAnsi="Symbol" w:hint="default"/>
      </w:rPr>
    </w:lvl>
    <w:lvl w:ilvl="4" w:tplc="8D128EF2" w:tentative="1">
      <w:start w:val="1"/>
      <w:numFmt w:val="bullet"/>
      <w:lvlText w:val=""/>
      <w:lvlJc w:val="left"/>
      <w:pPr>
        <w:tabs>
          <w:tab w:val="num" w:pos="3600"/>
        </w:tabs>
        <w:ind w:left="3600" w:hanging="360"/>
      </w:pPr>
      <w:rPr>
        <w:rFonts w:ascii="Symbol" w:hAnsi="Symbol" w:hint="default"/>
      </w:rPr>
    </w:lvl>
    <w:lvl w:ilvl="5" w:tplc="58D2DC0E" w:tentative="1">
      <w:start w:val="1"/>
      <w:numFmt w:val="bullet"/>
      <w:lvlText w:val=""/>
      <w:lvlJc w:val="left"/>
      <w:pPr>
        <w:tabs>
          <w:tab w:val="num" w:pos="4320"/>
        </w:tabs>
        <w:ind w:left="4320" w:hanging="360"/>
      </w:pPr>
      <w:rPr>
        <w:rFonts w:ascii="Symbol" w:hAnsi="Symbol" w:hint="default"/>
      </w:rPr>
    </w:lvl>
    <w:lvl w:ilvl="6" w:tplc="8FFAD70C" w:tentative="1">
      <w:start w:val="1"/>
      <w:numFmt w:val="bullet"/>
      <w:lvlText w:val=""/>
      <w:lvlJc w:val="left"/>
      <w:pPr>
        <w:tabs>
          <w:tab w:val="num" w:pos="5040"/>
        </w:tabs>
        <w:ind w:left="5040" w:hanging="360"/>
      </w:pPr>
      <w:rPr>
        <w:rFonts w:ascii="Symbol" w:hAnsi="Symbol" w:hint="default"/>
      </w:rPr>
    </w:lvl>
    <w:lvl w:ilvl="7" w:tplc="755EF48C" w:tentative="1">
      <w:start w:val="1"/>
      <w:numFmt w:val="bullet"/>
      <w:lvlText w:val=""/>
      <w:lvlJc w:val="left"/>
      <w:pPr>
        <w:tabs>
          <w:tab w:val="num" w:pos="5760"/>
        </w:tabs>
        <w:ind w:left="5760" w:hanging="360"/>
      </w:pPr>
      <w:rPr>
        <w:rFonts w:ascii="Symbol" w:hAnsi="Symbol" w:hint="default"/>
      </w:rPr>
    </w:lvl>
    <w:lvl w:ilvl="8" w:tplc="6AF2210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F5E342E"/>
    <w:multiLevelType w:val="hybridMultilevel"/>
    <w:tmpl w:val="1D24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046C4"/>
    <w:multiLevelType w:val="hybridMultilevel"/>
    <w:tmpl w:val="46BC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25CB0"/>
    <w:multiLevelType w:val="hybridMultilevel"/>
    <w:tmpl w:val="30184F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FF5A41"/>
    <w:multiLevelType w:val="multilevel"/>
    <w:tmpl w:val="58587EEA"/>
    <w:styleLink w:val="XXXXXXXX"/>
    <w:lvl w:ilvl="0">
      <w:start w:val="1"/>
      <w:numFmt w:val="bullet"/>
      <w:pStyle w:val="Bullet1"/>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11" w15:restartNumberingAfterBreak="0">
    <w:nsid w:val="4E9A1F6E"/>
    <w:multiLevelType w:val="hybridMultilevel"/>
    <w:tmpl w:val="0204AA02"/>
    <w:lvl w:ilvl="0" w:tplc="80047F42">
      <w:start w:val="1"/>
      <w:numFmt w:val="bullet"/>
      <w:lvlText w:val="•"/>
      <w:lvlJc w:val="left"/>
      <w:pPr>
        <w:tabs>
          <w:tab w:val="num" w:pos="720"/>
        </w:tabs>
        <w:ind w:left="720" w:hanging="360"/>
      </w:pPr>
      <w:rPr>
        <w:rFonts w:ascii="Arial" w:hAnsi="Arial" w:hint="default"/>
      </w:rPr>
    </w:lvl>
    <w:lvl w:ilvl="1" w:tplc="7250FC1E" w:tentative="1">
      <w:start w:val="1"/>
      <w:numFmt w:val="bullet"/>
      <w:lvlText w:val="•"/>
      <w:lvlJc w:val="left"/>
      <w:pPr>
        <w:tabs>
          <w:tab w:val="num" w:pos="1440"/>
        </w:tabs>
        <w:ind w:left="1440" w:hanging="360"/>
      </w:pPr>
      <w:rPr>
        <w:rFonts w:ascii="Arial" w:hAnsi="Arial" w:hint="default"/>
      </w:rPr>
    </w:lvl>
    <w:lvl w:ilvl="2" w:tplc="D444BB94" w:tentative="1">
      <w:start w:val="1"/>
      <w:numFmt w:val="bullet"/>
      <w:lvlText w:val="•"/>
      <w:lvlJc w:val="left"/>
      <w:pPr>
        <w:tabs>
          <w:tab w:val="num" w:pos="2160"/>
        </w:tabs>
        <w:ind w:left="2160" w:hanging="360"/>
      </w:pPr>
      <w:rPr>
        <w:rFonts w:ascii="Arial" w:hAnsi="Arial" w:hint="default"/>
      </w:rPr>
    </w:lvl>
    <w:lvl w:ilvl="3" w:tplc="98A69964" w:tentative="1">
      <w:start w:val="1"/>
      <w:numFmt w:val="bullet"/>
      <w:lvlText w:val="•"/>
      <w:lvlJc w:val="left"/>
      <w:pPr>
        <w:tabs>
          <w:tab w:val="num" w:pos="2880"/>
        </w:tabs>
        <w:ind w:left="2880" w:hanging="360"/>
      </w:pPr>
      <w:rPr>
        <w:rFonts w:ascii="Arial" w:hAnsi="Arial" w:hint="default"/>
      </w:rPr>
    </w:lvl>
    <w:lvl w:ilvl="4" w:tplc="1124F654" w:tentative="1">
      <w:start w:val="1"/>
      <w:numFmt w:val="bullet"/>
      <w:lvlText w:val="•"/>
      <w:lvlJc w:val="left"/>
      <w:pPr>
        <w:tabs>
          <w:tab w:val="num" w:pos="3600"/>
        </w:tabs>
        <w:ind w:left="3600" w:hanging="360"/>
      </w:pPr>
      <w:rPr>
        <w:rFonts w:ascii="Arial" w:hAnsi="Arial" w:hint="default"/>
      </w:rPr>
    </w:lvl>
    <w:lvl w:ilvl="5" w:tplc="85707F00" w:tentative="1">
      <w:start w:val="1"/>
      <w:numFmt w:val="bullet"/>
      <w:lvlText w:val="•"/>
      <w:lvlJc w:val="left"/>
      <w:pPr>
        <w:tabs>
          <w:tab w:val="num" w:pos="4320"/>
        </w:tabs>
        <w:ind w:left="4320" w:hanging="360"/>
      </w:pPr>
      <w:rPr>
        <w:rFonts w:ascii="Arial" w:hAnsi="Arial" w:hint="default"/>
      </w:rPr>
    </w:lvl>
    <w:lvl w:ilvl="6" w:tplc="A458321C" w:tentative="1">
      <w:start w:val="1"/>
      <w:numFmt w:val="bullet"/>
      <w:lvlText w:val="•"/>
      <w:lvlJc w:val="left"/>
      <w:pPr>
        <w:tabs>
          <w:tab w:val="num" w:pos="5040"/>
        </w:tabs>
        <w:ind w:left="5040" w:hanging="360"/>
      </w:pPr>
      <w:rPr>
        <w:rFonts w:ascii="Arial" w:hAnsi="Arial" w:hint="default"/>
      </w:rPr>
    </w:lvl>
    <w:lvl w:ilvl="7" w:tplc="D8909FCA" w:tentative="1">
      <w:start w:val="1"/>
      <w:numFmt w:val="bullet"/>
      <w:lvlText w:val="•"/>
      <w:lvlJc w:val="left"/>
      <w:pPr>
        <w:tabs>
          <w:tab w:val="num" w:pos="5760"/>
        </w:tabs>
        <w:ind w:left="5760" w:hanging="360"/>
      </w:pPr>
      <w:rPr>
        <w:rFonts w:ascii="Arial" w:hAnsi="Arial" w:hint="default"/>
      </w:rPr>
    </w:lvl>
    <w:lvl w:ilvl="8" w:tplc="9370BAA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24079A9"/>
    <w:multiLevelType w:val="hybridMultilevel"/>
    <w:tmpl w:val="138432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4326ECA"/>
    <w:multiLevelType w:val="hybridMultilevel"/>
    <w:tmpl w:val="7B862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AA6774"/>
    <w:multiLevelType w:val="hybridMultilevel"/>
    <w:tmpl w:val="4BB26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2554836">
    <w:abstractNumId w:val="6"/>
  </w:num>
  <w:num w:numId="2" w16cid:durableId="1028287976">
    <w:abstractNumId w:val="11"/>
  </w:num>
  <w:num w:numId="3" w16cid:durableId="142702262">
    <w:abstractNumId w:val="13"/>
  </w:num>
  <w:num w:numId="4" w16cid:durableId="935022662">
    <w:abstractNumId w:val="10"/>
  </w:num>
  <w:num w:numId="5" w16cid:durableId="178472235">
    <w:abstractNumId w:val="4"/>
  </w:num>
  <w:num w:numId="6" w16cid:durableId="152988880">
    <w:abstractNumId w:val="8"/>
  </w:num>
  <w:num w:numId="7" w16cid:durableId="846823087">
    <w:abstractNumId w:val="12"/>
  </w:num>
  <w:num w:numId="8" w16cid:durableId="2137403619">
    <w:abstractNumId w:val="9"/>
  </w:num>
  <w:num w:numId="9" w16cid:durableId="1262420144">
    <w:abstractNumId w:val="14"/>
  </w:num>
  <w:num w:numId="10" w16cid:durableId="1974558175">
    <w:abstractNumId w:val="2"/>
  </w:num>
  <w:num w:numId="11" w16cid:durableId="1193955660">
    <w:abstractNumId w:val="5"/>
  </w:num>
  <w:num w:numId="12" w16cid:durableId="1983926751">
    <w:abstractNumId w:val="3"/>
  </w:num>
  <w:num w:numId="13" w16cid:durableId="803155498">
    <w:abstractNumId w:val="7"/>
  </w:num>
  <w:num w:numId="14" w16cid:durableId="900864973">
    <w:abstractNumId w:val="0"/>
  </w:num>
  <w:num w:numId="15" w16cid:durableId="132725088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raig, Bethany E (DFW)">
    <w15:presenceInfo w15:providerId="AD" w15:userId="S::Bethany.Craig@dfw.wa.gov::0c5af767-78c7-4592-9f82-d2d4bcd728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oNotTrackMoves/>
  <w:defaultTabStop w:val="720"/>
  <w:defaultTableStyle w:val="Table-WDFW"/>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F2A"/>
    <w:rsid w:val="000007C7"/>
    <w:rsid w:val="00000EAD"/>
    <w:rsid w:val="000013D8"/>
    <w:rsid w:val="00002A46"/>
    <w:rsid w:val="00003507"/>
    <w:rsid w:val="000041AB"/>
    <w:rsid w:val="00007946"/>
    <w:rsid w:val="00014EB2"/>
    <w:rsid w:val="000162EB"/>
    <w:rsid w:val="00020B58"/>
    <w:rsid w:val="00020FDA"/>
    <w:rsid w:val="00027263"/>
    <w:rsid w:val="00027ED9"/>
    <w:rsid w:val="00032F8C"/>
    <w:rsid w:val="0004125A"/>
    <w:rsid w:val="00054BF0"/>
    <w:rsid w:val="000910D5"/>
    <w:rsid w:val="00097383"/>
    <w:rsid w:val="000A1A65"/>
    <w:rsid w:val="000A572A"/>
    <w:rsid w:val="000B158B"/>
    <w:rsid w:val="000B202F"/>
    <w:rsid w:val="000B25B7"/>
    <w:rsid w:val="000C08EC"/>
    <w:rsid w:val="000C0BCE"/>
    <w:rsid w:val="000C274A"/>
    <w:rsid w:val="000C3CF2"/>
    <w:rsid w:val="000D0AE2"/>
    <w:rsid w:val="000D1472"/>
    <w:rsid w:val="000D6382"/>
    <w:rsid w:val="000E1247"/>
    <w:rsid w:val="000E7AAB"/>
    <w:rsid w:val="000F534B"/>
    <w:rsid w:val="000F5940"/>
    <w:rsid w:val="0010399A"/>
    <w:rsid w:val="0010592F"/>
    <w:rsid w:val="00107392"/>
    <w:rsid w:val="0010742F"/>
    <w:rsid w:val="00107F9C"/>
    <w:rsid w:val="001146A2"/>
    <w:rsid w:val="00115CBA"/>
    <w:rsid w:val="00117A0F"/>
    <w:rsid w:val="00120E75"/>
    <w:rsid w:val="001269D6"/>
    <w:rsid w:val="0012793A"/>
    <w:rsid w:val="001346DA"/>
    <w:rsid w:val="00135FCE"/>
    <w:rsid w:val="001373DD"/>
    <w:rsid w:val="00141743"/>
    <w:rsid w:val="0014219C"/>
    <w:rsid w:val="00145145"/>
    <w:rsid w:val="001576A0"/>
    <w:rsid w:val="00157DB6"/>
    <w:rsid w:val="00167258"/>
    <w:rsid w:val="00170DB5"/>
    <w:rsid w:val="00170EF7"/>
    <w:rsid w:val="001743C3"/>
    <w:rsid w:val="00175B86"/>
    <w:rsid w:val="00181853"/>
    <w:rsid w:val="001830A3"/>
    <w:rsid w:val="001864FA"/>
    <w:rsid w:val="001875E4"/>
    <w:rsid w:val="001940C0"/>
    <w:rsid w:val="00194F04"/>
    <w:rsid w:val="00196216"/>
    <w:rsid w:val="00196A43"/>
    <w:rsid w:val="00197FDB"/>
    <w:rsid w:val="001A5002"/>
    <w:rsid w:val="001B3BF8"/>
    <w:rsid w:val="001C4FA3"/>
    <w:rsid w:val="001C6AF1"/>
    <w:rsid w:val="001D3815"/>
    <w:rsid w:val="001D5D13"/>
    <w:rsid w:val="001D76EC"/>
    <w:rsid w:val="001E5970"/>
    <w:rsid w:val="001E5F08"/>
    <w:rsid w:val="001F02D2"/>
    <w:rsid w:val="001F3454"/>
    <w:rsid w:val="001F3F25"/>
    <w:rsid w:val="00204C5E"/>
    <w:rsid w:val="0020609B"/>
    <w:rsid w:val="00214B52"/>
    <w:rsid w:val="00223710"/>
    <w:rsid w:val="00234AE2"/>
    <w:rsid w:val="00241046"/>
    <w:rsid w:val="00241BAA"/>
    <w:rsid w:val="00243047"/>
    <w:rsid w:val="00251A39"/>
    <w:rsid w:val="00251D95"/>
    <w:rsid w:val="0025362B"/>
    <w:rsid w:val="002608A1"/>
    <w:rsid w:val="002629BC"/>
    <w:rsid w:val="00270BFB"/>
    <w:rsid w:val="002736A4"/>
    <w:rsid w:val="00283D6A"/>
    <w:rsid w:val="00285B96"/>
    <w:rsid w:val="002917AF"/>
    <w:rsid w:val="00291D80"/>
    <w:rsid w:val="0029532D"/>
    <w:rsid w:val="002A1BC1"/>
    <w:rsid w:val="002B1CA6"/>
    <w:rsid w:val="002D0B9A"/>
    <w:rsid w:val="002D2432"/>
    <w:rsid w:val="002D2FBD"/>
    <w:rsid w:val="002D3982"/>
    <w:rsid w:val="002D448C"/>
    <w:rsid w:val="002D4672"/>
    <w:rsid w:val="002D7628"/>
    <w:rsid w:val="002E0CD5"/>
    <w:rsid w:val="002E67FD"/>
    <w:rsid w:val="002E7A9E"/>
    <w:rsid w:val="0030166C"/>
    <w:rsid w:val="003104A9"/>
    <w:rsid w:val="00313719"/>
    <w:rsid w:val="00315D2E"/>
    <w:rsid w:val="00320645"/>
    <w:rsid w:val="00326958"/>
    <w:rsid w:val="00332580"/>
    <w:rsid w:val="003461CF"/>
    <w:rsid w:val="00347E2B"/>
    <w:rsid w:val="00357D6A"/>
    <w:rsid w:val="00361B13"/>
    <w:rsid w:val="00364817"/>
    <w:rsid w:val="00365985"/>
    <w:rsid w:val="0037027A"/>
    <w:rsid w:val="00371909"/>
    <w:rsid w:val="00380994"/>
    <w:rsid w:val="00382410"/>
    <w:rsid w:val="00382AFF"/>
    <w:rsid w:val="00385D74"/>
    <w:rsid w:val="0038782A"/>
    <w:rsid w:val="00390B1C"/>
    <w:rsid w:val="00392D20"/>
    <w:rsid w:val="003948E7"/>
    <w:rsid w:val="003964A3"/>
    <w:rsid w:val="003A2E38"/>
    <w:rsid w:val="003A564C"/>
    <w:rsid w:val="003A5DE3"/>
    <w:rsid w:val="003B47D0"/>
    <w:rsid w:val="003B541E"/>
    <w:rsid w:val="003C3134"/>
    <w:rsid w:val="003C5EB6"/>
    <w:rsid w:val="003C7A39"/>
    <w:rsid w:val="003D2B11"/>
    <w:rsid w:val="003D51B7"/>
    <w:rsid w:val="003F069F"/>
    <w:rsid w:val="003F42A7"/>
    <w:rsid w:val="003F5115"/>
    <w:rsid w:val="003F6545"/>
    <w:rsid w:val="00401418"/>
    <w:rsid w:val="00402B31"/>
    <w:rsid w:val="00407F53"/>
    <w:rsid w:val="00413397"/>
    <w:rsid w:val="0041365C"/>
    <w:rsid w:val="00414F32"/>
    <w:rsid w:val="004254A7"/>
    <w:rsid w:val="00426C5D"/>
    <w:rsid w:val="004276CB"/>
    <w:rsid w:val="004310E4"/>
    <w:rsid w:val="004319D6"/>
    <w:rsid w:val="004411B0"/>
    <w:rsid w:val="00445E7F"/>
    <w:rsid w:val="004513E5"/>
    <w:rsid w:val="00454B82"/>
    <w:rsid w:val="004574EA"/>
    <w:rsid w:val="00470061"/>
    <w:rsid w:val="004716A2"/>
    <w:rsid w:val="00471E35"/>
    <w:rsid w:val="00474871"/>
    <w:rsid w:val="00476245"/>
    <w:rsid w:val="00480A5C"/>
    <w:rsid w:val="00483705"/>
    <w:rsid w:val="004852EC"/>
    <w:rsid w:val="00485BAD"/>
    <w:rsid w:val="0049156E"/>
    <w:rsid w:val="00492C85"/>
    <w:rsid w:val="004941D2"/>
    <w:rsid w:val="004B675A"/>
    <w:rsid w:val="004B7322"/>
    <w:rsid w:val="004B7C11"/>
    <w:rsid w:val="004C1206"/>
    <w:rsid w:val="004C1E50"/>
    <w:rsid w:val="004C267E"/>
    <w:rsid w:val="004C55B6"/>
    <w:rsid w:val="004D509D"/>
    <w:rsid w:val="004D54BE"/>
    <w:rsid w:val="004E1643"/>
    <w:rsid w:val="004E1DED"/>
    <w:rsid w:val="004E2CEC"/>
    <w:rsid w:val="004E319A"/>
    <w:rsid w:val="004E7B90"/>
    <w:rsid w:val="004F0312"/>
    <w:rsid w:val="004F30CB"/>
    <w:rsid w:val="005032EA"/>
    <w:rsid w:val="005045F7"/>
    <w:rsid w:val="00504CBC"/>
    <w:rsid w:val="00505F2A"/>
    <w:rsid w:val="005113AA"/>
    <w:rsid w:val="00511C30"/>
    <w:rsid w:val="00512FE4"/>
    <w:rsid w:val="005170AC"/>
    <w:rsid w:val="005213F3"/>
    <w:rsid w:val="0053115F"/>
    <w:rsid w:val="00531579"/>
    <w:rsid w:val="005319B4"/>
    <w:rsid w:val="005339A1"/>
    <w:rsid w:val="00543846"/>
    <w:rsid w:val="00545074"/>
    <w:rsid w:val="0054588C"/>
    <w:rsid w:val="0055460E"/>
    <w:rsid w:val="0056459A"/>
    <w:rsid w:val="005649B9"/>
    <w:rsid w:val="00593969"/>
    <w:rsid w:val="00595249"/>
    <w:rsid w:val="00596405"/>
    <w:rsid w:val="005A01EB"/>
    <w:rsid w:val="005A6540"/>
    <w:rsid w:val="005B3A41"/>
    <w:rsid w:val="005B51CF"/>
    <w:rsid w:val="005B76D2"/>
    <w:rsid w:val="005C65F7"/>
    <w:rsid w:val="005E06A8"/>
    <w:rsid w:val="005E1AE7"/>
    <w:rsid w:val="005E3451"/>
    <w:rsid w:val="005E40CB"/>
    <w:rsid w:val="005F12AE"/>
    <w:rsid w:val="005F16A2"/>
    <w:rsid w:val="005F240E"/>
    <w:rsid w:val="005F2B55"/>
    <w:rsid w:val="00605ABA"/>
    <w:rsid w:val="00606807"/>
    <w:rsid w:val="006109C5"/>
    <w:rsid w:val="00611414"/>
    <w:rsid w:val="00612C51"/>
    <w:rsid w:val="006167A3"/>
    <w:rsid w:val="006228E6"/>
    <w:rsid w:val="006231C3"/>
    <w:rsid w:val="00631B1E"/>
    <w:rsid w:val="00637E28"/>
    <w:rsid w:val="006473A1"/>
    <w:rsid w:val="0065295E"/>
    <w:rsid w:val="00653001"/>
    <w:rsid w:val="00655B24"/>
    <w:rsid w:val="00660743"/>
    <w:rsid w:val="0066119D"/>
    <w:rsid w:val="00662F2A"/>
    <w:rsid w:val="0067651D"/>
    <w:rsid w:val="0068416D"/>
    <w:rsid w:val="006A0487"/>
    <w:rsid w:val="006A1A31"/>
    <w:rsid w:val="006B101A"/>
    <w:rsid w:val="006B1D4B"/>
    <w:rsid w:val="006B6D38"/>
    <w:rsid w:val="006B770F"/>
    <w:rsid w:val="006B7C4C"/>
    <w:rsid w:val="006C23AC"/>
    <w:rsid w:val="006D3CD2"/>
    <w:rsid w:val="006D4030"/>
    <w:rsid w:val="006D6E9C"/>
    <w:rsid w:val="006E0630"/>
    <w:rsid w:val="006E0A0C"/>
    <w:rsid w:val="006E19ED"/>
    <w:rsid w:val="006E2F1B"/>
    <w:rsid w:val="006F7A10"/>
    <w:rsid w:val="007016B4"/>
    <w:rsid w:val="00725B4C"/>
    <w:rsid w:val="00726AE2"/>
    <w:rsid w:val="00731A4D"/>
    <w:rsid w:val="007324C2"/>
    <w:rsid w:val="00734711"/>
    <w:rsid w:val="00735460"/>
    <w:rsid w:val="00745BBE"/>
    <w:rsid w:val="00746C49"/>
    <w:rsid w:val="007539E5"/>
    <w:rsid w:val="007720AD"/>
    <w:rsid w:val="00773FEA"/>
    <w:rsid w:val="00780527"/>
    <w:rsid w:val="00796D85"/>
    <w:rsid w:val="007C04DD"/>
    <w:rsid w:val="007C6CC8"/>
    <w:rsid w:val="007D0FA7"/>
    <w:rsid w:val="007D333D"/>
    <w:rsid w:val="007D4BD5"/>
    <w:rsid w:val="007D740A"/>
    <w:rsid w:val="007F4F8A"/>
    <w:rsid w:val="007F50E2"/>
    <w:rsid w:val="007F521C"/>
    <w:rsid w:val="00803DD2"/>
    <w:rsid w:val="00812183"/>
    <w:rsid w:val="00813078"/>
    <w:rsid w:val="00815423"/>
    <w:rsid w:val="00815C0B"/>
    <w:rsid w:val="00817C2C"/>
    <w:rsid w:val="0082290B"/>
    <w:rsid w:val="008252F9"/>
    <w:rsid w:val="008261CB"/>
    <w:rsid w:val="008262BA"/>
    <w:rsid w:val="0082662A"/>
    <w:rsid w:val="00827677"/>
    <w:rsid w:val="008325C9"/>
    <w:rsid w:val="00834E69"/>
    <w:rsid w:val="00835A2B"/>
    <w:rsid w:val="00840BE2"/>
    <w:rsid w:val="008466B3"/>
    <w:rsid w:val="008473BC"/>
    <w:rsid w:val="00860987"/>
    <w:rsid w:val="00863E0B"/>
    <w:rsid w:val="00864A12"/>
    <w:rsid w:val="00877047"/>
    <w:rsid w:val="00881194"/>
    <w:rsid w:val="00890298"/>
    <w:rsid w:val="008971A5"/>
    <w:rsid w:val="00897DF3"/>
    <w:rsid w:val="008A09FB"/>
    <w:rsid w:val="008A1D14"/>
    <w:rsid w:val="008B6A11"/>
    <w:rsid w:val="008B79EE"/>
    <w:rsid w:val="008C2DC7"/>
    <w:rsid w:val="008C679A"/>
    <w:rsid w:val="008C72E1"/>
    <w:rsid w:val="008D3386"/>
    <w:rsid w:val="008D483B"/>
    <w:rsid w:val="008D4ABD"/>
    <w:rsid w:val="008D7720"/>
    <w:rsid w:val="008E2653"/>
    <w:rsid w:val="008E44E5"/>
    <w:rsid w:val="008E7F97"/>
    <w:rsid w:val="008F0C15"/>
    <w:rsid w:val="009058CA"/>
    <w:rsid w:val="00905A99"/>
    <w:rsid w:val="009060EE"/>
    <w:rsid w:val="00907437"/>
    <w:rsid w:val="009109A8"/>
    <w:rsid w:val="009230C3"/>
    <w:rsid w:val="0092414E"/>
    <w:rsid w:val="009266BC"/>
    <w:rsid w:val="009378A4"/>
    <w:rsid w:val="00947D12"/>
    <w:rsid w:val="009579B3"/>
    <w:rsid w:val="009620E7"/>
    <w:rsid w:val="0096332A"/>
    <w:rsid w:val="00970D97"/>
    <w:rsid w:val="00981E2C"/>
    <w:rsid w:val="00982291"/>
    <w:rsid w:val="00984500"/>
    <w:rsid w:val="009877A5"/>
    <w:rsid w:val="0099342D"/>
    <w:rsid w:val="00995004"/>
    <w:rsid w:val="00995F70"/>
    <w:rsid w:val="009B0D77"/>
    <w:rsid w:val="009B2FB5"/>
    <w:rsid w:val="009C209C"/>
    <w:rsid w:val="009D13D6"/>
    <w:rsid w:val="009D2C44"/>
    <w:rsid w:val="009D3096"/>
    <w:rsid w:val="009D3A0B"/>
    <w:rsid w:val="009D4A03"/>
    <w:rsid w:val="009D6038"/>
    <w:rsid w:val="009E39E5"/>
    <w:rsid w:val="009E401E"/>
    <w:rsid w:val="009E4696"/>
    <w:rsid w:val="009E72BE"/>
    <w:rsid w:val="009F048F"/>
    <w:rsid w:val="009F688E"/>
    <w:rsid w:val="00A0074B"/>
    <w:rsid w:val="00A01F78"/>
    <w:rsid w:val="00A062BE"/>
    <w:rsid w:val="00A106B5"/>
    <w:rsid w:val="00A10A3D"/>
    <w:rsid w:val="00A15ED2"/>
    <w:rsid w:val="00A218B2"/>
    <w:rsid w:val="00A22607"/>
    <w:rsid w:val="00A24F9D"/>
    <w:rsid w:val="00A26272"/>
    <w:rsid w:val="00A31936"/>
    <w:rsid w:val="00A3334C"/>
    <w:rsid w:val="00A41413"/>
    <w:rsid w:val="00A43352"/>
    <w:rsid w:val="00A43E75"/>
    <w:rsid w:val="00A45D3A"/>
    <w:rsid w:val="00A57B18"/>
    <w:rsid w:val="00A71E7C"/>
    <w:rsid w:val="00A81184"/>
    <w:rsid w:val="00A83D2C"/>
    <w:rsid w:val="00AA0529"/>
    <w:rsid w:val="00AA0789"/>
    <w:rsid w:val="00AA286E"/>
    <w:rsid w:val="00AA2ECE"/>
    <w:rsid w:val="00AA51F3"/>
    <w:rsid w:val="00AC5616"/>
    <w:rsid w:val="00AD69D8"/>
    <w:rsid w:val="00AE09C0"/>
    <w:rsid w:val="00AE1197"/>
    <w:rsid w:val="00AE3B00"/>
    <w:rsid w:val="00AF1C8D"/>
    <w:rsid w:val="00AF23D4"/>
    <w:rsid w:val="00AF4D5C"/>
    <w:rsid w:val="00AF7B7A"/>
    <w:rsid w:val="00B0211C"/>
    <w:rsid w:val="00B0351F"/>
    <w:rsid w:val="00B0381C"/>
    <w:rsid w:val="00B07E9E"/>
    <w:rsid w:val="00B203A9"/>
    <w:rsid w:val="00B25365"/>
    <w:rsid w:val="00B26045"/>
    <w:rsid w:val="00B3440D"/>
    <w:rsid w:val="00B3692A"/>
    <w:rsid w:val="00B36C6C"/>
    <w:rsid w:val="00B5064B"/>
    <w:rsid w:val="00B65E96"/>
    <w:rsid w:val="00B670F3"/>
    <w:rsid w:val="00B710FF"/>
    <w:rsid w:val="00B82C1B"/>
    <w:rsid w:val="00B936BD"/>
    <w:rsid w:val="00B96A7E"/>
    <w:rsid w:val="00BA258E"/>
    <w:rsid w:val="00BA45B7"/>
    <w:rsid w:val="00BC19F4"/>
    <w:rsid w:val="00BC4001"/>
    <w:rsid w:val="00BC5EF3"/>
    <w:rsid w:val="00BD04CE"/>
    <w:rsid w:val="00BD12B3"/>
    <w:rsid w:val="00BD19D6"/>
    <w:rsid w:val="00BD35A7"/>
    <w:rsid w:val="00BE1A94"/>
    <w:rsid w:val="00BE1F01"/>
    <w:rsid w:val="00BE3880"/>
    <w:rsid w:val="00BE4B02"/>
    <w:rsid w:val="00BE771B"/>
    <w:rsid w:val="00BF0F29"/>
    <w:rsid w:val="00C00B98"/>
    <w:rsid w:val="00C072B1"/>
    <w:rsid w:val="00C11A11"/>
    <w:rsid w:val="00C11B9A"/>
    <w:rsid w:val="00C14EAA"/>
    <w:rsid w:val="00C150A9"/>
    <w:rsid w:val="00C239BA"/>
    <w:rsid w:val="00C23B45"/>
    <w:rsid w:val="00C3251F"/>
    <w:rsid w:val="00C32A19"/>
    <w:rsid w:val="00C41846"/>
    <w:rsid w:val="00C41852"/>
    <w:rsid w:val="00C42D1D"/>
    <w:rsid w:val="00C42DE2"/>
    <w:rsid w:val="00C462F4"/>
    <w:rsid w:val="00C50AB5"/>
    <w:rsid w:val="00C51552"/>
    <w:rsid w:val="00C5357F"/>
    <w:rsid w:val="00C55DCC"/>
    <w:rsid w:val="00C6010A"/>
    <w:rsid w:val="00C6175A"/>
    <w:rsid w:val="00C632AC"/>
    <w:rsid w:val="00C70A92"/>
    <w:rsid w:val="00C70F50"/>
    <w:rsid w:val="00C742EB"/>
    <w:rsid w:val="00C76F54"/>
    <w:rsid w:val="00C77839"/>
    <w:rsid w:val="00C80B44"/>
    <w:rsid w:val="00C84A2A"/>
    <w:rsid w:val="00CB2DDE"/>
    <w:rsid w:val="00CB646F"/>
    <w:rsid w:val="00CB6C61"/>
    <w:rsid w:val="00CC4D6B"/>
    <w:rsid w:val="00CC5D0C"/>
    <w:rsid w:val="00CC5D83"/>
    <w:rsid w:val="00CC633A"/>
    <w:rsid w:val="00CD4D2B"/>
    <w:rsid w:val="00CD526B"/>
    <w:rsid w:val="00CD681C"/>
    <w:rsid w:val="00CE0D15"/>
    <w:rsid w:val="00CF2D50"/>
    <w:rsid w:val="00CF4F88"/>
    <w:rsid w:val="00CF6AFD"/>
    <w:rsid w:val="00CF7401"/>
    <w:rsid w:val="00D01F1B"/>
    <w:rsid w:val="00D04240"/>
    <w:rsid w:val="00D06AD7"/>
    <w:rsid w:val="00D13716"/>
    <w:rsid w:val="00D15E17"/>
    <w:rsid w:val="00D166C0"/>
    <w:rsid w:val="00D23BD4"/>
    <w:rsid w:val="00D24ABB"/>
    <w:rsid w:val="00D33729"/>
    <w:rsid w:val="00D33B1C"/>
    <w:rsid w:val="00D3547F"/>
    <w:rsid w:val="00D37C16"/>
    <w:rsid w:val="00D42AD1"/>
    <w:rsid w:val="00D47AE1"/>
    <w:rsid w:val="00D61F33"/>
    <w:rsid w:val="00D6273E"/>
    <w:rsid w:val="00D65899"/>
    <w:rsid w:val="00D72AB3"/>
    <w:rsid w:val="00D7332F"/>
    <w:rsid w:val="00D944CF"/>
    <w:rsid w:val="00D97F32"/>
    <w:rsid w:val="00DA2F01"/>
    <w:rsid w:val="00DB1198"/>
    <w:rsid w:val="00DB1CFE"/>
    <w:rsid w:val="00DB493D"/>
    <w:rsid w:val="00DB4CD1"/>
    <w:rsid w:val="00DB5553"/>
    <w:rsid w:val="00DB5B46"/>
    <w:rsid w:val="00DB5B55"/>
    <w:rsid w:val="00DC71D7"/>
    <w:rsid w:val="00DD3505"/>
    <w:rsid w:val="00DE3176"/>
    <w:rsid w:val="00DE529C"/>
    <w:rsid w:val="00DE5586"/>
    <w:rsid w:val="00DE690F"/>
    <w:rsid w:val="00DF5A4C"/>
    <w:rsid w:val="00E019C1"/>
    <w:rsid w:val="00E06791"/>
    <w:rsid w:val="00E0715A"/>
    <w:rsid w:val="00E31072"/>
    <w:rsid w:val="00E32F55"/>
    <w:rsid w:val="00E375F4"/>
    <w:rsid w:val="00E413F4"/>
    <w:rsid w:val="00E41904"/>
    <w:rsid w:val="00E44686"/>
    <w:rsid w:val="00E45579"/>
    <w:rsid w:val="00E50C79"/>
    <w:rsid w:val="00E516A2"/>
    <w:rsid w:val="00E609E2"/>
    <w:rsid w:val="00E61766"/>
    <w:rsid w:val="00E645DC"/>
    <w:rsid w:val="00E67E20"/>
    <w:rsid w:val="00E703B4"/>
    <w:rsid w:val="00E71C93"/>
    <w:rsid w:val="00E726A3"/>
    <w:rsid w:val="00E72F09"/>
    <w:rsid w:val="00E73F19"/>
    <w:rsid w:val="00E76C40"/>
    <w:rsid w:val="00E76CC5"/>
    <w:rsid w:val="00E90E91"/>
    <w:rsid w:val="00E969DF"/>
    <w:rsid w:val="00EA00B5"/>
    <w:rsid w:val="00EA0640"/>
    <w:rsid w:val="00EA6836"/>
    <w:rsid w:val="00EA7C9A"/>
    <w:rsid w:val="00EB0025"/>
    <w:rsid w:val="00EB0F72"/>
    <w:rsid w:val="00EB1B17"/>
    <w:rsid w:val="00EB501D"/>
    <w:rsid w:val="00EC2A14"/>
    <w:rsid w:val="00EC34BD"/>
    <w:rsid w:val="00EC36B4"/>
    <w:rsid w:val="00EC6218"/>
    <w:rsid w:val="00ED114E"/>
    <w:rsid w:val="00ED1B1E"/>
    <w:rsid w:val="00ED7758"/>
    <w:rsid w:val="00EE0101"/>
    <w:rsid w:val="00EE0971"/>
    <w:rsid w:val="00EE0A7B"/>
    <w:rsid w:val="00EE0AC4"/>
    <w:rsid w:val="00EE3B4A"/>
    <w:rsid w:val="00EE4E68"/>
    <w:rsid w:val="00EF25E9"/>
    <w:rsid w:val="00EF31A0"/>
    <w:rsid w:val="00EF458D"/>
    <w:rsid w:val="00F047C1"/>
    <w:rsid w:val="00F11710"/>
    <w:rsid w:val="00F120FF"/>
    <w:rsid w:val="00F1218F"/>
    <w:rsid w:val="00F21E76"/>
    <w:rsid w:val="00F22819"/>
    <w:rsid w:val="00F22C02"/>
    <w:rsid w:val="00F22F2C"/>
    <w:rsid w:val="00F2321D"/>
    <w:rsid w:val="00F25072"/>
    <w:rsid w:val="00F25468"/>
    <w:rsid w:val="00F3318A"/>
    <w:rsid w:val="00F45252"/>
    <w:rsid w:val="00F454C6"/>
    <w:rsid w:val="00F46E28"/>
    <w:rsid w:val="00F60F94"/>
    <w:rsid w:val="00F7056E"/>
    <w:rsid w:val="00F74CA4"/>
    <w:rsid w:val="00F923F1"/>
    <w:rsid w:val="00F929A5"/>
    <w:rsid w:val="00FA0C76"/>
    <w:rsid w:val="00FA39FE"/>
    <w:rsid w:val="00FA42F9"/>
    <w:rsid w:val="00FA5EC6"/>
    <w:rsid w:val="00FB1441"/>
    <w:rsid w:val="00FB42A5"/>
    <w:rsid w:val="00FB52D4"/>
    <w:rsid w:val="00FB65A4"/>
    <w:rsid w:val="00FB7D79"/>
    <w:rsid w:val="00FC0EE9"/>
    <w:rsid w:val="00FD543C"/>
    <w:rsid w:val="00FE1663"/>
    <w:rsid w:val="00FE2AB2"/>
    <w:rsid w:val="00FE6531"/>
    <w:rsid w:val="00FF12B8"/>
    <w:rsid w:val="00FF2938"/>
    <w:rsid w:val="00FF3AFD"/>
    <w:rsid w:val="00FF467C"/>
    <w:rsid w:val="00FF55C1"/>
    <w:rsid w:val="00FF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2E6516"/>
  <w15:docId w15:val="{B191F59C-F14C-4969-A8D6-19914679E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lsdException w:name="Intense Reference" w:semiHidden="1"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w:uiPriority w:val="4"/>
    <w:qFormat/>
    <w:rsid w:val="004310E4"/>
    <w:rPr>
      <w:rFonts w:cstheme="minorHAnsi"/>
    </w:rPr>
  </w:style>
  <w:style w:type="paragraph" w:styleId="Heading1">
    <w:name w:val="heading 1"/>
    <w:basedOn w:val="Heading2"/>
    <w:next w:val="Normal"/>
    <w:link w:val="Heading1Char"/>
    <w:uiPriority w:val="5"/>
    <w:qFormat/>
    <w:rsid w:val="00C51552"/>
    <w:pPr>
      <w:outlineLvl w:val="0"/>
    </w:pPr>
    <w:rPr>
      <w:rFonts w:ascii="Segoe UI" w:hAnsi="Segoe UI" w:cs="Segoe UI"/>
      <w:bCs w:val="0"/>
      <w:color w:val="0779AA"/>
      <w:sz w:val="40"/>
      <w:szCs w:val="40"/>
    </w:rPr>
  </w:style>
  <w:style w:type="paragraph" w:styleId="Heading2">
    <w:name w:val="heading 2"/>
    <w:basedOn w:val="Normal"/>
    <w:next w:val="Normal"/>
    <w:link w:val="Heading2Char"/>
    <w:uiPriority w:val="6"/>
    <w:qFormat/>
    <w:rsid w:val="00C51552"/>
    <w:pPr>
      <w:spacing w:after="120"/>
      <w:outlineLvl w:val="1"/>
    </w:pPr>
    <w:rPr>
      <w:b/>
      <w:bCs/>
      <w:sz w:val="32"/>
      <w:szCs w:val="28"/>
    </w:rPr>
  </w:style>
  <w:style w:type="paragraph" w:styleId="Heading3">
    <w:name w:val="heading 3"/>
    <w:basedOn w:val="Normal"/>
    <w:next w:val="Normal"/>
    <w:link w:val="Heading3Char"/>
    <w:uiPriority w:val="7"/>
    <w:qFormat/>
    <w:rsid w:val="00C51552"/>
    <w:pPr>
      <w:spacing w:after="120"/>
      <w:outlineLvl w:val="2"/>
    </w:pPr>
    <w:rPr>
      <w:b/>
      <w:bCs/>
      <w:sz w:val="28"/>
      <w:szCs w:val="24"/>
    </w:rPr>
  </w:style>
  <w:style w:type="paragraph" w:styleId="Heading4">
    <w:name w:val="heading 4"/>
    <w:basedOn w:val="Normal"/>
    <w:next w:val="Normal"/>
    <w:link w:val="Heading4Char"/>
    <w:uiPriority w:val="8"/>
    <w:qFormat/>
    <w:rsid w:val="00C51552"/>
    <w:pPr>
      <w:spacing w:after="120"/>
      <w:outlineLvl w:val="3"/>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470061"/>
    <w:rPr>
      <w:rFonts w:ascii="Segoe UI" w:hAnsi="Segoe UI" w:cs="Segoe UI"/>
      <w:b/>
      <w:color w:val="0779AA"/>
      <w:sz w:val="40"/>
      <w:szCs w:val="40"/>
    </w:rPr>
  </w:style>
  <w:style w:type="paragraph" w:styleId="Subtitle">
    <w:name w:val="Subtitle"/>
    <w:basedOn w:val="Normal"/>
    <w:next w:val="Normal"/>
    <w:link w:val="SubtitleChar"/>
    <w:uiPriority w:val="1"/>
    <w:qFormat/>
    <w:rsid w:val="006109C5"/>
    <w:pPr>
      <w:numPr>
        <w:ilvl w:val="1"/>
      </w:numPr>
      <w:pBdr>
        <w:bottom w:val="single" w:sz="48" w:space="6" w:color="FFD12E"/>
      </w:pBdr>
    </w:pPr>
    <w:rPr>
      <w:rFonts w:eastAsiaTheme="minorEastAsia"/>
      <w:b/>
      <w:color w:val="0779AA"/>
      <w:spacing w:val="15"/>
      <w:sz w:val="40"/>
      <w:szCs w:val="40"/>
    </w:rPr>
  </w:style>
  <w:style w:type="character" w:customStyle="1" w:styleId="SubtitleChar">
    <w:name w:val="Subtitle Char"/>
    <w:basedOn w:val="DefaultParagraphFont"/>
    <w:link w:val="Subtitle"/>
    <w:uiPriority w:val="1"/>
    <w:rsid w:val="00E67E20"/>
    <w:rPr>
      <w:rFonts w:eastAsiaTheme="minorEastAsia" w:cstheme="minorHAnsi"/>
      <w:b/>
      <w:color w:val="0779AA"/>
      <w:spacing w:val="15"/>
      <w:sz w:val="40"/>
      <w:szCs w:val="40"/>
    </w:rPr>
  </w:style>
  <w:style w:type="paragraph" w:styleId="Title">
    <w:name w:val="Title"/>
    <w:basedOn w:val="Normal"/>
    <w:next w:val="Normal"/>
    <w:link w:val="TitleChar"/>
    <w:qFormat/>
    <w:rsid w:val="006109C5"/>
    <w:pPr>
      <w:spacing w:after="0" w:line="240" w:lineRule="auto"/>
      <w:contextualSpacing/>
    </w:pPr>
    <w:rPr>
      <w:rFonts w:ascii="Segoe UI" w:eastAsiaTheme="majorEastAsia" w:hAnsi="Segoe UI" w:cs="Segoe UI"/>
      <w:b/>
      <w:color w:val="0F426B"/>
      <w:spacing w:val="-10"/>
      <w:kern w:val="28"/>
      <w:sz w:val="56"/>
      <w:szCs w:val="56"/>
    </w:rPr>
  </w:style>
  <w:style w:type="character" w:customStyle="1" w:styleId="TitleChar">
    <w:name w:val="Title Char"/>
    <w:basedOn w:val="DefaultParagraphFont"/>
    <w:link w:val="Title"/>
    <w:rsid w:val="00E67E20"/>
    <w:rPr>
      <w:rFonts w:ascii="Segoe UI" w:eastAsiaTheme="majorEastAsia" w:hAnsi="Segoe UI" w:cs="Segoe UI"/>
      <w:b/>
      <w:color w:val="0F426B"/>
      <w:spacing w:val="-10"/>
      <w:kern w:val="28"/>
      <w:sz w:val="56"/>
      <w:szCs w:val="56"/>
    </w:rPr>
  </w:style>
  <w:style w:type="paragraph" w:styleId="BalloonText">
    <w:name w:val="Balloon Text"/>
    <w:basedOn w:val="Normal"/>
    <w:link w:val="BalloonTextChar"/>
    <w:uiPriority w:val="99"/>
    <w:semiHidden/>
    <w:unhideWhenUsed/>
    <w:rsid w:val="001146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6A2"/>
    <w:rPr>
      <w:rFonts w:ascii="Segoe UI" w:hAnsi="Segoe UI" w:cs="Segoe UI"/>
      <w:sz w:val="18"/>
      <w:szCs w:val="18"/>
    </w:rPr>
  </w:style>
  <w:style w:type="character" w:customStyle="1" w:styleId="Heading2Char">
    <w:name w:val="Heading 2 Char"/>
    <w:basedOn w:val="DefaultParagraphFont"/>
    <w:link w:val="Heading2"/>
    <w:uiPriority w:val="6"/>
    <w:rsid w:val="00470061"/>
    <w:rPr>
      <w:rFonts w:cstheme="minorHAnsi"/>
      <w:b/>
      <w:bCs/>
      <w:sz w:val="32"/>
      <w:szCs w:val="28"/>
    </w:rPr>
  </w:style>
  <w:style w:type="paragraph" w:styleId="TOCHeading">
    <w:name w:val="TOC Heading"/>
    <w:basedOn w:val="Normal"/>
    <w:next w:val="Normal"/>
    <w:uiPriority w:val="38"/>
    <w:qFormat/>
    <w:rsid w:val="00984500"/>
    <w:rPr>
      <w:rFonts w:ascii="Segoe UI" w:hAnsi="Segoe UI" w:cs="Segoe UI"/>
      <w:b/>
      <w:bCs/>
      <w:color w:val="0779AA"/>
      <w:sz w:val="40"/>
      <w:szCs w:val="40"/>
    </w:rPr>
  </w:style>
  <w:style w:type="paragraph" w:styleId="TOC2">
    <w:name w:val="toc 2"/>
    <w:basedOn w:val="Normal"/>
    <w:next w:val="Normal"/>
    <w:autoRedefine/>
    <w:uiPriority w:val="39"/>
    <w:rsid w:val="00C742EB"/>
    <w:pPr>
      <w:spacing w:after="100"/>
      <w:ind w:left="220"/>
    </w:pPr>
    <w:rPr>
      <w:rFonts w:eastAsiaTheme="minorEastAsia" w:cs="Times New Roman"/>
    </w:rPr>
  </w:style>
  <w:style w:type="paragraph" w:styleId="TOC1">
    <w:name w:val="toc 1"/>
    <w:basedOn w:val="Normal"/>
    <w:next w:val="Normal"/>
    <w:autoRedefine/>
    <w:uiPriority w:val="39"/>
    <w:rsid w:val="00F46E28"/>
    <w:pPr>
      <w:spacing w:after="100"/>
    </w:pPr>
    <w:rPr>
      <w:rFonts w:eastAsiaTheme="minorEastAsia"/>
      <w:b/>
    </w:rPr>
  </w:style>
  <w:style w:type="paragraph" w:styleId="TOC3">
    <w:name w:val="toc 3"/>
    <w:basedOn w:val="Normal"/>
    <w:next w:val="Normal"/>
    <w:autoRedefine/>
    <w:uiPriority w:val="39"/>
    <w:rsid w:val="00C742EB"/>
    <w:pPr>
      <w:spacing w:after="100"/>
      <w:ind w:left="440"/>
    </w:pPr>
    <w:rPr>
      <w:rFonts w:eastAsiaTheme="minorEastAsia" w:cs="Times New Roman"/>
    </w:rPr>
  </w:style>
  <w:style w:type="character" w:customStyle="1" w:styleId="Heading3Char">
    <w:name w:val="Heading 3 Char"/>
    <w:basedOn w:val="DefaultParagraphFont"/>
    <w:link w:val="Heading3"/>
    <w:uiPriority w:val="7"/>
    <w:rsid w:val="00470061"/>
    <w:rPr>
      <w:rFonts w:cstheme="minorHAnsi"/>
      <w:b/>
      <w:bCs/>
      <w:sz w:val="28"/>
      <w:szCs w:val="24"/>
    </w:rPr>
  </w:style>
  <w:style w:type="character" w:styleId="Hyperlink">
    <w:name w:val="Hyperlink"/>
    <w:basedOn w:val="DefaultParagraphFont"/>
    <w:uiPriority w:val="99"/>
    <w:rsid w:val="00DC71D7"/>
    <w:rPr>
      <w:color w:val="0563C1" w:themeColor="hyperlink"/>
      <w:u w:val="single"/>
    </w:rPr>
  </w:style>
  <w:style w:type="character" w:styleId="FollowedHyperlink">
    <w:name w:val="FollowedHyperlink"/>
    <w:basedOn w:val="DefaultParagraphFont"/>
    <w:uiPriority w:val="99"/>
    <w:semiHidden/>
    <w:unhideWhenUsed/>
    <w:rsid w:val="0099342D"/>
    <w:rPr>
      <w:color w:val="954F72" w:themeColor="followedHyperlink"/>
      <w:u w:val="single"/>
    </w:rPr>
  </w:style>
  <w:style w:type="paragraph" w:styleId="Header">
    <w:name w:val="header"/>
    <w:basedOn w:val="Normal"/>
    <w:link w:val="HeaderChar"/>
    <w:uiPriority w:val="99"/>
    <w:semiHidden/>
    <w:rsid w:val="005645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73BC"/>
    <w:rPr>
      <w:rFonts w:cstheme="minorHAnsi"/>
    </w:rPr>
  </w:style>
  <w:style w:type="paragraph" w:styleId="Footer">
    <w:name w:val="footer"/>
    <w:basedOn w:val="Normal"/>
    <w:link w:val="FooterChar"/>
    <w:uiPriority w:val="30"/>
    <w:rsid w:val="000A1A65"/>
    <w:pPr>
      <w:tabs>
        <w:tab w:val="center" w:pos="4680"/>
        <w:tab w:val="right" w:pos="9360"/>
      </w:tabs>
      <w:spacing w:after="0" w:line="240" w:lineRule="auto"/>
    </w:pPr>
    <w:rPr>
      <w:noProof/>
      <w:sz w:val="20"/>
      <w:szCs w:val="20"/>
    </w:rPr>
  </w:style>
  <w:style w:type="character" w:customStyle="1" w:styleId="FooterChar">
    <w:name w:val="Footer Char"/>
    <w:basedOn w:val="DefaultParagraphFont"/>
    <w:link w:val="Footer"/>
    <w:uiPriority w:val="30"/>
    <w:rsid w:val="000F534B"/>
    <w:rPr>
      <w:rFonts w:cstheme="minorHAnsi"/>
      <w:noProof/>
      <w:sz w:val="20"/>
      <w:szCs w:val="20"/>
    </w:rPr>
  </w:style>
  <w:style w:type="paragraph" w:styleId="NormalWeb">
    <w:name w:val="Normal (Web)"/>
    <w:basedOn w:val="Normal"/>
    <w:uiPriority w:val="99"/>
    <w:semiHidden/>
    <w:unhideWhenUsed/>
    <w:rsid w:val="0056459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7"/>
    <w:semiHidden/>
    <w:qFormat/>
    <w:rsid w:val="004D54BE"/>
    <w:pPr>
      <w:spacing w:after="0" w:line="240" w:lineRule="auto"/>
    </w:pPr>
    <w:rPr>
      <w:rFonts w:eastAsiaTheme="minorEastAsia"/>
    </w:rPr>
  </w:style>
  <w:style w:type="character" w:customStyle="1" w:styleId="NoSpacingChar">
    <w:name w:val="No Spacing Char"/>
    <w:basedOn w:val="DefaultParagraphFont"/>
    <w:link w:val="NoSpacing"/>
    <w:uiPriority w:val="17"/>
    <w:semiHidden/>
    <w:rsid w:val="00470061"/>
    <w:rPr>
      <w:rFonts w:eastAsiaTheme="minorEastAsia"/>
    </w:rPr>
  </w:style>
  <w:style w:type="table" w:styleId="TableGrid">
    <w:name w:val="Table Grid"/>
    <w:basedOn w:val="TableNormal"/>
    <w:uiPriority w:val="39"/>
    <w:rsid w:val="00291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917A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917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tenseQuote">
    <w:name w:val="Intense Quote"/>
    <w:basedOn w:val="Normal"/>
    <w:next w:val="Normal"/>
    <w:link w:val="IntenseQuoteChar"/>
    <w:uiPriority w:val="99"/>
    <w:semiHidden/>
    <w:qFormat/>
    <w:rsid w:val="00982291"/>
    <w:pPr>
      <w:pBdr>
        <w:top w:val="single" w:sz="4" w:space="10" w:color="5B9BD5" w:themeColor="accent1"/>
        <w:bottom w:val="single" w:sz="4" w:space="10" w:color="5B9BD5" w:themeColor="accent1"/>
      </w:pBdr>
      <w:spacing w:before="120" w:after="120" w:line="360" w:lineRule="auto"/>
      <w:ind w:left="2880" w:right="2880"/>
      <w:jc w:val="center"/>
    </w:pPr>
    <w:rPr>
      <w:b/>
      <w:i/>
      <w:iCs/>
      <w:color w:val="5B9BD5" w:themeColor="accent1"/>
      <w:sz w:val="28"/>
    </w:rPr>
  </w:style>
  <w:style w:type="character" w:customStyle="1" w:styleId="IntenseQuoteChar">
    <w:name w:val="Intense Quote Char"/>
    <w:basedOn w:val="DefaultParagraphFont"/>
    <w:link w:val="IntenseQuote"/>
    <w:uiPriority w:val="99"/>
    <w:semiHidden/>
    <w:rsid w:val="00AE3B00"/>
    <w:rPr>
      <w:rFonts w:cstheme="minorHAnsi"/>
      <w:b/>
      <w:i/>
      <w:iCs/>
      <w:color w:val="5B9BD5" w:themeColor="accent1"/>
      <w:sz w:val="28"/>
    </w:rPr>
  </w:style>
  <w:style w:type="character" w:styleId="IntenseEmphasis">
    <w:name w:val="Intense Emphasis"/>
    <w:basedOn w:val="DefaultParagraphFont"/>
    <w:uiPriority w:val="21"/>
    <w:semiHidden/>
    <w:qFormat/>
    <w:rsid w:val="00982291"/>
    <w:rPr>
      <w:i/>
      <w:iCs/>
      <w:color w:val="5B9BD5" w:themeColor="accent1"/>
    </w:rPr>
  </w:style>
  <w:style w:type="character" w:styleId="BookTitle">
    <w:name w:val="Book Title"/>
    <w:basedOn w:val="DefaultParagraphFont"/>
    <w:uiPriority w:val="33"/>
    <w:semiHidden/>
    <w:qFormat/>
    <w:rsid w:val="00426C5D"/>
    <w:rPr>
      <w:b/>
      <w:bCs/>
      <w:i/>
      <w:iCs/>
      <w:spacing w:val="5"/>
    </w:rPr>
  </w:style>
  <w:style w:type="paragraph" w:customStyle="1" w:styleId="Publicationdate">
    <w:name w:val="Publication date"/>
    <w:basedOn w:val="Normal"/>
    <w:uiPriority w:val="2"/>
    <w:qFormat/>
    <w:rsid w:val="00141743"/>
    <w:rPr>
      <w:sz w:val="24"/>
      <w:szCs w:val="28"/>
    </w:rPr>
  </w:style>
  <w:style w:type="paragraph" w:styleId="ListParagraph">
    <w:name w:val="List Paragraph"/>
    <w:basedOn w:val="Normal"/>
    <w:uiPriority w:val="34"/>
    <w:semiHidden/>
    <w:qFormat/>
    <w:rsid w:val="00653001"/>
    <w:pPr>
      <w:ind w:left="720"/>
      <w:contextualSpacing/>
    </w:pPr>
  </w:style>
  <w:style w:type="table" w:styleId="GridTable4-Accent6">
    <w:name w:val="Grid Table 4 Accent 6"/>
    <w:basedOn w:val="TableNormal"/>
    <w:uiPriority w:val="49"/>
    <w:rsid w:val="00BD04C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1">
    <w:name w:val="Grid Table 3 Accent 1"/>
    <w:basedOn w:val="TableNormal"/>
    <w:uiPriority w:val="48"/>
    <w:rsid w:val="00243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CommentReference">
    <w:name w:val="annotation reference"/>
    <w:basedOn w:val="DefaultParagraphFont"/>
    <w:uiPriority w:val="99"/>
    <w:semiHidden/>
    <w:unhideWhenUsed/>
    <w:rsid w:val="005C65F7"/>
    <w:rPr>
      <w:sz w:val="16"/>
      <w:szCs w:val="16"/>
    </w:rPr>
  </w:style>
  <w:style w:type="paragraph" w:styleId="CommentText">
    <w:name w:val="annotation text"/>
    <w:basedOn w:val="Normal"/>
    <w:link w:val="CommentTextChar"/>
    <w:uiPriority w:val="99"/>
    <w:semiHidden/>
    <w:rsid w:val="005C65F7"/>
    <w:pPr>
      <w:spacing w:line="240" w:lineRule="auto"/>
    </w:pPr>
    <w:rPr>
      <w:sz w:val="20"/>
      <w:szCs w:val="20"/>
    </w:rPr>
  </w:style>
  <w:style w:type="character" w:customStyle="1" w:styleId="CommentTextChar">
    <w:name w:val="Comment Text Char"/>
    <w:basedOn w:val="DefaultParagraphFont"/>
    <w:link w:val="CommentText"/>
    <w:uiPriority w:val="99"/>
    <w:semiHidden/>
    <w:rsid w:val="008473BC"/>
    <w:rPr>
      <w:rFonts w:cstheme="minorHAnsi"/>
      <w:sz w:val="20"/>
      <w:szCs w:val="20"/>
    </w:rPr>
  </w:style>
  <w:style w:type="character" w:customStyle="1" w:styleId="Heading4Char">
    <w:name w:val="Heading 4 Char"/>
    <w:basedOn w:val="DefaultParagraphFont"/>
    <w:link w:val="Heading4"/>
    <w:uiPriority w:val="8"/>
    <w:rsid w:val="00470061"/>
    <w:rPr>
      <w:rFonts w:cstheme="minorHAnsi"/>
      <w:b/>
      <w:bCs/>
      <w:sz w:val="24"/>
    </w:rPr>
  </w:style>
  <w:style w:type="paragraph" w:styleId="CommentSubject">
    <w:name w:val="annotation subject"/>
    <w:basedOn w:val="CommentText"/>
    <w:next w:val="CommentText"/>
    <w:link w:val="CommentSubjectChar"/>
    <w:uiPriority w:val="99"/>
    <w:semiHidden/>
    <w:unhideWhenUsed/>
    <w:rsid w:val="004254A7"/>
    <w:rPr>
      <w:b/>
      <w:bCs/>
    </w:rPr>
  </w:style>
  <w:style w:type="paragraph" w:customStyle="1" w:styleId="CivilRightsstatement">
    <w:name w:val="Civil Rights statement"/>
    <w:basedOn w:val="Normal"/>
    <w:uiPriority w:val="3"/>
    <w:qFormat/>
    <w:rsid w:val="0014219C"/>
    <w:pPr>
      <w:pBdr>
        <w:top w:val="single" w:sz="24" w:space="6" w:color="FFC000" w:themeColor="accent4"/>
      </w:pBdr>
    </w:pPr>
    <w:rPr>
      <w:sz w:val="20"/>
      <w:szCs w:val="20"/>
    </w:rPr>
  </w:style>
  <w:style w:type="paragraph" w:styleId="Quote">
    <w:name w:val="Quote"/>
    <w:basedOn w:val="Normal"/>
    <w:next w:val="Normal"/>
    <w:link w:val="QuoteChar"/>
    <w:uiPriority w:val="28"/>
    <w:qFormat/>
    <w:rsid w:val="001F02D2"/>
    <w:rPr>
      <w:rFonts w:ascii="Segoe UI Semilight" w:hAnsi="Segoe UI Semilight" w:cs="Segoe UI Semilight"/>
      <w:color w:val="007B55"/>
      <w:sz w:val="32"/>
      <w:szCs w:val="32"/>
    </w:rPr>
  </w:style>
  <w:style w:type="character" w:customStyle="1" w:styleId="QuoteChar">
    <w:name w:val="Quote Char"/>
    <w:basedOn w:val="DefaultParagraphFont"/>
    <w:link w:val="Quote"/>
    <w:uiPriority w:val="28"/>
    <w:rsid w:val="004310E4"/>
    <w:rPr>
      <w:rFonts w:ascii="Segoe UI Semilight" w:hAnsi="Segoe UI Semilight" w:cs="Segoe UI Semilight"/>
      <w:color w:val="007B55"/>
      <w:sz w:val="32"/>
      <w:szCs w:val="32"/>
    </w:rPr>
  </w:style>
  <w:style w:type="paragraph" w:customStyle="1" w:styleId="Photocaption">
    <w:name w:val="Photo caption"/>
    <w:basedOn w:val="Normal"/>
    <w:uiPriority w:val="12"/>
    <w:qFormat/>
    <w:rsid w:val="00981E2C"/>
    <w:rPr>
      <w:sz w:val="18"/>
      <w:szCs w:val="18"/>
    </w:rPr>
  </w:style>
  <w:style w:type="character" w:styleId="UnresolvedMention">
    <w:name w:val="Unresolved Mention"/>
    <w:basedOn w:val="DefaultParagraphFont"/>
    <w:uiPriority w:val="99"/>
    <w:semiHidden/>
    <w:unhideWhenUsed/>
    <w:rsid w:val="00A45D3A"/>
    <w:rPr>
      <w:color w:val="605E5C"/>
      <w:shd w:val="clear" w:color="auto" w:fill="E1DFDD"/>
    </w:rPr>
  </w:style>
  <w:style w:type="character" w:customStyle="1" w:styleId="CommentSubjectChar">
    <w:name w:val="Comment Subject Char"/>
    <w:basedOn w:val="CommentTextChar"/>
    <w:link w:val="CommentSubject"/>
    <w:uiPriority w:val="99"/>
    <w:semiHidden/>
    <w:rsid w:val="004254A7"/>
    <w:rPr>
      <w:rFonts w:ascii="Cambria" w:hAnsi="Cambria" w:cstheme="minorHAnsi"/>
      <w:b/>
      <w:bCs/>
      <w:sz w:val="20"/>
      <w:szCs w:val="20"/>
    </w:rPr>
  </w:style>
  <w:style w:type="paragraph" w:customStyle="1" w:styleId="Literaturecitation">
    <w:name w:val="Literature citation"/>
    <w:basedOn w:val="Normal"/>
    <w:uiPriority w:val="14"/>
    <w:qFormat/>
    <w:rsid w:val="00480A5C"/>
    <w:pPr>
      <w:ind w:left="720" w:hanging="720"/>
    </w:pPr>
  </w:style>
  <w:style w:type="paragraph" w:customStyle="1" w:styleId="Photospacing">
    <w:name w:val="Photo spacing"/>
    <w:basedOn w:val="NoSpacing"/>
    <w:uiPriority w:val="11"/>
    <w:qFormat/>
    <w:rsid w:val="00504CBC"/>
    <w:pPr>
      <w:spacing w:after="120"/>
    </w:pPr>
    <w:rPr>
      <w:noProof/>
    </w:rPr>
  </w:style>
  <w:style w:type="paragraph" w:styleId="FootnoteText">
    <w:name w:val="footnote text"/>
    <w:basedOn w:val="Normal"/>
    <w:link w:val="FootnoteTextChar"/>
    <w:uiPriority w:val="99"/>
    <w:semiHidden/>
    <w:unhideWhenUsed/>
    <w:rsid w:val="00390B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0B1C"/>
    <w:rPr>
      <w:rFonts w:cstheme="minorHAnsi"/>
      <w:sz w:val="20"/>
      <w:szCs w:val="20"/>
    </w:rPr>
  </w:style>
  <w:style w:type="character" w:styleId="FootnoteReference">
    <w:name w:val="footnote reference"/>
    <w:basedOn w:val="DefaultParagraphFont"/>
    <w:uiPriority w:val="99"/>
    <w:semiHidden/>
    <w:unhideWhenUsed/>
    <w:rsid w:val="00390B1C"/>
    <w:rPr>
      <w:vertAlign w:val="superscript"/>
    </w:rPr>
  </w:style>
  <w:style w:type="paragraph" w:styleId="Caption">
    <w:name w:val="caption"/>
    <w:aliases w:val="Table and Figure titles"/>
    <w:basedOn w:val="Normal"/>
    <w:next w:val="Normal"/>
    <w:uiPriority w:val="35"/>
    <w:qFormat/>
    <w:rsid w:val="00F22819"/>
    <w:pPr>
      <w:keepNext/>
      <w:spacing w:before="240" w:after="120" w:line="240" w:lineRule="auto"/>
    </w:pPr>
    <w:rPr>
      <w:b/>
      <w:bCs/>
    </w:rPr>
  </w:style>
  <w:style w:type="paragraph" w:customStyle="1" w:styleId="Bodycopy">
    <w:name w:val="Body copy"/>
    <w:uiPriority w:val="1"/>
    <w:semiHidden/>
    <w:qFormat/>
    <w:rsid w:val="00995004"/>
    <w:pPr>
      <w:spacing w:after="360" w:line="360" w:lineRule="atLeast"/>
    </w:pPr>
    <w:rPr>
      <w:rFonts w:ascii="Arial" w:eastAsia="Times New Roman" w:hAnsi="Arial" w:cs="Arial"/>
      <w:color w:val="000000" w:themeColor="text1"/>
      <w:sz w:val="24"/>
      <w:szCs w:val="20"/>
    </w:rPr>
  </w:style>
  <w:style w:type="numbering" w:customStyle="1" w:styleId="XXXXXXXX">
    <w:name w:val="XXXXXXXX"/>
    <w:uiPriority w:val="99"/>
    <w:rsid w:val="00995004"/>
    <w:pPr>
      <w:numPr>
        <w:numId w:val="4"/>
      </w:numPr>
    </w:pPr>
  </w:style>
  <w:style w:type="paragraph" w:customStyle="1" w:styleId="Bullet1">
    <w:name w:val="Bullet 1"/>
    <w:basedOn w:val="Bodycopy"/>
    <w:uiPriority w:val="2"/>
    <w:semiHidden/>
    <w:qFormat/>
    <w:rsid w:val="00995004"/>
    <w:pPr>
      <w:numPr>
        <w:numId w:val="5"/>
      </w:numPr>
      <w:ind w:left="360"/>
      <w:contextualSpacing/>
    </w:pPr>
  </w:style>
  <w:style w:type="table" w:customStyle="1" w:styleId="Table-WDFW">
    <w:name w:val="Table - WDFW"/>
    <w:basedOn w:val="TableProfessional"/>
    <w:uiPriority w:val="99"/>
    <w:rsid w:val="008F0C15"/>
    <w:pPr>
      <w:spacing w:before="60" w:after="60" w:line="240" w:lineRule="auto"/>
    </w:pPr>
    <w:rPr>
      <w:sz w:val="20"/>
      <w:szCs w:val="20"/>
    </w:rPr>
    <w:tblPr>
      <w:tblStyleRowBandSize w:val="1"/>
      <w:tblBorders>
        <w:top w:val="single" w:sz="4" w:space="0" w:color="0F426B"/>
        <w:left w:val="single" w:sz="4" w:space="0" w:color="0F426B"/>
        <w:bottom w:val="single" w:sz="4" w:space="0" w:color="0F426B"/>
        <w:right w:val="single" w:sz="4" w:space="0" w:color="0F426B"/>
        <w:insideH w:val="single" w:sz="4" w:space="0" w:color="0F426B"/>
        <w:insideV w:val="single" w:sz="4" w:space="0" w:color="0F426B"/>
      </w:tblBorders>
    </w:tblPr>
    <w:tcPr>
      <w:shd w:val="clear" w:color="auto" w:fill="auto"/>
    </w:tcPr>
    <w:tblStylePr w:type="firstRow">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b/>
        <w:bCs/>
        <w:color w:val="FFFFFF" w:themeColor="background1"/>
        <w:sz w:val="22"/>
      </w:rPr>
      <w:tblPr/>
      <w:trPr>
        <w:cantSplit/>
        <w:tblHeader/>
      </w:trPr>
      <w:tcPr>
        <w:tcBorders>
          <w:top w:val="single" w:sz="4" w:space="0" w:color="FFFFFF" w:themeColor="background1"/>
          <w:left w:val="single" w:sz="4" w:space="0" w:color="0F426B"/>
          <w:bottom w:val="nil"/>
          <w:right w:val="nil"/>
          <w:insideH w:val="nil"/>
          <w:insideV w:val="single" w:sz="4" w:space="0" w:color="FFFFFF" w:themeColor="background1"/>
          <w:tl2br w:val="none" w:sz="0" w:space="0" w:color="auto"/>
          <w:tr2bl w:val="none" w:sz="0" w:space="0" w:color="auto"/>
        </w:tcBorders>
        <w:shd w:val="clear" w:color="auto" w:fill="0F426B"/>
      </w:tcPr>
    </w:tblStylePr>
    <w:tblStylePr w:type="lastRow">
      <w:rPr>
        <w:rFonts w:asciiTheme="minorHAnsi" w:hAnsiTheme="minorHAnsi"/>
        <w:sz w:val="20"/>
      </w:rPr>
    </w:tblStylePr>
    <w:tblStylePr w:type="band1Horz">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sz w:val="20"/>
      </w:r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auto"/>
      </w:tcPr>
    </w:tblStylePr>
    <w:tblStylePr w:type="band2Horz">
      <w:pPr>
        <w:wordWrap/>
        <w:spacing w:beforeLines="0" w:before="60" w:beforeAutospacing="0" w:afterLines="0" w:after="60" w:afterAutospacing="0" w:line="240" w:lineRule="auto"/>
        <w:ind w:leftChars="0" w:left="43" w:rightChars="0" w:right="43"/>
        <w:contextualSpacing w:val="0"/>
      </w:p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D9D9D9" w:themeFill="background1" w:themeFillShade="D9"/>
      </w:tcPr>
    </w:tblStylePr>
    <w:tblStylePr w:type="seCell">
      <w:pPr>
        <w:wordWrap/>
        <w:spacing w:afterLines="0" w:after="240" w:afterAutospacing="0"/>
        <w:contextualSpacing w:val="0"/>
      </w:pPr>
    </w:tblStylePr>
  </w:style>
  <w:style w:type="table" w:styleId="TableProfessional">
    <w:name w:val="Table Professional"/>
    <w:basedOn w:val="TableNormal"/>
    <w:uiPriority w:val="99"/>
    <w:semiHidden/>
    <w:unhideWhenUsed/>
    <w:rsid w:val="00120E7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ableofFigures">
    <w:name w:val="table of figures"/>
    <w:aliases w:val="TOC Tables and Figures"/>
    <w:basedOn w:val="Normal"/>
    <w:next w:val="Normal"/>
    <w:uiPriority w:val="99"/>
    <w:unhideWhenUsed/>
    <w:rsid w:val="00170EF7"/>
    <w:pPr>
      <w:spacing w:after="0"/>
    </w:pPr>
  </w:style>
  <w:style w:type="paragraph" w:styleId="Revision">
    <w:name w:val="Revision"/>
    <w:hidden/>
    <w:uiPriority w:val="99"/>
    <w:semiHidden/>
    <w:rsid w:val="008971A5"/>
    <w:pPr>
      <w:spacing w:after="0" w:line="240" w:lineRule="auto"/>
    </w:pPr>
    <w:rPr>
      <w:rFonts w:cstheme="minorHAnsi"/>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872328">
      <w:bodyDiv w:val="1"/>
      <w:marLeft w:val="0"/>
      <w:marRight w:val="0"/>
      <w:marTop w:val="0"/>
      <w:marBottom w:val="0"/>
      <w:divBdr>
        <w:top w:val="none" w:sz="0" w:space="0" w:color="auto"/>
        <w:left w:val="none" w:sz="0" w:space="0" w:color="auto"/>
        <w:bottom w:val="none" w:sz="0" w:space="0" w:color="auto"/>
        <w:right w:val="none" w:sz="0" w:space="0" w:color="auto"/>
      </w:divBdr>
      <w:divsChild>
        <w:div w:id="46728590">
          <w:marLeft w:val="0"/>
          <w:marRight w:val="0"/>
          <w:marTop w:val="0"/>
          <w:marBottom w:val="0"/>
          <w:divBdr>
            <w:top w:val="none" w:sz="0" w:space="0" w:color="auto"/>
            <w:left w:val="none" w:sz="0" w:space="0" w:color="auto"/>
            <w:bottom w:val="none" w:sz="0" w:space="0" w:color="auto"/>
            <w:right w:val="none" w:sz="0" w:space="0" w:color="auto"/>
          </w:divBdr>
        </w:div>
      </w:divsChild>
    </w:div>
    <w:div w:id="1347514444">
      <w:bodyDiv w:val="1"/>
      <w:marLeft w:val="0"/>
      <w:marRight w:val="0"/>
      <w:marTop w:val="0"/>
      <w:marBottom w:val="0"/>
      <w:divBdr>
        <w:top w:val="none" w:sz="0" w:space="0" w:color="auto"/>
        <w:left w:val="none" w:sz="0" w:space="0" w:color="auto"/>
        <w:bottom w:val="none" w:sz="0" w:space="0" w:color="auto"/>
        <w:right w:val="none" w:sz="0" w:space="0" w:color="auto"/>
      </w:divBdr>
      <w:divsChild>
        <w:div w:id="557667973">
          <w:marLeft w:val="576"/>
          <w:marRight w:val="0"/>
          <w:marTop w:val="0"/>
          <w:marBottom w:val="240"/>
          <w:divBdr>
            <w:top w:val="none" w:sz="0" w:space="0" w:color="auto"/>
            <w:left w:val="none" w:sz="0" w:space="0" w:color="auto"/>
            <w:bottom w:val="none" w:sz="0" w:space="0" w:color="auto"/>
            <w:right w:val="none" w:sz="0" w:space="0" w:color="auto"/>
          </w:divBdr>
        </w:div>
        <w:div w:id="618340663">
          <w:marLeft w:val="288"/>
          <w:marRight w:val="0"/>
          <w:marTop w:val="0"/>
          <w:marBottom w:val="240"/>
          <w:divBdr>
            <w:top w:val="none" w:sz="0" w:space="0" w:color="auto"/>
            <w:left w:val="none" w:sz="0" w:space="0" w:color="auto"/>
            <w:bottom w:val="none" w:sz="0" w:space="0" w:color="auto"/>
            <w:right w:val="none" w:sz="0" w:space="0" w:color="auto"/>
          </w:divBdr>
        </w:div>
      </w:divsChild>
    </w:div>
    <w:div w:id="2127045557">
      <w:bodyDiv w:val="1"/>
      <w:marLeft w:val="0"/>
      <w:marRight w:val="0"/>
      <w:marTop w:val="0"/>
      <w:marBottom w:val="0"/>
      <w:divBdr>
        <w:top w:val="none" w:sz="0" w:space="0" w:color="auto"/>
        <w:left w:val="none" w:sz="0" w:space="0" w:color="auto"/>
        <w:bottom w:val="none" w:sz="0" w:space="0" w:color="auto"/>
        <w:right w:val="none" w:sz="0" w:space="0" w:color="auto"/>
      </w:divBdr>
      <w:divsChild>
        <w:div w:id="1154955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thany.Craig@dfw.wa.gov" TargetMode="External"/><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hyperlink" Target="https://doi.org/10.1139/cjfas-2017-0335"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mailto:Bethany.Craig@dfw.wa.gov" TargetMode="Externa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 Id="rId30" Type="http://schemas.microsoft.com/office/2011/relationships/people" Target="people.xml"/></Relationships>
</file>

<file path=word/_rels/footer2.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ke477\Downloads\wdfw_repor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wdfw_report (1).dotx</Template>
  <TotalTime>373</TotalTime>
  <Pages>30</Pages>
  <Words>7472</Words>
  <Characters>42596</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Washington Dept of Fish &amp; Wildlife</Company>
  <LinksUpToDate>false</LinksUpToDate>
  <CharactersWithSpaces>49969</CharactersWithSpaces>
  <SharedDoc>false</SharedDoc>
  <HLinks>
    <vt:vector size="132" baseType="variant">
      <vt:variant>
        <vt:i4>5111878</vt:i4>
      </vt:variant>
      <vt:variant>
        <vt:i4>120</vt:i4>
      </vt:variant>
      <vt:variant>
        <vt:i4>0</vt:i4>
      </vt:variant>
      <vt:variant>
        <vt:i4>5</vt:i4>
      </vt:variant>
      <vt:variant>
        <vt:lpwstr>https://workspace.dfw.wa.lcl/media/pages/home.php</vt:lpwstr>
      </vt:variant>
      <vt:variant>
        <vt:lpwstr/>
      </vt:variant>
      <vt:variant>
        <vt:i4>5111878</vt:i4>
      </vt:variant>
      <vt:variant>
        <vt:i4>117</vt:i4>
      </vt:variant>
      <vt:variant>
        <vt:i4>0</vt:i4>
      </vt:variant>
      <vt:variant>
        <vt:i4>5</vt:i4>
      </vt:variant>
      <vt:variant>
        <vt:lpwstr>https://workspace.dfw.wa.lcl/media/pages/home.php</vt:lpwstr>
      </vt:variant>
      <vt:variant>
        <vt:lpwstr/>
      </vt:variant>
      <vt:variant>
        <vt:i4>5111878</vt:i4>
      </vt:variant>
      <vt:variant>
        <vt:i4>114</vt:i4>
      </vt:variant>
      <vt:variant>
        <vt:i4>0</vt:i4>
      </vt:variant>
      <vt:variant>
        <vt:i4>5</vt:i4>
      </vt:variant>
      <vt:variant>
        <vt:lpwstr>https://workspace.dfw.wa.lcl/media/pages/home.php</vt:lpwstr>
      </vt:variant>
      <vt:variant>
        <vt:lpwstr/>
      </vt:variant>
      <vt:variant>
        <vt:i4>5111878</vt:i4>
      </vt:variant>
      <vt:variant>
        <vt:i4>111</vt:i4>
      </vt:variant>
      <vt:variant>
        <vt:i4>0</vt:i4>
      </vt:variant>
      <vt:variant>
        <vt:i4>5</vt:i4>
      </vt:variant>
      <vt:variant>
        <vt:lpwstr>https://workspace.dfw.wa.lcl/media/pages/home.php</vt:lpwstr>
      </vt:variant>
      <vt:variant>
        <vt:lpwstr/>
      </vt:variant>
      <vt:variant>
        <vt:i4>5111878</vt:i4>
      </vt:variant>
      <vt:variant>
        <vt:i4>108</vt:i4>
      </vt:variant>
      <vt:variant>
        <vt:i4>0</vt:i4>
      </vt:variant>
      <vt:variant>
        <vt:i4>5</vt:i4>
      </vt:variant>
      <vt:variant>
        <vt:lpwstr>https://workspace.dfw.wa.lcl/media/pages/home.php</vt:lpwstr>
      </vt:variant>
      <vt:variant>
        <vt:lpwstr/>
      </vt:variant>
      <vt:variant>
        <vt:i4>5046356</vt:i4>
      </vt:variant>
      <vt:variant>
        <vt:i4>105</vt:i4>
      </vt:variant>
      <vt:variant>
        <vt:i4>0</vt:i4>
      </vt:variant>
      <vt:variant>
        <vt:i4>5</vt:i4>
      </vt:variant>
      <vt:variant>
        <vt:lpwstr>https://stateofwa.sharepoint.com/sites/DFW-Communications</vt:lpwstr>
      </vt:variant>
      <vt:variant>
        <vt:lpwstr/>
      </vt:variant>
      <vt:variant>
        <vt:i4>6357047</vt:i4>
      </vt:variant>
      <vt:variant>
        <vt:i4>102</vt:i4>
      </vt:variant>
      <vt:variant>
        <vt:i4>0</vt:i4>
      </vt:variant>
      <vt:variant>
        <vt:i4>5</vt:i4>
      </vt:variant>
      <vt:variant>
        <vt:lpwstr>https://stateofwa.sharepoint.com/sites/DFW-Communications/SitePages/Branded-WDFW-Templates.aspx</vt:lpwstr>
      </vt:variant>
      <vt:variant>
        <vt:lpwstr/>
      </vt:variant>
      <vt:variant>
        <vt:i4>4456496</vt:i4>
      </vt:variant>
      <vt:variant>
        <vt:i4>99</vt:i4>
      </vt:variant>
      <vt:variant>
        <vt:i4>0</vt:i4>
      </vt:variant>
      <vt:variant>
        <vt:i4>5</vt:i4>
      </vt:variant>
      <vt:variant>
        <vt:lpwstr>mailto:CivilRightsTeam@dfw.wa.gov</vt:lpwstr>
      </vt:variant>
      <vt:variant>
        <vt:lpwstr/>
      </vt:variant>
      <vt:variant>
        <vt:i4>2359355</vt:i4>
      </vt:variant>
      <vt:variant>
        <vt:i4>96</vt:i4>
      </vt:variant>
      <vt:variant>
        <vt:i4>0</vt:i4>
      </vt:variant>
      <vt:variant>
        <vt:i4>5</vt:i4>
      </vt:variant>
      <vt:variant>
        <vt:lpwstr>http://wdfw.wa.gov/accessibility/requests-accommodation</vt:lpwstr>
      </vt:variant>
      <vt:variant>
        <vt:lpwstr/>
      </vt:variant>
      <vt:variant>
        <vt:i4>1376319</vt:i4>
      </vt:variant>
      <vt:variant>
        <vt:i4>74</vt:i4>
      </vt:variant>
      <vt:variant>
        <vt:i4>0</vt:i4>
      </vt:variant>
      <vt:variant>
        <vt:i4>5</vt:i4>
      </vt:variant>
      <vt:variant>
        <vt:lpwstr/>
      </vt:variant>
      <vt:variant>
        <vt:lpwstr>_Toc149136416</vt:lpwstr>
      </vt:variant>
      <vt:variant>
        <vt:i4>1376319</vt:i4>
      </vt:variant>
      <vt:variant>
        <vt:i4>68</vt:i4>
      </vt:variant>
      <vt:variant>
        <vt:i4>0</vt:i4>
      </vt:variant>
      <vt:variant>
        <vt:i4>5</vt:i4>
      </vt:variant>
      <vt:variant>
        <vt:lpwstr/>
      </vt:variant>
      <vt:variant>
        <vt:lpwstr>_Toc149136415</vt:lpwstr>
      </vt:variant>
      <vt:variant>
        <vt:i4>1376319</vt:i4>
      </vt:variant>
      <vt:variant>
        <vt:i4>62</vt:i4>
      </vt:variant>
      <vt:variant>
        <vt:i4>0</vt:i4>
      </vt:variant>
      <vt:variant>
        <vt:i4>5</vt:i4>
      </vt:variant>
      <vt:variant>
        <vt:lpwstr/>
      </vt:variant>
      <vt:variant>
        <vt:lpwstr>_Toc149136414</vt:lpwstr>
      </vt:variant>
      <vt:variant>
        <vt:i4>1376319</vt:i4>
      </vt:variant>
      <vt:variant>
        <vt:i4>56</vt:i4>
      </vt:variant>
      <vt:variant>
        <vt:i4>0</vt:i4>
      </vt:variant>
      <vt:variant>
        <vt:i4>5</vt:i4>
      </vt:variant>
      <vt:variant>
        <vt:lpwstr/>
      </vt:variant>
      <vt:variant>
        <vt:lpwstr>_Toc149136413</vt:lpwstr>
      </vt:variant>
      <vt:variant>
        <vt:i4>1376319</vt:i4>
      </vt:variant>
      <vt:variant>
        <vt:i4>50</vt:i4>
      </vt:variant>
      <vt:variant>
        <vt:i4>0</vt:i4>
      </vt:variant>
      <vt:variant>
        <vt:i4>5</vt:i4>
      </vt:variant>
      <vt:variant>
        <vt:lpwstr/>
      </vt:variant>
      <vt:variant>
        <vt:lpwstr>_Toc149136412</vt:lpwstr>
      </vt:variant>
      <vt:variant>
        <vt:i4>1376319</vt:i4>
      </vt:variant>
      <vt:variant>
        <vt:i4>44</vt:i4>
      </vt:variant>
      <vt:variant>
        <vt:i4>0</vt:i4>
      </vt:variant>
      <vt:variant>
        <vt:i4>5</vt:i4>
      </vt:variant>
      <vt:variant>
        <vt:lpwstr/>
      </vt:variant>
      <vt:variant>
        <vt:lpwstr>_Toc149136411</vt:lpwstr>
      </vt:variant>
      <vt:variant>
        <vt:i4>1376319</vt:i4>
      </vt:variant>
      <vt:variant>
        <vt:i4>38</vt:i4>
      </vt:variant>
      <vt:variant>
        <vt:i4>0</vt:i4>
      </vt:variant>
      <vt:variant>
        <vt:i4>5</vt:i4>
      </vt:variant>
      <vt:variant>
        <vt:lpwstr/>
      </vt:variant>
      <vt:variant>
        <vt:lpwstr>_Toc149136410</vt:lpwstr>
      </vt:variant>
      <vt:variant>
        <vt:i4>1310783</vt:i4>
      </vt:variant>
      <vt:variant>
        <vt:i4>32</vt:i4>
      </vt:variant>
      <vt:variant>
        <vt:i4>0</vt:i4>
      </vt:variant>
      <vt:variant>
        <vt:i4>5</vt:i4>
      </vt:variant>
      <vt:variant>
        <vt:lpwstr/>
      </vt:variant>
      <vt:variant>
        <vt:lpwstr>_Toc149136409</vt:lpwstr>
      </vt:variant>
      <vt:variant>
        <vt:i4>1310783</vt:i4>
      </vt:variant>
      <vt:variant>
        <vt:i4>26</vt:i4>
      </vt:variant>
      <vt:variant>
        <vt:i4>0</vt:i4>
      </vt:variant>
      <vt:variant>
        <vt:i4>5</vt:i4>
      </vt:variant>
      <vt:variant>
        <vt:lpwstr/>
      </vt:variant>
      <vt:variant>
        <vt:lpwstr>_Toc149136408</vt:lpwstr>
      </vt:variant>
      <vt:variant>
        <vt:i4>1310783</vt:i4>
      </vt:variant>
      <vt:variant>
        <vt:i4>20</vt:i4>
      </vt:variant>
      <vt:variant>
        <vt:i4>0</vt:i4>
      </vt:variant>
      <vt:variant>
        <vt:i4>5</vt:i4>
      </vt:variant>
      <vt:variant>
        <vt:lpwstr/>
      </vt:variant>
      <vt:variant>
        <vt:lpwstr>_Toc149136407</vt:lpwstr>
      </vt:variant>
      <vt:variant>
        <vt:i4>1310783</vt:i4>
      </vt:variant>
      <vt:variant>
        <vt:i4>14</vt:i4>
      </vt:variant>
      <vt:variant>
        <vt:i4>0</vt:i4>
      </vt:variant>
      <vt:variant>
        <vt:i4>5</vt:i4>
      </vt:variant>
      <vt:variant>
        <vt:lpwstr/>
      </vt:variant>
      <vt:variant>
        <vt:lpwstr>_Toc149136406</vt:lpwstr>
      </vt:variant>
      <vt:variant>
        <vt:i4>1310783</vt:i4>
      </vt:variant>
      <vt:variant>
        <vt:i4>8</vt:i4>
      </vt:variant>
      <vt:variant>
        <vt:i4>0</vt:i4>
      </vt:variant>
      <vt:variant>
        <vt:i4>5</vt:i4>
      </vt:variant>
      <vt:variant>
        <vt:lpwstr/>
      </vt:variant>
      <vt:variant>
        <vt:lpwstr>_Toc149136405</vt:lpwstr>
      </vt:variant>
      <vt:variant>
        <vt:i4>1310783</vt:i4>
      </vt:variant>
      <vt:variant>
        <vt:i4>2</vt:i4>
      </vt:variant>
      <vt:variant>
        <vt:i4>0</vt:i4>
      </vt:variant>
      <vt:variant>
        <vt:i4>5</vt:i4>
      </vt:variant>
      <vt:variant>
        <vt:lpwstr/>
      </vt:variant>
      <vt:variant>
        <vt:lpwstr>_Toc149136404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cp:lastModifiedBy>Craig, Bethany E (DFW)</cp:lastModifiedBy>
  <cp:revision>10</cp:revision>
  <dcterms:created xsi:type="dcterms:W3CDTF">2024-07-24T15:55:00Z</dcterms:created>
  <dcterms:modified xsi:type="dcterms:W3CDTF">2024-07-24T22:07:00Z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July 19, 2024</vt:lpwstr>
  </property>
  <property fmtid="{D5CDD505-2E9C-101B-9397-08002B2CF9AE}" pid="5" name="output">
    <vt:lpwstr/>
  </property>
  <property fmtid="{D5CDD505-2E9C-101B-9397-08002B2CF9AE}" pid="6" name="subtitle">
    <vt:lpwstr>2019 - 2023</vt:lpwstr>
  </property>
  <property fmtid="{D5CDD505-2E9C-101B-9397-08002B2CF9AE}" pid="7" name="MSIP_Label_45011977-b912-4387-97a4-f4c94a801377_Enabled">
    <vt:lpwstr>true</vt:lpwstr>
  </property>
  <property fmtid="{D5CDD505-2E9C-101B-9397-08002B2CF9AE}" pid="8" name="MSIP_Label_45011977-b912-4387-97a4-f4c94a801377_SetDate">
    <vt:lpwstr>2024-07-19T23:52:16Z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c39bebc4-41f4-4e71-be03-f9c686f9694f</vt:lpwstr>
  </property>
  <property fmtid="{D5CDD505-2E9C-101B-9397-08002B2CF9AE}" pid="13" name="MSIP_Label_45011977-b912-4387-97a4-f4c94a801377_ContentBits">
    <vt:lpwstr>0</vt:lpwstr>
  </property>
</Properties>
</file>