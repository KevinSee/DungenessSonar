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72F20" w14:textId="10A310E2" w:rsidR="00016353" w:rsidRDefault="0054729D" w:rsidP="005411C4">
      <w:pPr>
        <w:jc w:val="center"/>
        <w:rPr>
          <w:b/>
          <w:sz w:val="36"/>
          <w:szCs w:val="36"/>
        </w:rPr>
      </w:pPr>
      <w:r w:rsidRPr="0054729D">
        <w:rPr>
          <w:b/>
          <w:sz w:val="36"/>
          <w:szCs w:val="36"/>
        </w:rPr>
        <w:t xml:space="preserve">Dungeness River </w:t>
      </w:r>
      <w:r w:rsidR="00F779BB">
        <w:rPr>
          <w:b/>
          <w:sz w:val="36"/>
          <w:szCs w:val="36"/>
        </w:rPr>
        <w:t xml:space="preserve">winter </w:t>
      </w:r>
      <w:r>
        <w:rPr>
          <w:b/>
          <w:sz w:val="36"/>
          <w:szCs w:val="36"/>
        </w:rPr>
        <w:t>s</w:t>
      </w:r>
      <w:r w:rsidRPr="0054729D">
        <w:rPr>
          <w:b/>
          <w:sz w:val="36"/>
          <w:szCs w:val="36"/>
        </w:rPr>
        <w:t>teelhead SONAR</w:t>
      </w:r>
      <w:r w:rsidR="00F779BB">
        <w:rPr>
          <w:b/>
          <w:sz w:val="36"/>
          <w:szCs w:val="36"/>
        </w:rPr>
        <w:t>-based escapement estimate</w:t>
      </w:r>
      <w:r w:rsidR="005411C4">
        <w:rPr>
          <w:b/>
          <w:sz w:val="36"/>
          <w:szCs w:val="36"/>
        </w:rPr>
        <w:t>s</w:t>
      </w:r>
      <w:r w:rsidR="0064101A">
        <w:rPr>
          <w:b/>
          <w:sz w:val="36"/>
          <w:szCs w:val="36"/>
        </w:rPr>
        <w:t xml:space="preserve"> 2018-2022</w:t>
      </w:r>
    </w:p>
    <w:p w14:paraId="2FEF6B18" w14:textId="77777777" w:rsidR="0054729D" w:rsidRDefault="0054729D">
      <w:pPr>
        <w:rPr>
          <w:sz w:val="28"/>
          <w:szCs w:val="28"/>
        </w:rPr>
      </w:pPr>
    </w:p>
    <w:p w14:paraId="5FA03ECF" w14:textId="77777777" w:rsidR="00F82E09" w:rsidRDefault="00F82E09">
      <w:pPr>
        <w:rPr>
          <w:sz w:val="28"/>
          <w:szCs w:val="28"/>
        </w:rPr>
      </w:pPr>
    </w:p>
    <w:p w14:paraId="2449E44E" w14:textId="1539BCC7" w:rsidR="00F82E09" w:rsidRDefault="00393431" w:rsidP="00413EDD">
      <w:pPr>
        <w:jc w:val="center"/>
        <w:rPr>
          <w:sz w:val="28"/>
          <w:szCs w:val="28"/>
        </w:rPr>
      </w:pPr>
      <w:r>
        <w:rPr>
          <w:noProof/>
          <w:sz w:val="28"/>
          <w:szCs w:val="28"/>
        </w:rPr>
        <w:drawing>
          <wp:inline distT="0" distB="0" distL="0" distR="0" wp14:anchorId="630BEE3D" wp14:editId="3FB1169D">
            <wp:extent cx="4533498" cy="339915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44151" cy="3407142"/>
                    </a:xfrm>
                    <a:prstGeom prst="rect">
                      <a:avLst/>
                    </a:prstGeom>
                  </pic:spPr>
                </pic:pic>
              </a:graphicData>
            </a:graphic>
          </wp:inline>
        </w:drawing>
      </w:r>
    </w:p>
    <w:p w14:paraId="3973B3D7" w14:textId="77777777" w:rsidR="00F82E09" w:rsidRDefault="00F82E09">
      <w:pPr>
        <w:rPr>
          <w:sz w:val="28"/>
          <w:szCs w:val="28"/>
        </w:rPr>
      </w:pPr>
    </w:p>
    <w:p w14:paraId="219E54E4" w14:textId="77777777" w:rsidR="00413EDD" w:rsidRDefault="00413EDD">
      <w:pPr>
        <w:rPr>
          <w:sz w:val="28"/>
          <w:szCs w:val="28"/>
        </w:rPr>
      </w:pPr>
    </w:p>
    <w:p w14:paraId="6A0D2677" w14:textId="77777777" w:rsidR="00413EDD" w:rsidRDefault="00413EDD">
      <w:pPr>
        <w:rPr>
          <w:sz w:val="28"/>
          <w:szCs w:val="28"/>
        </w:rPr>
      </w:pPr>
    </w:p>
    <w:p w14:paraId="47E7FA8A" w14:textId="73984105" w:rsidR="0054729D" w:rsidRDefault="0054729D">
      <w:pPr>
        <w:rPr>
          <w:sz w:val="28"/>
          <w:szCs w:val="28"/>
        </w:rPr>
      </w:pPr>
      <w:r>
        <w:rPr>
          <w:sz w:val="28"/>
          <w:szCs w:val="28"/>
        </w:rPr>
        <w:t>Bethany Craig</w:t>
      </w:r>
      <w:r w:rsidR="005D46B7">
        <w:rPr>
          <w:sz w:val="28"/>
          <w:szCs w:val="28"/>
        </w:rPr>
        <w:t xml:space="preserve">, Kevin See, </w:t>
      </w:r>
      <w:r>
        <w:rPr>
          <w:sz w:val="28"/>
          <w:szCs w:val="28"/>
        </w:rPr>
        <w:t>and Joseph Anderson</w:t>
      </w:r>
    </w:p>
    <w:p w14:paraId="4C8AE6FA" w14:textId="2DDEBCAD" w:rsidR="0054729D" w:rsidRDefault="00F82E09">
      <w:pPr>
        <w:rPr>
          <w:sz w:val="28"/>
          <w:szCs w:val="28"/>
        </w:rPr>
      </w:pPr>
      <w:r>
        <w:rPr>
          <w:sz w:val="28"/>
          <w:szCs w:val="28"/>
        </w:rPr>
        <w:t xml:space="preserve">The </w:t>
      </w:r>
      <w:r w:rsidR="0054729D">
        <w:rPr>
          <w:sz w:val="28"/>
          <w:szCs w:val="28"/>
        </w:rPr>
        <w:t>Washington Department of Fish and Wildlife</w:t>
      </w:r>
    </w:p>
    <w:p w14:paraId="54F91289" w14:textId="7248FBDE" w:rsidR="00F82E09" w:rsidRDefault="00F82E09">
      <w:pPr>
        <w:rPr>
          <w:sz w:val="28"/>
          <w:szCs w:val="28"/>
        </w:rPr>
      </w:pPr>
    </w:p>
    <w:p w14:paraId="2DE56F4A" w14:textId="77777777" w:rsidR="00F82E09" w:rsidRDefault="00F82E09">
      <w:pPr>
        <w:rPr>
          <w:sz w:val="28"/>
          <w:szCs w:val="28"/>
        </w:rPr>
      </w:pPr>
    </w:p>
    <w:p w14:paraId="74F35547" w14:textId="02830305" w:rsidR="00F82E09" w:rsidRDefault="00D50411">
      <w:pPr>
        <w:rPr>
          <w:sz w:val="28"/>
          <w:szCs w:val="28"/>
        </w:rPr>
      </w:pPr>
      <w:r>
        <w:rPr>
          <w:sz w:val="28"/>
          <w:szCs w:val="28"/>
        </w:rPr>
        <w:t>Draft</w:t>
      </w:r>
      <w:r w:rsidR="00F82E09">
        <w:rPr>
          <w:sz w:val="28"/>
          <w:szCs w:val="28"/>
        </w:rPr>
        <w:t xml:space="preserve"> Report</w:t>
      </w:r>
    </w:p>
    <w:p w14:paraId="70FE0B6A" w14:textId="29AF2954" w:rsidR="00F82E09" w:rsidRPr="00F82E09" w:rsidRDefault="005D46B7">
      <w:pPr>
        <w:rPr>
          <w:sz w:val="28"/>
          <w:szCs w:val="28"/>
        </w:rPr>
      </w:pPr>
      <w:r>
        <w:rPr>
          <w:sz w:val="28"/>
          <w:szCs w:val="28"/>
        </w:rPr>
        <w:t xml:space="preserve">May </w:t>
      </w:r>
      <w:r w:rsidR="00DB25D6">
        <w:rPr>
          <w:sz w:val="28"/>
          <w:szCs w:val="28"/>
        </w:rPr>
        <w:t>30</w:t>
      </w:r>
      <w:r>
        <w:rPr>
          <w:sz w:val="28"/>
          <w:szCs w:val="28"/>
        </w:rPr>
        <w:t>, 2023</w:t>
      </w:r>
      <w:r w:rsidR="00F82E09">
        <w:rPr>
          <w:b/>
        </w:rPr>
        <w:br w:type="page"/>
      </w:r>
    </w:p>
    <w:p w14:paraId="016A419C" w14:textId="2FA89237" w:rsidR="0054729D" w:rsidRDefault="0054729D" w:rsidP="00B9703F">
      <w:pPr>
        <w:pStyle w:val="Heading1"/>
      </w:pPr>
      <w:r>
        <w:lastRenderedPageBreak/>
        <w:t>Introduction</w:t>
      </w:r>
    </w:p>
    <w:p w14:paraId="5347655B" w14:textId="0E4A1AF2" w:rsidR="00230CBE" w:rsidRPr="00AA7DE9" w:rsidRDefault="002663FE">
      <w:commentRangeStart w:id="0"/>
      <w:r>
        <w:t>Steelhead</w:t>
      </w:r>
      <w:commentRangeEnd w:id="0"/>
      <w:r w:rsidR="007B5A3C">
        <w:rPr>
          <w:rStyle w:val="CommentReference"/>
        </w:rPr>
        <w:commentReference w:id="0"/>
      </w:r>
      <w:r>
        <w:t xml:space="preserve"> spawning ground surveys in the Dungeness River basin are inherently challenging due to </w:t>
      </w:r>
      <w:r w:rsidR="00FF6095">
        <w:t xml:space="preserve">springtime </w:t>
      </w:r>
      <w:r>
        <w:t xml:space="preserve">snow melt and rain events which can lead to high, turbid water and </w:t>
      </w:r>
      <w:r w:rsidR="00374D3E">
        <w:t>unsafe</w:t>
      </w:r>
      <w:r>
        <w:t xml:space="preserve"> survey conditions. In most</w:t>
      </w:r>
      <w:r w:rsidR="00FF6095">
        <w:t xml:space="preserve"> years it is not possible to survey for steelhead through the entirety of the spawning season</w:t>
      </w:r>
      <w:r w:rsidR="00630605">
        <w:t>, and</w:t>
      </w:r>
      <w:r w:rsidR="00FF6095">
        <w:t xml:space="preserve"> in some years poor </w:t>
      </w:r>
      <w:r w:rsidR="007D2B04">
        <w:t xml:space="preserve">survey </w:t>
      </w:r>
      <w:r w:rsidR="00FF6095">
        <w:t xml:space="preserve">conditions prevent </w:t>
      </w:r>
      <w:r w:rsidR="00F82E09">
        <w:t>an adequate number of surveys</w:t>
      </w:r>
      <w:ins w:id="1" w:author="See, Kevin (DFW)" w:date="2023-06-01T09:34:00Z">
        <w:r w:rsidR="00DD5627">
          <w:t xml:space="preserve"> from being completed</w:t>
        </w:r>
      </w:ins>
      <w:r w:rsidR="00F82E09">
        <w:t xml:space="preserve"> to estimate </w:t>
      </w:r>
      <w:del w:id="2" w:author="See, Kevin (DFW)" w:date="2023-06-01T09:35:00Z">
        <w:r w:rsidR="00F82E09" w:rsidDel="00DD5627">
          <w:delText xml:space="preserve">redd-based </w:delText>
        </w:r>
      </w:del>
      <w:r w:rsidR="00F82E09">
        <w:t>escapement</w:t>
      </w:r>
      <w:ins w:id="3" w:author="See, Kevin (DFW)" w:date="2023-06-01T09:35:00Z">
        <w:r w:rsidR="00DD5627">
          <w:t xml:space="preserve"> based on redd counts</w:t>
        </w:r>
      </w:ins>
      <w:r w:rsidR="00F82E09">
        <w:t xml:space="preserve">. </w:t>
      </w:r>
      <w:r w:rsidR="00630605">
        <w:t>SONAR may provide an alternative method for steelhead enumeration</w:t>
      </w:r>
      <w:r w:rsidR="00A72E13">
        <w:t xml:space="preserve"> and run timing</w:t>
      </w:r>
      <w:r w:rsidR="00630605">
        <w:t xml:space="preserve"> </w:t>
      </w:r>
      <w:r w:rsidR="003F2361">
        <w:t>in a dynamic</w:t>
      </w:r>
      <w:r w:rsidR="00D42F1A">
        <w:t>, turbid snow-melt</w:t>
      </w:r>
      <w:r w:rsidR="003F2361">
        <w:t xml:space="preserve"> system like the Dungeness watershed.</w:t>
      </w:r>
      <w:r w:rsidR="00024524" w:rsidRPr="00024524">
        <w:t xml:space="preserve"> </w:t>
      </w:r>
      <w:r w:rsidR="005443E2">
        <w:t xml:space="preserve">Since </w:t>
      </w:r>
      <w:r w:rsidR="00024524">
        <w:t xml:space="preserve">2018 the Washington Department of Fish and Wildlife (WDFW) </w:t>
      </w:r>
      <w:r w:rsidR="005443E2">
        <w:t>has</w:t>
      </w:r>
      <w:r w:rsidR="00024524">
        <w:t xml:space="preserve"> operated a stationary multi-beam SONAR unit in the lower Dungeness River to enumerate and gather run-timing information on winter steelhead (</w:t>
      </w:r>
      <w:proofErr w:type="spellStart"/>
      <w:r w:rsidR="00024524">
        <w:rPr>
          <w:i/>
        </w:rPr>
        <w:t>Onchorhynchus</w:t>
      </w:r>
      <w:proofErr w:type="spellEnd"/>
      <w:r w:rsidR="00024524">
        <w:rPr>
          <w:i/>
        </w:rPr>
        <w:t xml:space="preserve"> mykiss</w:t>
      </w:r>
      <w:r w:rsidR="00024524">
        <w:t>).</w:t>
      </w:r>
    </w:p>
    <w:p w14:paraId="511E0A9E" w14:textId="07F569DB" w:rsidR="0054729D" w:rsidRDefault="0054729D" w:rsidP="00B9703F">
      <w:pPr>
        <w:pStyle w:val="Heading1"/>
      </w:pPr>
      <w:r>
        <w:t xml:space="preserve">Methods </w:t>
      </w:r>
    </w:p>
    <w:p w14:paraId="03027E34" w14:textId="7061825B" w:rsidR="00F35142" w:rsidRPr="00F35142" w:rsidRDefault="00F35142" w:rsidP="00B9703F">
      <w:pPr>
        <w:pStyle w:val="Heading2"/>
      </w:pPr>
      <w:r>
        <w:t>SONAR operation</w:t>
      </w:r>
    </w:p>
    <w:p w14:paraId="60036328" w14:textId="77777777" w:rsidR="00DB25D6" w:rsidRPr="008720F9" w:rsidRDefault="001427A7" w:rsidP="00DB25D6">
      <w:pPr>
        <w:rPr>
          <w:szCs w:val="20"/>
        </w:rPr>
      </w:pPr>
      <w:r>
        <w:t xml:space="preserve">In 2018 the SONAR unit was deployed at approximately at river mile (RM) 0.2, </w:t>
      </w:r>
      <w:r w:rsidR="00060872">
        <w:t xml:space="preserve">below </w:t>
      </w:r>
      <w:proofErr w:type="gramStart"/>
      <w:r w:rsidR="00060872">
        <w:t>the majority of</w:t>
      </w:r>
      <w:proofErr w:type="gramEnd"/>
      <w:r w:rsidR="00060872">
        <w:t xml:space="preserve"> steelhead spawning habitat, and ensonified an approximately 20 meter (m) wide run in the river (Figure 1). The SONAR unit was mounted to a pole mount and attached to a reinforced ladder, secured to the river bottom by rebar (Figure 2). F</w:t>
      </w:r>
      <w:r>
        <w:t>ish</w:t>
      </w:r>
      <w:r w:rsidR="008720F9">
        <w:t xml:space="preserve"> </w:t>
      </w:r>
      <w:r w:rsidR="00060872">
        <w:t>frequently</w:t>
      </w:r>
      <w:r>
        <w:t xml:space="preserve"> </w:t>
      </w:r>
      <w:r w:rsidR="008720F9">
        <w:t>milled or held</w:t>
      </w:r>
      <w:r>
        <w:t xml:space="preserve"> in front of th</w:t>
      </w:r>
      <w:r w:rsidR="00060872">
        <w:t>is</w:t>
      </w:r>
      <w:r>
        <w:t xml:space="preserve"> SONAR </w:t>
      </w:r>
      <w:r w:rsidR="00060872">
        <w:t>site,</w:t>
      </w:r>
      <w:r>
        <w:t xml:space="preserve"> </w:t>
      </w:r>
      <w:r w:rsidR="008720F9">
        <w:t>which made counting</w:t>
      </w:r>
      <w:r w:rsidR="00060872">
        <w:t xml:space="preserve"> fish passage</w:t>
      </w:r>
      <w:r w:rsidR="008720F9">
        <w:t xml:space="preserve"> </w:t>
      </w:r>
      <w:r w:rsidR="00DB25D6">
        <w:t>difficult</w:t>
      </w:r>
      <w:r w:rsidR="00060872">
        <w:t>, and in</w:t>
      </w:r>
      <w:r>
        <w:t xml:space="preserve"> 2019, the SONAR site was moved upstream to </w:t>
      </w:r>
      <w:r w:rsidR="00D42F1A">
        <w:t xml:space="preserve">approximately </w:t>
      </w:r>
      <w:r w:rsidR="00EE5769">
        <w:t>RM</w:t>
      </w:r>
      <w:r w:rsidR="00D42F1A">
        <w:t xml:space="preserve"> 0.3</w:t>
      </w:r>
      <w:r>
        <w:t>, to a site with high</w:t>
      </w:r>
      <w:r w:rsidR="008720F9">
        <w:t>er velocity, past which fish actively migrated</w:t>
      </w:r>
      <w:r w:rsidR="009F41E5">
        <w:t xml:space="preserve"> (Figure 1)</w:t>
      </w:r>
      <w:r w:rsidR="008720F9">
        <w:t>.</w:t>
      </w:r>
      <w:r w:rsidR="00060872" w:rsidRPr="00060872">
        <w:t xml:space="preserve"> </w:t>
      </w:r>
      <w:r w:rsidR="00DB25D6">
        <w:t xml:space="preserve">This site was easily accessible from the field trailer site, which enabled the unit to be directly connected and powered by trailer power, and any adjustments to the SONAR settings to be accomplished in the dry, safe comfort of the trailer. </w:t>
      </w:r>
    </w:p>
    <w:p w14:paraId="1A13D8F0" w14:textId="7CFFD0DE" w:rsidR="00E375F1" w:rsidRDefault="00E375F1"/>
    <w:p w14:paraId="72B1E436" w14:textId="413EF15C" w:rsidR="00D97D08" w:rsidRDefault="00025F0F">
      <w:pPr>
        <w:jc w:val="center"/>
        <w:rPr>
          <w:b/>
        </w:rPr>
        <w:pPrChange w:id="4" w:author="See, Kevin (DFW)" w:date="2023-06-01T09:36:00Z">
          <w:pPr/>
        </w:pPrChange>
      </w:pPr>
      <w:r>
        <w:rPr>
          <w:b/>
          <w:noProof/>
        </w:rPr>
        <mc:AlternateContent>
          <mc:Choice Requires="wps">
            <w:drawing>
              <wp:anchor distT="0" distB="0" distL="114300" distR="114300" simplePos="0" relativeHeight="251661312" behindDoc="0" locked="0" layoutInCell="1" allowOverlap="1" wp14:anchorId="01545CE1" wp14:editId="57714491">
                <wp:simplePos x="0" y="0"/>
                <wp:positionH relativeFrom="column">
                  <wp:posOffset>3702050</wp:posOffset>
                </wp:positionH>
                <wp:positionV relativeFrom="paragraph">
                  <wp:posOffset>220345</wp:posOffset>
                </wp:positionV>
                <wp:extent cx="342900" cy="304800"/>
                <wp:effectExtent l="0" t="0" r="0" b="0"/>
                <wp:wrapNone/>
                <wp:docPr id="3" name="Multiplication Sign 3"/>
                <wp:cNvGraphicFramePr/>
                <a:graphic xmlns:a="http://schemas.openxmlformats.org/drawingml/2006/main">
                  <a:graphicData uri="http://schemas.microsoft.com/office/word/2010/wordprocessingShape">
                    <wps:wsp>
                      <wps:cNvSpPr/>
                      <wps:spPr>
                        <a:xfrm>
                          <a:off x="0" y="0"/>
                          <a:ext cx="342900" cy="304800"/>
                        </a:xfrm>
                        <a:prstGeom prst="mathMultiply">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70309" id="Multiplication Sign 3" o:spid="_x0000_s1026" style="position:absolute;margin-left:291.5pt;margin-top:17.35pt;width:27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2900,3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" path="m58542,99996l106170,46415r65280,58027l236730,46415r47628,53581l225403,152400r58955,52404l236730,258385,171450,200358r-65280,58027l58542,204804r58955,-52404l58542,99996xe" fillcolor="white [3212]" strokecolor="black [3213]" strokeweight="1pt">
                <v:stroke joinstyle="miter"/>
                <v:path arrowok="t" o:connecttype="custom" o:connectlocs="58542,99996;106170,46415;171450,104442;236730,46415;284358,99996;225403,152400;284358,204804;236730,258385;171450,200358;106170,258385;58542,204804;117497,152400;58542,99996" o:connectangles="0,0,0,0,0,0,0,0,0,0,0,0,0"/>
              </v:shape>
            </w:pict>
          </mc:Fallback>
        </mc:AlternateContent>
      </w:r>
      <w:r>
        <w:rPr>
          <w:b/>
          <w:noProof/>
        </w:rPr>
        <mc:AlternateContent>
          <mc:Choice Requires="wps">
            <w:drawing>
              <wp:anchor distT="0" distB="0" distL="114300" distR="114300" simplePos="0" relativeHeight="251659264" behindDoc="0" locked="0" layoutInCell="1" allowOverlap="1" wp14:anchorId="1FF3A725" wp14:editId="32A2C288">
                <wp:simplePos x="0" y="0"/>
                <wp:positionH relativeFrom="column">
                  <wp:posOffset>3124200</wp:posOffset>
                </wp:positionH>
                <wp:positionV relativeFrom="paragraph">
                  <wp:posOffset>1287780</wp:posOffset>
                </wp:positionV>
                <wp:extent cx="342900" cy="304800"/>
                <wp:effectExtent l="0" t="0" r="0" b="0"/>
                <wp:wrapNone/>
                <wp:docPr id="6" name="Multiplication Sign 6"/>
                <wp:cNvGraphicFramePr/>
                <a:graphic xmlns:a="http://schemas.openxmlformats.org/drawingml/2006/main">
                  <a:graphicData uri="http://schemas.microsoft.com/office/word/2010/wordprocessingShape">
                    <wps:wsp>
                      <wps:cNvSpPr/>
                      <wps:spPr>
                        <a:xfrm>
                          <a:off x="0" y="0"/>
                          <a:ext cx="342900" cy="304800"/>
                        </a:xfrm>
                        <a:prstGeom prst="mathMultiply">
                          <a:avLst/>
                        </a:prstGeom>
                        <a:pattFill prst="dkHorz">
                          <a:fgClr>
                            <a:schemeClr val="tx1"/>
                          </a:fgClr>
                          <a:bgClr>
                            <a:schemeClr val="bg1"/>
                          </a:bgClr>
                        </a:patt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47605" id="Multiplication Sign 6" o:spid="_x0000_s1026" style="position:absolute;margin-left:246pt;margin-top:101.4pt;width:27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2900,3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" path="m58542,99996l106170,46415r65280,58027l236730,46415r47628,53581l225403,152400r58955,52404l236730,258385,171450,200358r-65280,58027l58542,204804r58955,-52404l58542,99996xe" fillcolor="black [3213]" strokecolor="black [3213]" strokeweight="1pt">
                <v:fill r:id="rId15" o:title="" color2="white [3212]" type="pattern"/>
                <v:stroke joinstyle="miter"/>
                <v:path arrowok="t" o:connecttype="custom" o:connectlocs="58542,99996;106170,46415;171450,104442;236730,46415;284358,99996;225403,152400;284358,204804;236730,258385;171450,200358;106170,258385;58542,204804;117497,152400;58542,99996" o:connectangles="0,0,0,0,0,0,0,0,0,0,0,0,0"/>
              </v:shape>
            </w:pict>
          </mc:Fallback>
        </mc:AlternateContent>
      </w:r>
      <w:r w:rsidR="00D97D08" w:rsidRPr="00D97D08">
        <w:rPr>
          <w:b/>
          <w:noProof/>
        </w:rPr>
        <w:drawing>
          <wp:inline distT="0" distB="0" distL="0" distR="0" wp14:anchorId="79D71664" wp14:editId="1649743D">
            <wp:extent cx="3148965" cy="3000375"/>
            <wp:effectExtent l="0" t="0" r="0" b="952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48965" cy="3000375"/>
                    </a:xfrm>
                    <a:prstGeom prst="rect">
                      <a:avLst/>
                    </a:prstGeom>
                  </pic:spPr>
                </pic:pic>
              </a:graphicData>
            </a:graphic>
          </wp:inline>
        </w:drawing>
      </w:r>
    </w:p>
    <w:p w14:paraId="1402E91B" w14:textId="46A09436" w:rsidR="008720F9" w:rsidRDefault="00D97D08">
      <w:pPr>
        <w:rPr>
          <w:szCs w:val="20"/>
        </w:rPr>
      </w:pPr>
      <w:r w:rsidRPr="00D97D08">
        <w:rPr>
          <w:b/>
        </w:rPr>
        <w:t xml:space="preserve">Figure </w:t>
      </w:r>
      <w:r>
        <w:rPr>
          <w:b/>
          <w:noProof/>
        </w:rPr>
        <w:t>1</w:t>
      </w:r>
      <w:r w:rsidRPr="008568CD">
        <w:t xml:space="preserve"> </w:t>
      </w:r>
      <w:r>
        <w:rPr>
          <w:szCs w:val="20"/>
        </w:rPr>
        <w:t>Location of the SONAR site in the lower Dungeness River in 201</w:t>
      </w:r>
      <w:r w:rsidR="001427A7">
        <w:rPr>
          <w:szCs w:val="20"/>
        </w:rPr>
        <w:t xml:space="preserve">8 (white) and 2019-2022 (striped) </w:t>
      </w:r>
      <w:r>
        <w:rPr>
          <w:szCs w:val="20"/>
        </w:rPr>
        <w:t xml:space="preserve">. </w:t>
      </w:r>
    </w:p>
    <w:p w14:paraId="73F0CD5A" w14:textId="117C4827" w:rsidR="009F41E5" w:rsidRDefault="009F41E5">
      <w:r>
        <w:rPr>
          <w:noProof/>
          <w:sz w:val="28"/>
          <w:szCs w:val="28"/>
        </w:rPr>
        <w:lastRenderedPageBreak/>
        <w:drawing>
          <wp:inline distT="0" distB="0" distL="0" distR="0" wp14:anchorId="67E8AA47" wp14:editId="394AE8BE">
            <wp:extent cx="3663950" cy="27479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nar 03-01-18 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3239" cy="2762430"/>
                    </a:xfrm>
                    <a:prstGeom prst="rect">
                      <a:avLst/>
                    </a:prstGeom>
                  </pic:spPr>
                </pic:pic>
              </a:graphicData>
            </a:graphic>
          </wp:inline>
        </w:drawing>
      </w:r>
    </w:p>
    <w:p w14:paraId="242A6FAE" w14:textId="6E9E860D" w:rsidR="009F41E5" w:rsidRDefault="009F41E5">
      <w:r w:rsidRPr="00D97D08">
        <w:rPr>
          <w:b/>
        </w:rPr>
        <w:t xml:space="preserve">Figure </w:t>
      </w:r>
      <w:r>
        <w:rPr>
          <w:b/>
          <w:noProof/>
        </w:rPr>
        <w:t>2</w:t>
      </w:r>
      <w:r w:rsidRPr="008568CD">
        <w:t xml:space="preserve"> </w:t>
      </w:r>
      <w:r>
        <w:rPr>
          <w:szCs w:val="20"/>
        </w:rPr>
        <w:t xml:space="preserve">SONAR unit deployment via a pole mount and ladder system in the Dungeness River in 2018.  </w:t>
      </w:r>
    </w:p>
    <w:p w14:paraId="0DE077A2" w14:textId="7FCFBFF0" w:rsidR="00230CBE" w:rsidRPr="008720F9" w:rsidRDefault="00060872">
      <w:pPr>
        <w:rPr>
          <w:szCs w:val="20"/>
        </w:rPr>
      </w:pPr>
      <w:r>
        <w:t>Midway through the 2019 season</w:t>
      </w:r>
      <w:r w:rsidR="008720F9">
        <w:t xml:space="preserve"> the SONAR unit </w:t>
      </w:r>
      <w:r>
        <w:t>was</w:t>
      </w:r>
      <w:r w:rsidR="008720F9">
        <w:t xml:space="preserve"> mounted on a semi-permanent platform </w:t>
      </w:r>
      <w:r w:rsidR="0054513B">
        <w:t xml:space="preserve">along the hardened left bank, in a spot that </w:t>
      </w:r>
      <w:r w:rsidR="008720F9">
        <w:t xml:space="preserve">is </w:t>
      </w:r>
      <w:r w:rsidR="0054513B">
        <w:t>protected</w:t>
      </w:r>
      <w:r w:rsidR="008720F9">
        <w:t xml:space="preserve"> and retains </w:t>
      </w:r>
      <w:r w:rsidR="0054513B">
        <w:t xml:space="preserve">adequate </w:t>
      </w:r>
      <w:r w:rsidR="006F33EE">
        <w:t>depth</w:t>
      </w:r>
      <w:r w:rsidR="0054513B">
        <w:t xml:space="preserve"> so that the SONAR unit </w:t>
      </w:r>
      <w:r w:rsidR="008720F9">
        <w:t>did not need to</w:t>
      </w:r>
      <w:r w:rsidR="0054513B">
        <w:t xml:space="preserve"> be shifted laterally to accommodate changing </w:t>
      </w:r>
      <w:r w:rsidR="00DD6A92">
        <w:t>water levels</w:t>
      </w:r>
      <w:r>
        <w:t xml:space="preserve"> (Figure </w:t>
      </w:r>
      <w:r w:rsidR="009F41E5">
        <w:t>3</w:t>
      </w:r>
      <w:r>
        <w:t>)</w:t>
      </w:r>
      <w:r w:rsidR="0054513B">
        <w:t xml:space="preserve">. </w:t>
      </w:r>
    </w:p>
    <w:p w14:paraId="4DC660BA" w14:textId="017AE04D" w:rsidR="00BB368A" w:rsidRDefault="00060872">
      <w:r>
        <w:t>In all years a</w:t>
      </w:r>
      <w:r w:rsidR="00BB368A">
        <w:t xml:space="preserve"> picket weir was constructed approximately </w:t>
      </w:r>
      <w:r w:rsidR="00B6016C">
        <w:t>1</w:t>
      </w:r>
      <w:r w:rsidR="00BB368A">
        <w:t xml:space="preserve"> m </w:t>
      </w:r>
      <w:del w:id="5" w:author="See, Kevin (DFW)" w:date="2023-06-01T09:38:00Z">
        <w:r w:rsidR="00DD6A92" w:rsidDel="00290D8C">
          <w:delText>above</w:delText>
        </w:r>
        <w:r w:rsidR="00BB368A" w:rsidDel="00290D8C">
          <w:delText xml:space="preserve"> </w:delText>
        </w:r>
      </w:del>
      <w:ins w:id="6" w:author="See, Kevin (DFW)" w:date="2023-06-01T09:38:00Z">
        <w:r w:rsidR="00290D8C">
          <w:t xml:space="preserve">upstream of </w:t>
        </w:r>
      </w:ins>
      <w:r w:rsidR="00BB368A">
        <w:t>the SONAR unit from the bank</w:t>
      </w:r>
      <w:ins w:id="7" w:author="See, Kevin (DFW)" w:date="2023-06-01T09:38:00Z">
        <w:r w:rsidR="00290D8C">
          <w:t>, extending out</w:t>
        </w:r>
      </w:ins>
      <w:r w:rsidR="00BB368A">
        <w:t xml:space="preserve"> to approximately </w:t>
      </w:r>
      <w:r w:rsidR="00734248">
        <w:t>1</w:t>
      </w:r>
      <w:r w:rsidR="00BB368A">
        <w:t xml:space="preserve"> m past the SONAR</w:t>
      </w:r>
      <w:ins w:id="8" w:author="See, Kevin (DFW)" w:date="2023-06-01T09:38:00Z">
        <w:r w:rsidR="00290D8C">
          <w:t>,</w:t>
        </w:r>
      </w:ins>
      <w:r w:rsidR="00BB368A">
        <w:t xml:space="preserve"> to </w:t>
      </w:r>
      <w:r w:rsidR="005E5577">
        <w:t>deflect</w:t>
      </w:r>
      <w:r w:rsidR="009F41E5">
        <w:t xml:space="preserve"> </w:t>
      </w:r>
      <w:r w:rsidR="005E5577">
        <w:t>debris</w:t>
      </w:r>
      <w:r w:rsidR="009F41E5">
        <w:t xml:space="preserve"> (Figure 3)</w:t>
      </w:r>
      <w:r w:rsidR="00BB368A">
        <w:t xml:space="preserve">. </w:t>
      </w:r>
      <w:r w:rsidR="009F41E5">
        <w:t xml:space="preserve">A second picket weir was constructed approximately 1 m </w:t>
      </w:r>
      <w:del w:id="9" w:author="See, Kevin (DFW)" w:date="2023-06-01T09:38:00Z">
        <w:r w:rsidR="009F41E5" w:rsidDel="00290D8C">
          <w:delText xml:space="preserve">below </w:delText>
        </w:r>
      </w:del>
      <w:ins w:id="10" w:author="See, Kevin (DFW)" w:date="2023-06-01T09:38:00Z">
        <w:r w:rsidR="00290D8C">
          <w:t xml:space="preserve">downstream of </w:t>
        </w:r>
      </w:ins>
      <w:r w:rsidR="009F41E5">
        <w:t xml:space="preserve">the SONAR unit to direct migrating fish out in front of the unit. </w:t>
      </w:r>
    </w:p>
    <w:p w14:paraId="36D1D0C5" w14:textId="6351F51F" w:rsidR="00D97D08" w:rsidRDefault="009F41E5" w:rsidP="00D97D08">
      <w:pPr>
        <w:rPr>
          <w:b/>
        </w:rPr>
      </w:pPr>
      <w:r>
        <w:rPr>
          <w:b/>
          <w:noProof/>
        </w:rPr>
        <w:drawing>
          <wp:inline distT="0" distB="0" distL="0" distR="0" wp14:anchorId="5A35889B" wp14:editId="6D534B3F">
            <wp:extent cx="4086225" cy="306466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94244" cy="3070683"/>
                    </a:xfrm>
                    <a:prstGeom prst="rect">
                      <a:avLst/>
                    </a:prstGeom>
                  </pic:spPr>
                </pic:pic>
              </a:graphicData>
            </a:graphic>
          </wp:inline>
        </w:drawing>
      </w:r>
    </w:p>
    <w:p w14:paraId="2350047C" w14:textId="2F295550" w:rsidR="00D97D08" w:rsidRDefault="00D97D08">
      <w:r w:rsidRPr="00D97D08">
        <w:rPr>
          <w:b/>
        </w:rPr>
        <w:t xml:space="preserve">Figure </w:t>
      </w:r>
      <w:r w:rsidR="009F41E5">
        <w:rPr>
          <w:b/>
          <w:noProof/>
        </w:rPr>
        <w:t>3</w:t>
      </w:r>
      <w:r w:rsidRPr="008568CD">
        <w:t xml:space="preserve"> </w:t>
      </w:r>
      <w:r>
        <w:rPr>
          <w:szCs w:val="20"/>
        </w:rPr>
        <w:t xml:space="preserve">SONAR unit deployment </w:t>
      </w:r>
      <w:r w:rsidR="009F41E5">
        <w:rPr>
          <w:szCs w:val="20"/>
        </w:rPr>
        <w:t xml:space="preserve">via a pole mount and platform </w:t>
      </w:r>
      <w:r>
        <w:rPr>
          <w:szCs w:val="20"/>
        </w:rPr>
        <w:t>in the Dungeness River</w:t>
      </w:r>
      <w:r w:rsidR="008720F9">
        <w:rPr>
          <w:szCs w:val="20"/>
        </w:rPr>
        <w:t xml:space="preserve"> in 20</w:t>
      </w:r>
      <w:r w:rsidR="009F41E5">
        <w:rPr>
          <w:szCs w:val="20"/>
        </w:rPr>
        <w:t>20</w:t>
      </w:r>
      <w:r w:rsidR="008720F9">
        <w:rPr>
          <w:szCs w:val="20"/>
        </w:rPr>
        <w:t>.</w:t>
      </w:r>
      <w:r>
        <w:rPr>
          <w:szCs w:val="20"/>
        </w:rPr>
        <w:t xml:space="preserve"> </w:t>
      </w:r>
      <w:ins w:id="11" w:author="See, Kevin (DFW)" w:date="2023-06-01T09:39:00Z">
        <w:r w:rsidR="00904411">
          <w:rPr>
            <w:szCs w:val="20"/>
          </w:rPr>
          <w:t>Picket weir is the upstream picket weir.</w:t>
        </w:r>
      </w:ins>
      <w:r>
        <w:rPr>
          <w:szCs w:val="20"/>
        </w:rPr>
        <w:t xml:space="preserve"> </w:t>
      </w:r>
    </w:p>
    <w:p w14:paraId="2CA447AB" w14:textId="7F473D7C" w:rsidR="0054513B" w:rsidRDefault="002B7170">
      <w:r>
        <w:lastRenderedPageBreak/>
        <w:t xml:space="preserve">We deployed the ARIS 1800 Explorer, manufactured by Sound Metrics, of Bellevue, Washington. The ARIS 1800 uses 96 beams </w:t>
      </w:r>
      <w:r w:rsidR="00F71180">
        <w:t>at 1.1</w:t>
      </w:r>
      <w:r w:rsidR="000F311B">
        <w:t>/1.8</w:t>
      </w:r>
      <w:r w:rsidR="00F71180">
        <w:t xml:space="preserve"> megahertz (</w:t>
      </w:r>
      <w:proofErr w:type="spellStart"/>
      <w:r w:rsidR="00F71180">
        <w:t>Mhz</w:t>
      </w:r>
      <w:proofErr w:type="spellEnd"/>
      <w:r w:rsidR="00F71180">
        <w:t xml:space="preserve">) </w:t>
      </w:r>
      <w:r>
        <w:t>to project a</w:t>
      </w:r>
      <w:r w:rsidR="00F71180">
        <w:t xml:space="preserve"> </w:t>
      </w:r>
      <w:r w:rsidR="00310C88">
        <w:t>28-degree</w:t>
      </w:r>
      <w:r w:rsidR="00F71180">
        <w:t xml:space="preserve"> </w:t>
      </w:r>
      <w:r>
        <w:t xml:space="preserve">acoustic wedge. The SONAR unit was </w:t>
      </w:r>
      <w:commentRangeStart w:id="12"/>
      <w:r>
        <w:t xml:space="preserve">adjusted to have a pitch of 3.5 degrees to -8 degrees </w:t>
      </w:r>
      <w:commentRangeEnd w:id="12"/>
      <w:r w:rsidR="004C76C1">
        <w:rPr>
          <w:rStyle w:val="CommentReference"/>
        </w:rPr>
        <w:commentReference w:id="12"/>
      </w:r>
      <w:r>
        <w:t>to ensonify the entire water column</w:t>
      </w:r>
      <w:r w:rsidR="000F311B">
        <w:t xml:space="preserve"> and channel</w:t>
      </w:r>
      <w:r w:rsidR="009F41E5">
        <w:t>. The unit</w:t>
      </w:r>
      <w:r>
        <w:t xml:space="preserve"> was checked daily </w:t>
      </w:r>
      <w:r w:rsidR="00BB368A">
        <w:t xml:space="preserve">and adjusted as necessary to maintain full ensonification of the channel. </w:t>
      </w:r>
      <w:r w:rsidR="000F311B">
        <w:t xml:space="preserve">Imagery was continuously recorded 24 hours a day, and saved in 30-minute files, so that 48 individual files were recorded for each full day of operation.  </w:t>
      </w:r>
    </w:p>
    <w:p w14:paraId="512024FA" w14:textId="33174719" w:rsidR="00E375F1" w:rsidRDefault="00310C88">
      <w:r>
        <w:t xml:space="preserve">The SONAR was operated from early February or early March through </w:t>
      </w:r>
      <w:r w:rsidR="008F3C75">
        <w:t xml:space="preserve">late June, mid-July, or early October (Table 1, Figure 4). </w:t>
      </w:r>
      <w:r w:rsidR="000F311B">
        <w:t xml:space="preserve">Other than a 22-day suspension in 2020 due to COVID-19 protocols, there were few outages and </w:t>
      </w:r>
      <w:r w:rsidR="00E87B7F">
        <w:t>gaps in data collection (Table 2, Figure 4).</w:t>
      </w:r>
      <w:r w:rsidR="000F311B">
        <w:t xml:space="preserve"> </w:t>
      </w:r>
      <w:r w:rsidR="008F3C75">
        <w:t xml:space="preserve">SONAR imagery was reviewed for steelhead passage from the first day of operation </w:t>
      </w:r>
      <w:r w:rsidR="008F3C75" w:rsidRPr="004E5DE0">
        <w:t xml:space="preserve">through </w:t>
      </w:r>
      <w:r w:rsidR="004E5DE0" w:rsidRPr="004E5DE0">
        <w:t>May 30th</w:t>
      </w:r>
      <w:r w:rsidR="008F3C75" w:rsidRPr="004E5DE0">
        <w:t xml:space="preserve"> </w:t>
      </w:r>
      <w:r w:rsidR="008F3C75">
        <w:t xml:space="preserve">in each </w:t>
      </w:r>
      <w:commentRangeStart w:id="13"/>
      <w:commentRangeStart w:id="14"/>
      <w:r w:rsidR="008F3C75">
        <w:t xml:space="preserve">year. </w:t>
      </w:r>
      <w:commentRangeEnd w:id="13"/>
      <w:r w:rsidR="008F3C75">
        <w:rPr>
          <w:rStyle w:val="CommentReference"/>
        </w:rPr>
        <w:commentReference w:id="13"/>
      </w:r>
      <w:commentRangeEnd w:id="14"/>
      <w:r w:rsidR="00866F93">
        <w:rPr>
          <w:rStyle w:val="CommentReference"/>
        </w:rPr>
        <w:commentReference w:id="14"/>
      </w:r>
    </w:p>
    <w:p w14:paraId="5D17B331" w14:textId="5FB60383" w:rsidR="00310C88" w:rsidRPr="00310C88" w:rsidRDefault="00310C88">
      <w:pPr>
        <w:rPr>
          <w:b/>
          <w:bCs/>
        </w:rPr>
      </w:pPr>
      <w:r>
        <w:rPr>
          <w:b/>
          <w:bCs/>
        </w:rPr>
        <w:t xml:space="preserve">Table 1. SONAR operations on the Dungeness River, 2018-2022. </w:t>
      </w:r>
    </w:p>
    <w:tbl>
      <w:tblPr>
        <w:tblW w:w="5940" w:type="dxa"/>
        <w:tblLook w:val="04A0" w:firstRow="1" w:lastRow="0" w:firstColumn="1" w:lastColumn="0" w:noHBand="0" w:noVBand="1"/>
      </w:tblPr>
      <w:tblGrid>
        <w:gridCol w:w="1080"/>
        <w:gridCol w:w="1183"/>
        <w:gridCol w:w="1137"/>
        <w:gridCol w:w="1295"/>
        <w:gridCol w:w="1245"/>
      </w:tblGrid>
      <w:tr w:rsidR="00310C88" w:rsidRPr="00310C88" w14:paraId="51E4C977" w14:textId="77777777" w:rsidTr="00310C88">
        <w:trPr>
          <w:trHeight w:val="290"/>
        </w:trPr>
        <w:tc>
          <w:tcPr>
            <w:tcW w:w="1080" w:type="dxa"/>
            <w:tcBorders>
              <w:top w:val="nil"/>
              <w:left w:val="nil"/>
              <w:bottom w:val="nil"/>
              <w:right w:val="nil"/>
            </w:tcBorders>
            <w:shd w:val="clear" w:color="auto" w:fill="auto"/>
            <w:noWrap/>
            <w:vAlign w:val="bottom"/>
            <w:hideMark/>
          </w:tcPr>
          <w:p w14:paraId="74A40E8F" w14:textId="77777777" w:rsidR="00310C88" w:rsidRPr="00310C88" w:rsidRDefault="00310C88" w:rsidP="00310C88">
            <w:pPr>
              <w:spacing w:after="0" w:line="240" w:lineRule="auto"/>
              <w:rPr>
                <w:rFonts w:ascii="Times New Roman" w:eastAsia="Times New Roman" w:hAnsi="Times New Roman" w:cs="Times New Roman"/>
                <w:sz w:val="24"/>
                <w:szCs w:val="24"/>
              </w:rPr>
            </w:pPr>
          </w:p>
        </w:tc>
        <w:tc>
          <w:tcPr>
            <w:tcW w:w="2320" w:type="dxa"/>
            <w:gridSpan w:val="2"/>
            <w:tcBorders>
              <w:top w:val="nil"/>
              <w:left w:val="nil"/>
              <w:bottom w:val="nil"/>
              <w:right w:val="nil"/>
            </w:tcBorders>
            <w:shd w:val="clear" w:color="auto" w:fill="auto"/>
            <w:noWrap/>
            <w:vAlign w:val="bottom"/>
            <w:hideMark/>
          </w:tcPr>
          <w:p w14:paraId="54CF8CFE" w14:textId="77777777" w:rsidR="00310C88" w:rsidRPr="00310C88" w:rsidRDefault="00310C88" w:rsidP="00310C88">
            <w:pPr>
              <w:spacing w:after="0" w:line="240" w:lineRule="auto"/>
              <w:jc w:val="center"/>
              <w:rPr>
                <w:rFonts w:ascii="Calibri" w:eastAsia="Times New Roman" w:hAnsi="Calibri" w:cs="Calibri"/>
                <w:color w:val="000000"/>
              </w:rPr>
            </w:pPr>
            <w:r w:rsidRPr="00310C88">
              <w:rPr>
                <w:rFonts w:ascii="Calibri" w:eastAsia="Times New Roman" w:hAnsi="Calibri" w:cs="Calibri"/>
                <w:color w:val="000000"/>
              </w:rPr>
              <w:t>SONAR Operation</w:t>
            </w:r>
          </w:p>
        </w:tc>
        <w:tc>
          <w:tcPr>
            <w:tcW w:w="2540" w:type="dxa"/>
            <w:gridSpan w:val="2"/>
            <w:tcBorders>
              <w:top w:val="nil"/>
              <w:left w:val="nil"/>
              <w:bottom w:val="nil"/>
              <w:right w:val="nil"/>
            </w:tcBorders>
            <w:shd w:val="clear" w:color="auto" w:fill="auto"/>
            <w:noWrap/>
            <w:vAlign w:val="bottom"/>
            <w:hideMark/>
          </w:tcPr>
          <w:p w14:paraId="3960CEA8" w14:textId="77777777" w:rsidR="00310C88" w:rsidRPr="00310C88" w:rsidRDefault="00310C88" w:rsidP="00310C88">
            <w:pPr>
              <w:spacing w:after="0" w:line="240" w:lineRule="auto"/>
              <w:jc w:val="center"/>
              <w:rPr>
                <w:rFonts w:ascii="Calibri" w:eastAsia="Times New Roman" w:hAnsi="Calibri" w:cs="Calibri"/>
                <w:color w:val="000000"/>
              </w:rPr>
            </w:pPr>
            <w:r w:rsidRPr="00310C88">
              <w:rPr>
                <w:rFonts w:ascii="Calibri" w:eastAsia="Times New Roman" w:hAnsi="Calibri" w:cs="Calibri"/>
                <w:color w:val="000000"/>
              </w:rPr>
              <w:t>Steelhead Period</w:t>
            </w:r>
          </w:p>
        </w:tc>
      </w:tr>
      <w:tr w:rsidR="00310C88" w:rsidRPr="00310C88" w14:paraId="0C7E6206" w14:textId="77777777" w:rsidTr="00310C88">
        <w:trPr>
          <w:trHeight w:val="290"/>
        </w:trPr>
        <w:tc>
          <w:tcPr>
            <w:tcW w:w="1080" w:type="dxa"/>
            <w:tcBorders>
              <w:top w:val="nil"/>
              <w:left w:val="nil"/>
              <w:bottom w:val="nil"/>
              <w:right w:val="nil"/>
            </w:tcBorders>
            <w:shd w:val="clear" w:color="auto" w:fill="auto"/>
            <w:noWrap/>
            <w:vAlign w:val="bottom"/>
            <w:hideMark/>
          </w:tcPr>
          <w:p w14:paraId="5111AA2E" w14:textId="77777777" w:rsidR="00310C88" w:rsidRPr="00310C88" w:rsidRDefault="00310C88" w:rsidP="00310C88">
            <w:pPr>
              <w:spacing w:after="0" w:line="240" w:lineRule="auto"/>
              <w:jc w:val="center"/>
              <w:rPr>
                <w:rFonts w:ascii="Calibri" w:eastAsia="Times New Roman" w:hAnsi="Calibri" w:cs="Calibri"/>
                <w:color w:val="000000"/>
              </w:rPr>
            </w:pPr>
            <w:r w:rsidRPr="00310C88">
              <w:rPr>
                <w:rFonts w:ascii="Calibri" w:eastAsia="Times New Roman" w:hAnsi="Calibri" w:cs="Calibri"/>
                <w:color w:val="000000"/>
              </w:rPr>
              <w:t>Year</w:t>
            </w:r>
          </w:p>
        </w:tc>
        <w:tc>
          <w:tcPr>
            <w:tcW w:w="1183" w:type="dxa"/>
            <w:tcBorders>
              <w:top w:val="nil"/>
              <w:left w:val="nil"/>
              <w:bottom w:val="nil"/>
              <w:right w:val="nil"/>
            </w:tcBorders>
            <w:shd w:val="clear" w:color="auto" w:fill="auto"/>
            <w:noWrap/>
            <w:vAlign w:val="bottom"/>
            <w:hideMark/>
          </w:tcPr>
          <w:p w14:paraId="2DBA7949" w14:textId="77777777" w:rsidR="00310C88" w:rsidRPr="00310C88" w:rsidRDefault="00310C88" w:rsidP="00310C88">
            <w:pPr>
              <w:spacing w:after="0" w:line="240" w:lineRule="auto"/>
              <w:jc w:val="center"/>
              <w:rPr>
                <w:rFonts w:ascii="Calibri" w:eastAsia="Times New Roman" w:hAnsi="Calibri" w:cs="Calibri"/>
                <w:color w:val="000000"/>
              </w:rPr>
            </w:pPr>
            <w:r w:rsidRPr="00310C88">
              <w:rPr>
                <w:rFonts w:ascii="Calibri" w:eastAsia="Times New Roman" w:hAnsi="Calibri" w:cs="Calibri"/>
                <w:color w:val="000000"/>
              </w:rPr>
              <w:t>First day</w:t>
            </w:r>
          </w:p>
        </w:tc>
        <w:tc>
          <w:tcPr>
            <w:tcW w:w="1137" w:type="dxa"/>
            <w:tcBorders>
              <w:top w:val="nil"/>
              <w:left w:val="nil"/>
              <w:bottom w:val="nil"/>
              <w:right w:val="nil"/>
            </w:tcBorders>
            <w:shd w:val="clear" w:color="auto" w:fill="auto"/>
            <w:noWrap/>
            <w:vAlign w:val="bottom"/>
            <w:hideMark/>
          </w:tcPr>
          <w:p w14:paraId="65CB9F70" w14:textId="77777777" w:rsidR="00310C88" w:rsidRPr="00310C88" w:rsidRDefault="00310C88" w:rsidP="00310C88">
            <w:pPr>
              <w:spacing w:after="0" w:line="240" w:lineRule="auto"/>
              <w:jc w:val="center"/>
              <w:rPr>
                <w:rFonts w:ascii="Calibri" w:eastAsia="Times New Roman" w:hAnsi="Calibri" w:cs="Calibri"/>
                <w:color w:val="000000"/>
              </w:rPr>
            </w:pPr>
            <w:r w:rsidRPr="00310C88">
              <w:rPr>
                <w:rFonts w:ascii="Calibri" w:eastAsia="Times New Roman" w:hAnsi="Calibri" w:cs="Calibri"/>
                <w:color w:val="000000"/>
              </w:rPr>
              <w:t>Last day</w:t>
            </w:r>
          </w:p>
        </w:tc>
        <w:tc>
          <w:tcPr>
            <w:tcW w:w="1295" w:type="dxa"/>
            <w:tcBorders>
              <w:top w:val="nil"/>
              <w:left w:val="nil"/>
              <w:bottom w:val="nil"/>
              <w:right w:val="nil"/>
            </w:tcBorders>
            <w:shd w:val="clear" w:color="auto" w:fill="auto"/>
            <w:noWrap/>
            <w:vAlign w:val="bottom"/>
            <w:hideMark/>
          </w:tcPr>
          <w:p w14:paraId="4FB07530" w14:textId="77777777" w:rsidR="00310C88" w:rsidRPr="00310C88" w:rsidRDefault="00310C88" w:rsidP="00310C88">
            <w:pPr>
              <w:spacing w:after="0" w:line="240" w:lineRule="auto"/>
              <w:jc w:val="center"/>
              <w:rPr>
                <w:rFonts w:ascii="Calibri" w:eastAsia="Times New Roman" w:hAnsi="Calibri" w:cs="Calibri"/>
                <w:color w:val="000000"/>
              </w:rPr>
            </w:pPr>
            <w:r w:rsidRPr="00310C88">
              <w:rPr>
                <w:rFonts w:ascii="Calibri" w:eastAsia="Times New Roman" w:hAnsi="Calibri" w:cs="Calibri"/>
                <w:color w:val="000000"/>
              </w:rPr>
              <w:t>First day</w:t>
            </w:r>
          </w:p>
        </w:tc>
        <w:tc>
          <w:tcPr>
            <w:tcW w:w="1245" w:type="dxa"/>
            <w:tcBorders>
              <w:top w:val="nil"/>
              <w:left w:val="nil"/>
              <w:bottom w:val="nil"/>
              <w:right w:val="nil"/>
            </w:tcBorders>
            <w:shd w:val="clear" w:color="auto" w:fill="auto"/>
            <w:noWrap/>
            <w:vAlign w:val="bottom"/>
            <w:hideMark/>
          </w:tcPr>
          <w:p w14:paraId="3F8C82B0" w14:textId="77777777" w:rsidR="00310C88" w:rsidRPr="00310C88" w:rsidRDefault="00310C88" w:rsidP="00310C88">
            <w:pPr>
              <w:spacing w:after="0" w:line="240" w:lineRule="auto"/>
              <w:jc w:val="center"/>
              <w:rPr>
                <w:rFonts w:ascii="Calibri" w:eastAsia="Times New Roman" w:hAnsi="Calibri" w:cs="Calibri"/>
                <w:color w:val="000000"/>
              </w:rPr>
            </w:pPr>
            <w:r w:rsidRPr="00310C88">
              <w:rPr>
                <w:rFonts w:ascii="Calibri" w:eastAsia="Times New Roman" w:hAnsi="Calibri" w:cs="Calibri"/>
                <w:color w:val="000000"/>
              </w:rPr>
              <w:t>Last day</w:t>
            </w:r>
          </w:p>
        </w:tc>
      </w:tr>
      <w:tr w:rsidR="00310C88" w:rsidRPr="00310C88" w14:paraId="085F8A25" w14:textId="77777777" w:rsidTr="00310C88">
        <w:trPr>
          <w:trHeight w:val="290"/>
        </w:trPr>
        <w:tc>
          <w:tcPr>
            <w:tcW w:w="1080" w:type="dxa"/>
            <w:tcBorders>
              <w:top w:val="nil"/>
              <w:left w:val="nil"/>
              <w:bottom w:val="nil"/>
              <w:right w:val="nil"/>
            </w:tcBorders>
            <w:shd w:val="clear" w:color="auto" w:fill="auto"/>
            <w:noWrap/>
            <w:vAlign w:val="bottom"/>
          </w:tcPr>
          <w:p w14:paraId="1E56721A" w14:textId="6D304EDC" w:rsidR="00310C88" w:rsidRPr="00310C88" w:rsidRDefault="00310C88" w:rsidP="00310C88">
            <w:pPr>
              <w:spacing w:after="0" w:line="240" w:lineRule="auto"/>
              <w:jc w:val="center"/>
              <w:rPr>
                <w:rFonts w:ascii="Calibri" w:eastAsia="Times New Roman" w:hAnsi="Calibri" w:cs="Calibri"/>
                <w:color w:val="000000"/>
              </w:rPr>
            </w:pPr>
            <w:r w:rsidRPr="00310C88">
              <w:rPr>
                <w:rFonts w:ascii="Calibri" w:eastAsia="Times New Roman" w:hAnsi="Calibri" w:cs="Calibri"/>
                <w:color w:val="000000"/>
              </w:rPr>
              <w:t>2018</w:t>
            </w:r>
          </w:p>
        </w:tc>
        <w:tc>
          <w:tcPr>
            <w:tcW w:w="1183" w:type="dxa"/>
            <w:tcBorders>
              <w:top w:val="nil"/>
              <w:left w:val="nil"/>
              <w:bottom w:val="nil"/>
              <w:right w:val="nil"/>
            </w:tcBorders>
            <w:shd w:val="clear" w:color="auto" w:fill="auto"/>
            <w:noWrap/>
            <w:vAlign w:val="bottom"/>
          </w:tcPr>
          <w:p w14:paraId="75641593" w14:textId="0DAC7F3E" w:rsidR="00310C88" w:rsidRPr="00310C88" w:rsidRDefault="008F3C75" w:rsidP="00310C88">
            <w:pPr>
              <w:spacing w:after="0" w:line="240" w:lineRule="auto"/>
              <w:jc w:val="center"/>
              <w:rPr>
                <w:rFonts w:ascii="Calibri" w:eastAsia="Times New Roman" w:hAnsi="Calibri" w:cs="Calibri"/>
                <w:color w:val="000000"/>
              </w:rPr>
            </w:pPr>
            <w:r>
              <w:rPr>
                <w:rFonts w:ascii="Calibri" w:eastAsia="Times New Roman" w:hAnsi="Calibri" w:cs="Calibri"/>
                <w:color w:val="000000"/>
              </w:rPr>
              <w:t>Feb. 28</w:t>
            </w:r>
          </w:p>
        </w:tc>
        <w:tc>
          <w:tcPr>
            <w:tcW w:w="1137" w:type="dxa"/>
            <w:tcBorders>
              <w:top w:val="nil"/>
              <w:left w:val="nil"/>
              <w:bottom w:val="nil"/>
              <w:right w:val="nil"/>
            </w:tcBorders>
            <w:shd w:val="clear" w:color="auto" w:fill="auto"/>
            <w:noWrap/>
            <w:vAlign w:val="bottom"/>
          </w:tcPr>
          <w:p w14:paraId="1B9CA935" w14:textId="31DB757A" w:rsidR="00310C88" w:rsidRPr="00310C88" w:rsidRDefault="008F3C75" w:rsidP="00310C88">
            <w:pPr>
              <w:spacing w:after="0" w:line="240" w:lineRule="auto"/>
              <w:jc w:val="center"/>
              <w:rPr>
                <w:rFonts w:ascii="Calibri" w:eastAsia="Times New Roman" w:hAnsi="Calibri" w:cs="Calibri"/>
                <w:color w:val="000000"/>
              </w:rPr>
            </w:pPr>
            <w:r>
              <w:rPr>
                <w:rFonts w:ascii="Calibri" w:eastAsia="Times New Roman" w:hAnsi="Calibri" w:cs="Calibri"/>
                <w:color w:val="000000"/>
              </w:rPr>
              <w:t>Jul. 17</w:t>
            </w:r>
          </w:p>
        </w:tc>
        <w:tc>
          <w:tcPr>
            <w:tcW w:w="1295" w:type="dxa"/>
            <w:tcBorders>
              <w:top w:val="nil"/>
              <w:left w:val="nil"/>
              <w:bottom w:val="nil"/>
              <w:right w:val="nil"/>
            </w:tcBorders>
            <w:shd w:val="clear" w:color="auto" w:fill="auto"/>
            <w:noWrap/>
            <w:vAlign w:val="bottom"/>
          </w:tcPr>
          <w:p w14:paraId="64141305" w14:textId="412B3902" w:rsidR="00310C88" w:rsidRPr="00310C88" w:rsidRDefault="008F3C75" w:rsidP="00310C88">
            <w:pPr>
              <w:spacing w:after="0" w:line="240" w:lineRule="auto"/>
              <w:jc w:val="center"/>
              <w:rPr>
                <w:rFonts w:ascii="Calibri" w:eastAsia="Times New Roman" w:hAnsi="Calibri" w:cs="Calibri"/>
                <w:color w:val="000000"/>
              </w:rPr>
            </w:pPr>
            <w:r>
              <w:rPr>
                <w:rFonts w:ascii="Calibri" w:eastAsia="Times New Roman" w:hAnsi="Calibri" w:cs="Calibri"/>
                <w:color w:val="000000"/>
              </w:rPr>
              <w:t>Feb. 28</w:t>
            </w:r>
          </w:p>
        </w:tc>
        <w:tc>
          <w:tcPr>
            <w:tcW w:w="1245" w:type="dxa"/>
            <w:tcBorders>
              <w:top w:val="nil"/>
              <w:left w:val="nil"/>
              <w:bottom w:val="nil"/>
              <w:right w:val="nil"/>
            </w:tcBorders>
            <w:shd w:val="clear" w:color="auto" w:fill="auto"/>
            <w:noWrap/>
            <w:vAlign w:val="bottom"/>
          </w:tcPr>
          <w:p w14:paraId="712A8C91" w14:textId="13DA75E6" w:rsidR="00310C88" w:rsidRPr="004E5DE0" w:rsidRDefault="004E5DE0" w:rsidP="00310C88">
            <w:pPr>
              <w:spacing w:after="0" w:line="240" w:lineRule="auto"/>
              <w:jc w:val="center"/>
              <w:rPr>
                <w:rFonts w:ascii="Calibri" w:eastAsia="Times New Roman" w:hAnsi="Calibri" w:cs="Calibri"/>
              </w:rPr>
            </w:pPr>
            <w:r w:rsidRPr="004E5DE0">
              <w:rPr>
                <w:rFonts w:ascii="Calibri" w:eastAsia="Times New Roman" w:hAnsi="Calibri" w:cs="Calibri"/>
              </w:rPr>
              <w:t>May 30</w:t>
            </w:r>
          </w:p>
        </w:tc>
      </w:tr>
      <w:tr w:rsidR="00310C88" w:rsidRPr="00310C88" w14:paraId="6A6B2212" w14:textId="77777777" w:rsidTr="00310C88">
        <w:trPr>
          <w:trHeight w:val="290"/>
        </w:trPr>
        <w:tc>
          <w:tcPr>
            <w:tcW w:w="1080" w:type="dxa"/>
            <w:tcBorders>
              <w:top w:val="nil"/>
              <w:left w:val="nil"/>
              <w:bottom w:val="nil"/>
              <w:right w:val="nil"/>
            </w:tcBorders>
            <w:shd w:val="clear" w:color="auto" w:fill="auto"/>
            <w:noWrap/>
            <w:vAlign w:val="bottom"/>
            <w:hideMark/>
          </w:tcPr>
          <w:p w14:paraId="6783299D" w14:textId="77777777" w:rsidR="00310C88" w:rsidRPr="00310C88" w:rsidRDefault="00310C88" w:rsidP="00310C88">
            <w:pPr>
              <w:spacing w:after="0" w:line="240" w:lineRule="auto"/>
              <w:jc w:val="center"/>
              <w:rPr>
                <w:rFonts w:ascii="Calibri" w:eastAsia="Times New Roman" w:hAnsi="Calibri" w:cs="Calibri"/>
                <w:color w:val="000000"/>
              </w:rPr>
            </w:pPr>
            <w:r w:rsidRPr="00310C88">
              <w:rPr>
                <w:rFonts w:ascii="Calibri" w:eastAsia="Times New Roman" w:hAnsi="Calibri" w:cs="Calibri"/>
                <w:color w:val="000000"/>
              </w:rPr>
              <w:t>2019</w:t>
            </w:r>
          </w:p>
        </w:tc>
        <w:tc>
          <w:tcPr>
            <w:tcW w:w="1183" w:type="dxa"/>
            <w:tcBorders>
              <w:top w:val="nil"/>
              <w:left w:val="nil"/>
              <w:bottom w:val="nil"/>
              <w:right w:val="nil"/>
            </w:tcBorders>
            <w:shd w:val="clear" w:color="auto" w:fill="auto"/>
            <w:noWrap/>
            <w:vAlign w:val="bottom"/>
            <w:hideMark/>
          </w:tcPr>
          <w:p w14:paraId="2DE05709" w14:textId="77777777" w:rsidR="00310C88" w:rsidRPr="00310C88" w:rsidRDefault="00310C88" w:rsidP="00310C88">
            <w:pPr>
              <w:spacing w:after="0" w:line="240" w:lineRule="auto"/>
              <w:jc w:val="center"/>
              <w:rPr>
                <w:rFonts w:ascii="Calibri" w:eastAsia="Times New Roman" w:hAnsi="Calibri" w:cs="Calibri"/>
                <w:color w:val="000000"/>
              </w:rPr>
            </w:pPr>
            <w:r w:rsidRPr="00310C88">
              <w:rPr>
                <w:rFonts w:ascii="Calibri" w:eastAsia="Times New Roman" w:hAnsi="Calibri" w:cs="Calibri"/>
                <w:color w:val="000000"/>
              </w:rPr>
              <w:t>Mar. 5</w:t>
            </w:r>
          </w:p>
        </w:tc>
        <w:tc>
          <w:tcPr>
            <w:tcW w:w="1137" w:type="dxa"/>
            <w:tcBorders>
              <w:top w:val="nil"/>
              <w:left w:val="nil"/>
              <w:bottom w:val="nil"/>
              <w:right w:val="nil"/>
            </w:tcBorders>
            <w:shd w:val="clear" w:color="auto" w:fill="auto"/>
            <w:noWrap/>
            <w:vAlign w:val="bottom"/>
            <w:hideMark/>
          </w:tcPr>
          <w:p w14:paraId="1277B66F" w14:textId="77777777" w:rsidR="00310C88" w:rsidRPr="00310C88" w:rsidRDefault="00310C88" w:rsidP="00310C88">
            <w:pPr>
              <w:spacing w:after="0" w:line="240" w:lineRule="auto"/>
              <w:jc w:val="center"/>
              <w:rPr>
                <w:rFonts w:ascii="Calibri" w:eastAsia="Times New Roman" w:hAnsi="Calibri" w:cs="Calibri"/>
                <w:color w:val="000000"/>
              </w:rPr>
            </w:pPr>
            <w:r w:rsidRPr="00310C88">
              <w:rPr>
                <w:rFonts w:ascii="Calibri" w:eastAsia="Times New Roman" w:hAnsi="Calibri" w:cs="Calibri"/>
                <w:color w:val="000000"/>
              </w:rPr>
              <w:t>Oct. 10</w:t>
            </w:r>
          </w:p>
        </w:tc>
        <w:tc>
          <w:tcPr>
            <w:tcW w:w="1295" w:type="dxa"/>
            <w:tcBorders>
              <w:top w:val="nil"/>
              <w:left w:val="nil"/>
              <w:bottom w:val="nil"/>
              <w:right w:val="nil"/>
            </w:tcBorders>
            <w:shd w:val="clear" w:color="auto" w:fill="auto"/>
            <w:noWrap/>
            <w:vAlign w:val="bottom"/>
            <w:hideMark/>
          </w:tcPr>
          <w:p w14:paraId="159E82B7" w14:textId="77777777" w:rsidR="00310C88" w:rsidRPr="00310C88" w:rsidRDefault="00310C88" w:rsidP="00310C88">
            <w:pPr>
              <w:spacing w:after="0" w:line="240" w:lineRule="auto"/>
              <w:jc w:val="center"/>
              <w:rPr>
                <w:rFonts w:ascii="Calibri" w:eastAsia="Times New Roman" w:hAnsi="Calibri" w:cs="Calibri"/>
                <w:color w:val="000000"/>
              </w:rPr>
            </w:pPr>
            <w:r w:rsidRPr="00310C88">
              <w:rPr>
                <w:rFonts w:ascii="Calibri" w:eastAsia="Times New Roman" w:hAnsi="Calibri" w:cs="Calibri"/>
                <w:color w:val="000000"/>
              </w:rPr>
              <w:t>Mar. 5</w:t>
            </w:r>
          </w:p>
        </w:tc>
        <w:tc>
          <w:tcPr>
            <w:tcW w:w="1245" w:type="dxa"/>
            <w:tcBorders>
              <w:top w:val="nil"/>
              <w:left w:val="nil"/>
              <w:bottom w:val="nil"/>
              <w:right w:val="nil"/>
            </w:tcBorders>
            <w:shd w:val="clear" w:color="auto" w:fill="auto"/>
            <w:noWrap/>
            <w:vAlign w:val="bottom"/>
            <w:hideMark/>
          </w:tcPr>
          <w:p w14:paraId="7D095768" w14:textId="4165A443" w:rsidR="00310C88" w:rsidRPr="004E5DE0" w:rsidRDefault="004E5DE0" w:rsidP="00310C88">
            <w:pPr>
              <w:spacing w:after="0" w:line="240" w:lineRule="auto"/>
              <w:jc w:val="center"/>
              <w:rPr>
                <w:rFonts w:ascii="Calibri" w:eastAsia="Times New Roman" w:hAnsi="Calibri" w:cs="Calibri"/>
              </w:rPr>
            </w:pPr>
            <w:r w:rsidRPr="004E5DE0">
              <w:rPr>
                <w:rFonts w:ascii="Calibri" w:eastAsia="Times New Roman" w:hAnsi="Calibri" w:cs="Calibri"/>
              </w:rPr>
              <w:t>May 30</w:t>
            </w:r>
          </w:p>
        </w:tc>
      </w:tr>
      <w:tr w:rsidR="00310C88" w:rsidRPr="00310C88" w14:paraId="3DE2321E" w14:textId="77777777" w:rsidTr="00310C88">
        <w:trPr>
          <w:trHeight w:val="290"/>
        </w:trPr>
        <w:tc>
          <w:tcPr>
            <w:tcW w:w="1080" w:type="dxa"/>
            <w:tcBorders>
              <w:top w:val="nil"/>
              <w:left w:val="nil"/>
              <w:bottom w:val="nil"/>
              <w:right w:val="nil"/>
            </w:tcBorders>
            <w:shd w:val="clear" w:color="auto" w:fill="auto"/>
            <w:noWrap/>
            <w:vAlign w:val="bottom"/>
            <w:hideMark/>
          </w:tcPr>
          <w:p w14:paraId="2B06FEF5" w14:textId="77777777" w:rsidR="00310C88" w:rsidRPr="00310C88" w:rsidRDefault="00310C88" w:rsidP="00310C88">
            <w:pPr>
              <w:spacing w:after="0" w:line="240" w:lineRule="auto"/>
              <w:jc w:val="center"/>
              <w:rPr>
                <w:rFonts w:ascii="Calibri" w:eastAsia="Times New Roman" w:hAnsi="Calibri" w:cs="Calibri"/>
                <w:color w:val="000000"/>
              </w:rPr>
            </w:pPr>
            <w:r w:rsidRPr="00310C88">
              <w:rPr>
                <w:rFonts w:ascii="Calibri" w:eastAsia="Times New Roman" w:hAnsi="Calibri" w:cs="Calibri"/>
                <w:color w:val="000000"/>
              </w:rPr>
              <w:t>2020</w:t>
            </w:r>
          </w:p>
        </w:tc>
        <w:tc>
          <w:tcPr>
            <w:tcW w:w="1183" w:type="dxa"/>
            <w:tcBorders>
              <w:top w:val="nil"/>
              <w:left w:val="nil"/>
              <w:bottom w:val="nil"/>
              <w:right w:val="nil"/>
            </w:tcBorders>
            <w:shd w:val="clear" w:color="auto" w:fill="auto"/>
            <w:noWrap/>
            <w:vAlign w:val="bottom"/>
            <w:hideMark/>
          </w:tcPr>
          <w:p w14:paraId="466FBE7E" w14:textId="77777777" w:rsidR="00310C88" w:rsidRPr="00310C88" w:rsidRDefault="00310C88" w:rsidP="00310C88">
            <w:pPr>
              <w:spacing w:after="0" w:line="240" w:lineRule="auto"/>
              <w:jc w:val="center"/>
              <w:rPr>
                <w:rFonts w:ascii="Calibri" w:eastAsia="Times New Roman" w:hAnsi="Calibri" w:cs="Calibri"/>
                <w:color w:val="000000"/>
              </w:rPr>
            </w:pPr>
            <w:r w:rsidRPr="00310C88">
              <w:rPr>
                <w:rFonts w:ascii="Calibri" w:eastAsia="Times New Roman" w:hAnsi="Calibri" w:cs="Calibri"/>
                <w:color w:val="000000"/>
              </w:rPr>
              <w:t>Feb. 14</w:t>
            </w:r>
          </w:p>
        </w:tc>
        <w:tc>
          <w:tcPr>
            <w:tcW w:w="1137" w:type="dxa"/>
            <w:tcBorders>
              <w:top w:val="nil"/>
              <w:left w:val="nil"/>
              <w:bottom w:val="nil"/>
              <w:right w:val="nil"/>
            </w:tcBorders>
            <w:shd w:val="clear" w:color="auto" w:fill="auto"/>
            <w:noWrap/>
            <w:vAlign w:val="bottom"/>
            <w:hideMark/>
          </w:tcPr>
          <w:p w14:paraId="47EBB82C" w14:textId="77777777" w:rsidR="00310C88" w:rsidRPr="00310C88" w:rsidRDefault="00310C88" w:rsidP="00310C88">
            <w:pPr>
              <w:spacing w:after="0" w:line="240" w:lineRule="auto"/>
              <w:jc w:val="center"/>
              <w:rPr>
                <w:rFonts w:ascii="Calibri" w:eastAsia="Times New Roman" w:hAnsi="Calibri" w:cs="Calibri"/>
                <w:color w:val="000000"/>
              </w:rPr>
            </w:pPr>
            <w:r w:rsidRPr="00310C88">
              <w:rPr>
                <w:rFonts w:ascii="Calibri" w:eastAsia="Times New Roman" w:hAnsi="Calibri" w:cs="Calibri"/>
                <w:color w:val="000000"/>
              </w:rPr>
              <w:t>Jul. 25</w:t>
            </w:r>
          </w:p>
        </w:tc>
        <w:tc>
          <w:tcPr>
            <w:tcW w:w="1295" w:type="dxa"/>
            <w:tcBorders>
              <w:top w:val="nil"/>
              <w:left w:val="nil"/>
              <w:bottom w:val="nil"/>
              <w:right w:val="nil"/>
            </w:tcBorders>
            <w:shd w:val="clear" w:color="auto" w:fill="auto"/>
            <w:noWrap/>
            <w:vAlign w:val="bottom"/>
            <w:hideMark/>
          </w:tcPr>
          <w:p w14:paraId="39054601" w14:textId="77777777" w:rsidR="00310C88" w:rsidRPr="00310C88" w:rsidRDefault="00310C88" w:rsidP="00310C88">
            <w:pPr>
              <w:spacing w:after="0" w:line="240" w:lineRule="auto"/>
              <w:jc w:val="center"/>
              <w:rPr>
                <w:rFonts w:ascii="Calibri" w:eastAsia="Times New Roman" w:hAnsi="Calibri" w:cs="Calibri"/>
                <w:color w:val="000000"/>
              </w:rPr>
            </w:pPr>
            <w:r w:rsidRPr="00310C88">
              <w:rPr>
                <w:rFonts w:ascii="Calibri" w:eastAsia="Times New Roman" w:hAnsi="Calibri" w:cs="Calibri"/>
                <w:color w:val="000000"/>
              </w:rPr>
              <w:t>Feb. 14</w:t>
            </w:r>
          </w:p>
        </w:tc>
        <w:tc>
          <w:tcPr>
            <w:tcW w:w="1245" w:type="dxa"/>
            <w:tcBorders>
              <w:top w:val="nil"/>
              <w:left w:val="nil"/>
              <w:bottom w:val="nil"/>
              <w:right w:val="nil"/>
            </w:tcBorders>
            <w:shd w:val="clear" w:color="auto" w:fill="auto"/>
            <w:noWrap/>
            <w:vAlign w:val="bottom"/>
            <w:hideMark/>
          </w:tcPr>
          <w:p w14:paraId="1A5B5BEC" w14:textId="177A4A3F" w:rsidR="00310C88" w:rsidRPr="004E5DE0" w:rsidRDefault="004E5DE0" w:rsidP="00310C88">
            <w:pPr>
              <w:spacing w:after="0" w:line="240" w:lineRule="auto"/>
              <w:jc w:val="center"/>
              <w:rPr>
                <w:rFonts w:ascii="Calibri" w:eastAsia="Times New Roman" w:hAnsi="Calibri" w:cs="Calibri"/>
              </w:rPr>
            </w:pPr>
            <w:r w:rsidRPr="004E5DE0">
              <w:rPr>
                <w:rFonts w:ascii="Calibri" w:eastAsia="Times New Roman" w:hAnsi="Calibri" w:cs="Calibri"/>
              </w:rPr>
              <w:t>May 30</w:t>
            </w:r>
          </w:p>
        </w:tc>
      </w:tr>
      <w:tr w:rsidR="00310C88" w:rsidRPr="00310C88" w14:paraId="1D817270" w14:textId="77777777" w:rsidTr="00310C88">
        <w:trPr>
          <w:trHeight w:val="290"/>
        </w:trPr>
        <w:tc>
          <w:tcPr>
            <w:tcW w:w="1080" w:type="dxa"/>
            <w:tcBorders>
              <w:top w:val="nil"/>
              <w:left w:val="nil"/>
              <w:bottom w:val="nil"/>
              <w:right w:val="nil"/>
            </w:tcBorders>
            <w:shd w:val="clear" w:color="auto" w:fill="auto"/>
            <w:noWrap/>
            <w:vAlign w:val="bottom"/>
            <w:hideMark/>
          </w:tcPr>
          <w:p w14:paraId="29A98A62" w14:textId="77777777" w:rsidR="00310C88" w:rsidRPr="00310C88" w:rsidRDefault="00310C88" w:rsidP="00310C88">
            <w:pPr>
              <w:spacing w:after="0" w:line="240" w:lineRule="auto"/>
              <w:jc w:val="center"/>
              <w:rPr>
                <w:rFonts w:ascii="Calibri" w:eastAsia="Times New Roman" w:hAnsi="Calibri" w:cs="Calibri"/>
                <w:color w:val="000000"/>
              </w:rPr>
            </w:pPr>
            <w:r w:rsidRPr="00310C88">
              <w:rPr>
                <w:rFonts w:ascii="Calibri" w:eastAsia="Times New Roman" w:hAnsi="Calibri" w:cs="Calibri"/>
                <w:color w:val="000000"/>
              </w:rPr>
              <w:t>2021</w:t>
            </w:r>
          </w:p>
        </w:tc>
        <w:tc>
          <w:tcPr>
            <w:tcW w:w="1183" w:type="dxa"/>
            <w:tcBorders>
              <w:top w:val="nil"/>
              <w:left w:val="nil"/>
              <w:bottom w:val="nil"/>
              <w:right w:val="nil"/>
            </w:tcBorders>
            <w:shd w:val="clear" w:color="auto" w:fill="auto"/>
            <w:noWrap/>
            <w:vAlign w:val="bottom"/>
            <w:hideMark/>
          </w:tcPr>
          <w:p w14:paraId="682E9123" w14:textId="77777777" w:rsidR="00310C88" w:rsidRPr="00310C88" w:rsidRDefault="00310C88" w:rsidP="00310C88">
            <w:pPr>
              <w:spacing w:after="0" w:line="240" w:lineRule="auto"/>
              <w:jc w:val="center"/>
              <w:rPr>
                <w:rFonts w:ascii="Calibri" w:eastAsia="Times New Roman" w:hAnsi="Calibri" w:cs="Calibri"/>
                <w:color w:val="000000"/>
              </w:rPr>
            </w:pPr>
            <w:r w:rsidRPr="00310C88">
              <w:rPr>
                <w:rFonts w:ascii="Calibri" w:eastAsia="Times New Roman" w:hAnsi="Calibri" w:cs="Calibri"/>
                <w:color w:val="000000"/>
              </w:rPr>
              <w:t>Feb. 2</w:t>
            </w:r>
          </w:p>
        </w:tc>
        <w:tc>
          <w:tcPr>
            <w:tcW w:w="1137" w:type="dxa"/>
            <w:tcBorders>
              <w:top w:val="nil"/>
              <w:left w:val="nil"/>
              <w:bottom w:val="nil"/>
              <w:right w:val="nil"/>
            </w:tcBorders>
            <w:shd w:val="clear" w:color="auto" w:fill="auto"/>
            <w:noWrap/>
            <w:vAlign w:val="bottom"/>
            <w:hideMark/>
          </w:tcPr>
          <w:p w14:paraId="5D82ED1D" w14:textId="77777777" w:rsidR="00310C88" w:rsidRPr="00310C88" w:rsidRDefault="00310C88" w:rsidP="00310C88">
            <w:pPr>
              <w:spacing w:after="0" w:line="240" w:lineRule="auto"/>
              <w:jc w:val="center"/>
              <w:rPr>
                <w:rFonts w:ascii="Calibri" w:eastAsia="Times New Roman" w:hAnsi="Calibri" w:cs="Calibri"/>
                <w:color w:val="000000"/>
              </w:rPr>
            </w:pPr>
            <w:r w:rsidRPr="00310C88">
              <w:rPr>
                <w:rFonts w:ascii="Calibri" w:eastAsia="Times New Roman" w:hAnsi="Calibri" w:cs="Calibri"/>
                <w:color w:val="000000"/>
              </w:rPr>
              <w:t>Jun. 22</w:t>
            </w:r>
          </w:p>
        </w:tc>
        <w:tc>
          <w:tcPr>
            <w:tcW w:w="1295" w:type="dxa"/>
            <w:tcBorders>
              <w:top w:val="nil"/>
              <w:left w:val="nil"/>
              <w:bottom w:val="nil"/>
              <w:right w:val="nil"/>
            </w:tcBorders>
            <w:shd w:val="clear" w:color="auto" w:fill="auto"/>
            <w:noWrap/>
            <w:vAlign w:val="bottom"/>
            <w:hideMark/>
          </w:tcPr>
          <w:p w14:paraId="02CF65FA" w14:textId="77777777" w:rsidR="00310C88" w:rsidRPr="00310C88" w:rsidRDefault="00310C88" w:rsidP="00310C88">
            <w:pPr>
              <w:spacing w:after="0" w:line="240" w:lineRule="auto"/>
              <w:jc w:val="center"/>
              <w:rPr>
                <w:rFonts w:ascii="Calibri" w:eastAsia="Times New Roman" w:hAnsi="Calibri" w:cs="Calibri"/>
                <w:color w:val="000000"/>
              </w:rPr>
            </w:pPr>
            <w:r w:rsidRPr="00310C88">
              <w:rPr>
                <w:rFonts w:ascii="Calibri" w:eastAsia="Times New Roman" w:hAnsi="Calibri" w:cs="Calibri"/>
                <w:color w:val="000000"/>
              </w:rPr>
              <w:t>Feb. 2</w:t>
            </w:r>
          </w:p>
        </w:tc>
        <w:tc>
          <w:tcPr>
            <w:tcW w:w="1245" w:type="dxa"/>
            <w:tcBorders>
              <w:top w:val="nil"/>
              <w:left w:val="nil"/>
              <w:bottom w:val="nil"/>
              <w:right w:val="nil"/>
            </w:tcBorders>
            <w:shd w:val="clear" w:color="auto" w:fill="auto"/>
            <w:noWrap/>
            <w:vAlign w:val="bottom"/>
            <w:hideMark/>
          </w:tcPr>
          <w:p w14:paraId="6987E5A2" w14:textId="2C544ABB" w:rsidR="00310C88" w:rsidRPr="004E5DE0" w:rsidRDefault="004E5DE0" w:rsidP="00310C88">
            <w:pPr>
              <w:spacing w:after="0" w:line="240" w:lineRule="auto"/>
              <w:jc w:val="center"/>
              <w:rPr>
                <w:rFonts w:ascii="Calibri" w:eastAsia="Times New Roman" w:hAnsi="Calibri" w:cs="Calibri"/>
              </w:rPr>
            </w:pPr>
            <w:r w:rsidRPr="004E5DE0">
              <w:rPr>
                <w:rFonts w:ascii="Calibri" w:eastAsia="Times New Roman" w:hAnsi="Calibri" w:cs="Calibri"/>
              </w:rPr>
              <w:t>May 30</w:t>
            </w:r>
          </w:p>
        </w:tc>
      </w:tr>
      <w:tr w:rsidR="00310C88" w:rsidRPr="00310C88" w14:paraId="09D9F22E" w14:textId="77777777" w:rsidTr="00310C88">
        <w:trPr>
          <w:trHeight w:val="290"/>
        </w:trPr>
        <w:tc>
          <w:tcPr>
            <w:tcW w:w="1080" w:type="dxa"/>
            <w:tcBorders>
              <w:top w:val="nil"/>
              <w:left w:val="nil"/>
              <w:bottom w:val="nil"/>
              <w:right w:val="nil"/>
            </w:tcBorders>
            <w:shd w:val="clear" w:color="auto" w:fill="auto"/>
            <w:noWrap/>
            <w:vAlign w:val="bottom"/>
            <w:hideMark/>
          </w:tcPr>
          <w:p w14:paraId="0A100377" w14:textId="77777777" w:rsidR="00310C88" w:rsidRPr="00310C88" w:rsidRDefault="00310C88" w:rsidP="00310C88">
            <w:pPr>
              <w:spacing w:after="0" w:line="240" w:lineRule="auto"/>
              <w:jc w:val="center"/>
              <w:rPr>
                <w:rFonts w:ascii="Calibri" w:eastAsia="Times New Roman" w:hAnsi="Calibri" w:cs="Calibri"/>
                <w:color w:val="000000"/>
              </w:rPr>
            </w:pPr>
            <w:r w:rsidRPr="00310C88">
              <w:rPr>
                <w:rFonts w:ascii="Calibri" w:eastAsia="Times New Roman" w:hAnsi="Calibri" w:cs="Calibri"/>
                <w:color w:val="000000"/>
              </w:rPr>
              <w:t>2022</w:t>
            </w:r>
          </w:p>
        </w:tc>
        <w:tc>
          <w:tcPr>
            <w:tcW w:w="1183" w:type="dxa"/>
            <w:tcBorders>
              <w:top w:val="nil"/>
              <w:left w:val="nil"/>
              <w:bottom w:val="nil"/>
              <w:right w:val="nil"/>
            </w:tcBorders>
            <w:shd w:val="clear" w:color="auto" w:fill="auto"/>
            <w:noWrap/>
            <w:vAlign w:val="bottom"/>
            <w:hideMark/>
          </w:tcPr>
          <w:p w14:paraId="2361985E" w14:textId="77777777" w:rsidR="00310C88" w:rsidRPr="00310C88" w:rsidRDefault="00310C88" w:rsidP="00310C88">
            <w:pPr>
              <w:spacing w:after="0" w:line="240" w:lineRule="auto"/>
              <w:jc w:val="center"/>
              <w:rPr>
                <w:rFonts w:ascii="Calibri" w:eastAsia="Times New Roman" w:hAnsi="Calibri" w:cs="Calibri"/>
                <w:color w:val="000000"/>
              </w:rPr>
            </w:pPr>
            <w:r w:rsidRPr="00310C88">
              <w:rPr>
                <w:rFonts w:ascii="Calibri" w:eastAsia="Times New Roman" w:hAnsi="Calibri" w:cs="Calibri"/>
                <w:color w:val="000000"/>
              </w:rPr>
              <w:t>Feb. 9</w:t>
            </w:r>
          </w:p>
        </w:tc>
        <w:tc>
          <w:tcPr>
            <w:tcW w:w="1137" w:type="dxa"/>
            <w:tcBorders>
              <w:top w:val="nil"/>
              <w:left w:val="nil"/>
              <w:bottom w:val="nil"/>
              <w:right w:val="nil"/>
            </w:tcBorders>
            <w:shd w:val="clear" w:color="auto" w:fill="auto"/>
            <w:noWrap/>
            <w:vAlign w:val="bottom"/>
            <w:hideMark/>
          </w:tcPr>
          <w:p w14:paraId="721F0119" w14:textId="77777777" w:rsidR="00310C88" w:rsidRPr="00310C88" w:rsidRDefault="00310C88" w:rsidP="00310C88">
            <w:pPr>
              <w:spacing w:after="0" w:line="240" w:lineRule="auto"/>
              <w:jc w:val="center"/>
              <w:rPr>
                <w:rFonts w:ascii="Calibri" w:eastAsia="Times New Roman" w:hAnsi="Calibri" w:cs="Calibri"/>
                <w:color w:val="000000"/>
              </w:rPr>
            </w:pPr>
            <w:r w:rsidRPr="00310C88">
              <w:rPr>
                <w:rFonts w:ascii="Calibri" w:eastAsia="Times New Roman" w:hAnsi="Calibri" w:cs="Calibri"/>
                <w:color w:val="000000"/>
              </w:rPr>
              <w:t>Jun. 25</w:t>
            </w:r>
          </w:p>
        </w:tc>
        <w:tc>
          <w:tcPr>
            <w:tcW w:w="1295" w:type="dxa"/>
            <w:tcBorders>
              <w:top w:val="nil"/>
              <w:left w:val="nil"/>
              <w:bottom w:val="nil"/>
              <w:right w:val="nil"/>
            </w:tcBorders>
            <w:shd w:val="clear" w:color="auto" w:fill="auto"/>
            <w:noWrap/>
            <w:vAlign w:val="bottom"/>
            <w:hideMark/>
          </w:tcPr>
          <w:p w14:paraId="2A7A09B4" w14:textId="77777777" w:rsidR="00310C88" w:rsidRPr="00310C88" w:rsidRDefault="00310C88" w:rsidP="00310C88">
            <w:pPr>
              <w:spacing w:after="0" w:line="240" w:lineRule="auto"/>
              <w:jc w:val="center"/>
              <w:rPr>
                <w:rFonts w:ascii="Calibri" w:eastAsia="Times New Roman" w:hAnsi="Calibri" w:cs="Calibri"/>
                <w:color w:val="000000"/>
              </w:rPr>
            </w:pPr>
            <w:commentRangeStart w:id="15"/>
            <w:r w:rsidRPr="00310C88">
              <w:rPr>
                <w:rFonts w:ascii="Calibri" w:eastAsia="Times New Roman" w:hAnsi="Calibri" w:cs="Calibri"/>
                <w:color w:val="000000"/>
              </w:rPr>
              <w:t>Feb. 9</w:t>
            </w:r>
            <w:commentRangeEnd w:id="15"/>
            <w:r w:rsidR="00D949AA">
              <w:rPr>
                <w:rStyle w:val="CommentReference"/>
              </w:rPr>
              <w:commentReference w:id="15"/>
            </w:r>
          </w:p>
        </w:tc>
        <w:tc>
          <w:tcPr>
            <w:tcW w:w="1245" w:type="dxa"/>
            <w:tcBorders>
              <w:top w:val="nil"/>
              <w:left w:val="nil"/>
              <w:bottom w:val="nil"/>
              <w:right w:val="nil"/>
            </w:tcBorders>
            <w:shd w:val="clear" w:color="auto" w:fill="auto"/>
            <w:noWrap/>
            <w:vAlign w:val="bottom"/>
            <w:hideMark/>
          </w:tcPr>
          <w:p w14:paraId="26D30E57" w14:textId="45F0FD01" w:rsidR="00310C88" w:rsidRPr="004E5DE0" w:rsidRDefault="004E5DE0" w:rsidP="00310C88">
            <w:pPr>
              <w:spacing w:after="0" w:line="240" w:lineRule="auto"/>
              <w:jc w:val="center"/>
              <w:rPr>
                <w:rFonts w:ascii="Calibri" w:eastAsia="Times New Roman" w:hAnsi="Calibri" w:cs="Calibri"/>
              </w:rPr>
            </w:pPr>
            <w:r w:rsidRPr="004E5DE0">
              <w:rPr>
                <w:rFonts w:ascii="Calibri" w:eastAsia="Times New Roman" w:hAnsi="Calibri" w:cs="Calibri"/>
              </w:rPr>
              <w:t>May 30</w:t>
            </w:r>
          </w:p>
        </w:tc>
      </w:tr>
    </w:tbl>
    <w:p w14:paraId="03E84E21" w14:textId="77777777" w:rsidR="00310C88" w:rsidRPr="00F35142" w:rsidRDefault="00310C88"/>
    <w:p w14:paraId="7331A6FC" w14:textId="04787279" w:rsidR="00D16EA0" w:rsidRPr="00310C88" w:rsidRDefault="00310C88">
      <w:pPr>
        <w:rPr>
          <w:b/>
          <w:color w:val="FF0000"/>
        </w:rPr>
      </w:pPr>
      <w:r>
        <w:rPr>
          <w:b/>
          <w:color w:val="FF0000"/>
        </w:rPr>
        <w:t xml:space="preserve">Figure 4- </w:t>
      </w:r>
      <w:r w:rsidR="00386C06" w:rsidRPr="00310C88">
        <w:rPr>
          <w:b/>
          <w:color w:val="FF0000"/>
        </w:rPr>
        <w:t>Kevin’s figure of yellow and purple sonar operations</w:t>
      </w:r>
      <w:r w:rsidR="00F71180" w:rsidRPr="00310C88">
        <w:rPr>
          <w:b/>
          <w:color w:val="FF0000"/>
        </w:rPr>
        <w:t xml:space="preserve"> by day and by hour</w:t>
      </w:r>
      <w:r w:rsidR="00386C06" w:rsidRPr="00310C88">
        <w:rPr>
          <w:b/>
          <w:color w:val="FF0000"/>
        </w:rPr>
        <w:t xml:space="preserve">. Suggest adding a </w:t>
      </w:r>
      <w:r>
        <w:rPr>
          <w:b/>
          <w:color w:val="FF0000"/>
        </w:rPr>
        <w:t>red line/block</w:t>
      </w:r>
      <w:r w:rsidR="00386C06" w:rsidRPr="00310C88">
        <w:rPr>
          <w:b/>
          <w:color w:val="FF0000"/>
        </w:rPr>
        <w:t xml:space="preserve"> around the period that we are calling the “steelhead season.” </w:t>
      </w:r>
    </w:p>
    <w:p w14:paraId="2F546223" w14:textId="2B8685B9" w:rsidR="00D97D08" w:rsidRDefault="00D97D08">
      <w:r w:rsidRPr="00D97D08">
        <w:rPr>
          <w:b/>
        </w:rPr>
        <w:t xml:space="preserve">Figure </w:t>
      </w:r>
      <w:r w:rsidR="00386C06">
        <w:rPr>
          <w:b/>
          <w:noProof/>
        </w:rPr>
        <w:t>4</w:t>
      </w:r>
      <w:r w:rsidRPr="008568CD">
        <w:t xml:space="preserve"> </w:t>
      </w:r>
      <w:r w:rsidR="00386C06">
        <w:t>SONAR operations</w:t>
      </w:r>
      <w:r w:rsidR="00F71180">
        <w:t xml:space="preserve"> by day and hour,</w:t>
      </w:r>
      <w:r w:rsidR="00386C06">
        <w:t xml:space="preserve"> 2018-2022. Yellow indicates period</w:t>
      </w:r>
      <w:r w:rsidR="00F71180">
        <w:t>s</w:t>
      </w:r>
      <w:r w:rsidR="00386C06">
        <w:t xml:space="preserve"> </w:t>
      </w:r>
      <w:r w:rsidR="00F71180">
        <w:t>the SONAR operated</w:t>
      </w:r>
      <w:r w:rsidR="00386C06">
        <w:t xml:space="preserve">, and purple indicates </w:t>
      </w:r>
      <w:r w:rsidR="00F71180">
        <w:t>periods the SONAR was not operating.</w:t>
      </w:r>
      <w:r w:rsidR="00310C88">
        <w:t xml:space="preserve"> The red rectangles show the period of steelhead migration. </w:t>
      </w:r>
    </w:p>
    <w:p w14:paraId="62C4DEE0" w14:textId="4C4A0CB5" w:rsidR="00E87B7F" w:rsidRPr="00E87B7F" w:rsidRDefault="00E87B7F">
      <w:pPr>
        <w:rPr>
          <w:b/>
          <w:bCs/>
          <w:color w:val="FF0000"/>
        </w:rPr>
      </w:pPr>
      <w:r w:rsidRPr="00E87B7F">
        <w:rPr>
          <w:b/>
          <w:bCs/>
          <w:color w:val="FF0000"/>
        </w:rPr>
        <w:t>Table 2. Kevin’s table of missing data at hour, 6-hr period, day for each year</w:t>
      </w:r>
    </w:p>
    <w:p w14:paraId="42714CA3" w14:textId="77777777" w:rsidR="00C27F29" w:rsidRDefault="00C27F29" w:rsidP="00C27F29">
      <w:pPr>
        <w:pStyle w:val="Heading2"/>
      </w:pPr>
    </w:p>
    <w:p w14:paraId="08E42523" w14:textId="16F17B89" w:rsidR="00A637FA" w:rsidRDefault="00C27F29" w:rsidP="00C27F29">
      <w:pPr>
        <w:pStyle w:val="Heading2"/>
      </w:pPr>
      <w:r>
        <w:t>Species composition</w:t>
      </w:r>
      <w:r w:rsidR="008F3C75">
        <w:t xml:space="preserve"> sampling</w:t>
      </w:r>
    </w:p>
    <w:p w14:paraId="6DB7ACDB" w14:textId="664F6E18" w:rsidR="008F3C75" w:rsidRDefault="008F3C75">
      <w:r>
        <w:t xml:space="preserve">Species composition sampling was conducted </w:t>
      </w:r>
      <w:r w:rsidR="00763DFE">
        <w:t xml:space="preserve">weekly, as river conditions allowed, during the period of SONAR operations in 2021 and 2022. </w:t>
      </w:r>
      <w:r w:rsidR="008B6793">
        <w:t xml:space="preserve">A fine monofilament gill net 36 feet wide by 8 feet deep with a </w:t>
      </w:r>
      <w:r w:rsidR="00BB24C4">
        <w:t>2-inch</w:t>
      </w:r>
      <w:r w:rsidR="008B6793">
        <w:t xml:space="preserve"> mesh (4</w:t>
      </w:r>
      <w:r w:rsidR="00BB24C4">
        <w:t>-</w:t>
      </w:r>
      <w:r w:rsidR="008B6793">
        <w:t>inch stretch) was drifted through all sampleable habitat in the lower river from RM 3.3 to RM 0.5 (2021) or RM 0.8 (2022). Encountered fish were removed immediately</w:t>
      </w:r>
      <w:r w:rsidR="00BB24C4">
        <w:t xml:space="preserve"> from the net</w:t>
      </w:r>
      <w:r w:rsidR="008B6793">
        <w:t xml:space="preserve">, sedated in a solution of </w:t>
      </w:r>
      <w:r w:rsidR="00BB24C4">
        <w:t>tricaine mesylate (</w:t>
      </w:r>
      <w:r w:rsidR="008B6793">
        <w:t>MS-222</w:t>
      </w:r>
      <w:r w:rsidR="00BB24C4">
        <w:t>)</w:t>
      </w:r>
      <w:r w:rsidR="008B6793">
        <w:t xml:space="preserve">, and sampled for species, </w:t>
      </w:r>
      <w:r w:rsidR="00BB24C4">
        <w:t xml:space="preserve">origin, </w:t>
      </w:r>
      <w:r w:rsidR="008B6793">
        <w:t>length,</w:t>
      </w:r>
      <w:r w:rsidR="00BB24C4">
        <w:t xml:space="preserve"> gender, scales, and DNA. Captured steelhead were assessed for </w:t>
      </w:r>
      <w:proofErr w:type="spellStart"/>
      <w:r w:rsidR="00BB24C4">
        <w:t>kelt</w:t>
      </w:r>
      <w:proofErr w:type="spellEnd"/>
      <w:r w:rsidR="00BB24C4">
        <w:t xml:space="preserve"> status</w:t>
      </w:r>
      <w:r w:rsidR="00E87B7F">
        <w:t>.</w:t>
      </w:r>
      <w:r w:rsidR="00BB24C4">
        <w:t xml:space="preserve"> </w:t>
      </w:r>
    </w:p>
    <w:p w14:paraId="35CF33CB" w14:textId="6F3069FE" w:rsidR="004276FE" w:rsidRDefault="00B9703F">
      <w:r>
        <w:t>No regular species composition sampling was conducted in</w:t>
      </w:r>
      <w:r w:rsidR="00763DFE">
        <w:t xml:space="preserve"> 2018,</w:t>
      </w:r>
      <w:r>
        <w:t xml:space="preserve"> 2019</w:t>
      </w:r>
      <w:r w:rsidR="00763DFE">
        <w:t>, or 2020</w:t>
      </w:r>
      <w:r>
        <w:t xml:space="preserve">. </w:t>
      </w:r>
      <w:r w:rsidR="00763DFE">
        <w:t>In 2019, t</w:t>
      </w:r>
      <w:r>
        <w:t>hree sampling efforts targeting bull trout were conducted once per week in June at sites throughout the Dungeness and Gray Wolf rivers</w:t>
      </w:r>
      <w:r w:rsidR="00881F3E">
        <w:t>.</w:t>
      </w:r>
    </w:p>
    <w:p w14:paraId="3E1C2337" w14:textId="77777777" w:rsidR="00B9703F" w:rsidRDefault="00B9703F">
      <w:pPr>
        <w:rPr>
          <w:i/>
        </w:rPr>
      </w:pPr>
    </w:p>
    <w:p w14:paraId="040F9054" w14:textId="62F3CD69" w:rsidR="00230CBE" w:rsidRPr="00F35142" w:rsidRDefault="00F35142" w:rsidP="00B9703F">
      <w:pPr>
        <w:pStyle w:val="Heading2"/>
      </w:pPr>
      <w:r>
        <w:lastRenderedPageBreak/>
        <w:t>Data processing</w:t>
      </w:r>
    </w:p>
    <w:p w14:paraId="7159ABC5" w14:textId="55BCB659" w:rsidR="00DA1426" w:rsidRDefault="00BB24C4">
      <w:commentRangeStart w:id="16"/>
      <w:r>
        <w:t>In 2018 all 30-minute files (2 per hour, 48 per day) were processed and reviewed for fish migration. We were unable to complete review of the imagery during the 2018 SONAR season</w:t>
      </w:r>
      <w:commentRangeEnd w:id="16"/>
      <w:r w:rsidR="00F421B2">
        <w:rPr>
          <w:rStyle w:val="CommentReference"/>
        </w:rPr>
        <w:commentReference w:id="16"/>
      </w:r>
      <w:r>
        <w:t>, and in 2019 we initiated a subsampling scheme to enable the project team to complete review of the entire period of steelhead passage. In 2019- 2022 t</w:t>
      </w:r>
      <w:r w:rsidR="00772842">
        <w:t xml:space="preserve">he first 30 minutes of each hour were processed and reviewed for fish migration. </w:t>
      </w:r>
      <w:r>
        <w:t>A subset of</w:t>
      </w:r>
      <w:r w:rsidR="00DB25D6">
        <w:t xml:space="preserve"> </w:t>
      </w:r>
      <w:r>
        <w:t xml:space="preserve">days </w:t>
      </w:r>
      <w:r w:rsidR="00E87B7F">
        <w:t>was</w:t>
      </w:r>
      <w:r w:rsidR="00772842">
        <w:t xml:space="preserve"> fully reviewed (60 minutes of each hour) to compare fish migration with subsampled</w:t>
      </w:r>
      <w:r w:rsidR="00DA1426">
        <w:t xml:space="preserve"> data</w:t>
      </w:r>
      <w:r w:rsidR="00772842">
        <w:t xml:space="preserve"> (</w:t>
      </w:r>
      <w:r>
        <w:t xml:space="preserve">first </w:t>
      </w:r>
      <w:r w:rsidR="00772842">
        <w:t>30 minutes of each hour)</w:t>
      </w:r>
      <w:r w:rsidR="00DA1426">
        <w:t xml:space="preserve">. </w:t>
      </w:r>
      <w:commentRangeStart w:id="17"/>
      <w:r w:rsidR="00DA1426">
        <w:t xml:space="preserve">Another subset of days was </w:t>
      </w:r>
      <w:r w:rsidR="00E87B7F">
        <w:t>double,</w:t>
      </w:r>
      <w:r w:rsidR="00DA1426">
        <w:t xml:space="preserve"> or triple</w:t>
      </w:r>
      <w:ins w:id="18" w:author="See, Kevin (DFW)" w:date="2023-06-01T09:45:00Z">
        <w:r w:rsidR="00E93047">
          <w:t>,</w:t>
        </w:r>
      </w:ins>
      <w:r w:rsidR="00DA1426">
        <w:t xml:space="preserve"> reviewed to compare fish counts and lengths among each year’s 2 or 3 data reviewers. </w:t>
      </w:r>
      <w:commentRangeEnd w:id="17"/>
      <w:r w:rsidR="00DA1426">
        <w:rPr>
          <w:rStyle w:val="CommentReference"/>
        </w:rPr>
        <w:commentReference w:id="17"/>
      </w:r>
    </w:p>
    <w:p w14:paraId="55D7F718" w14:textId="45BCA6D9" w:rsidR="00F35142" w:rsidRDefault="00772842">
      <w:r>
        <w:t xml:space="preserve">Each reviewed imagery file was processed using Sound Metric’s proprietary software </w:t>
      </w:r>
      <w:proofErr w:type="spellStart"/>
      <w:r>
        <w:t>ARISFish</w:t>
      </w:r>
      <w:proofErr w:type="spellEnd"/>
      <w:r>
        <w:t xml:space="preserve"> (v2.6.3</w:t>
      </w:r>
      <w:r w:rsidR="00DA1426">
        <w:t xml:space="preserve"> – v2.8.0</w:t>
      </w:r>
      <w:r>
        <w:t xml:space="preserve">). </w:t>
      </w:r>
      <w:r w:rsidR="000836F4">
        <w:t xml:space="preserve">First, raw image files were background subtracted, which removed static objects from the image so that only objects in motion are shown. Then, an echogram was created, which transformed the image into a graph of distance (y-axis) and time (x-axis), so that objects in motion appeared as white “tracks.” The echogram enabled the data reviewer to quickly navigate to parts of the image file that contained objects that could be migrating fish. These tracks were then manually viewed alongside the raw image file to determine if the object was a fish to be further </w:t>
      </w:r>
      <w:commentRangeStart w:id="19"/>
      <w:r w:rsidR="000836F4">
        <w:t>investigated</w:t>
      </w:r>
      <w:commentRangeEnd w:id="19"/>
      <w:r w:rsidR="00681CA6">
        <w:rPr>
          <w:rStyle w:val="CommentReference"/>
        </w:rPr>
        <w:commentReference w:id="19"/>
      </w:r>
      <w:r w:rsidR="000836F4">
        <w:t xml:space="preserve">. </w:t>
      </w:r>
    </w:p>
    <w:p w14:paraId="7AFCCBA1" w14:textId="78A07AE6" w:rsidR="008429DB" w:rsidRDefault="008429DB">
      <w:r>
        <w:t xml:space="preserve">Fish greater or equal to 45 </w:t>
      </w:r>
      <w:r w:rsidR="00BE59D6">
        <w:t>centimeters (</w:t>
      </w:r>
      <w:r>
        <w:t>cm</w:t>
      </w:r>
      <w:r w:rsidR="00BE59D6">
        <w:t>)</w:t>
      </w:r>
      <w:r>
        <w:t xml:space="preserve"> were measured, marked, and counted using the </w:t>
      </w:r>
      <w:proofErr w:type="spellStart"/>
      <w:r>
        <w:t>ARISFish</w:t>
      </w:r>
      <w:proofErr w:type="spellEnd"/>
      <w:r>
        <w:t xml:space="preserve"> software. Forty-five cm was determined to be the minimum length of a potential steelhead, based on captures of steelhead during sampling in the Dungeness River 2014</w:t>
      </w:r>
      <w:r w:rsidR="004A7BF2">
        <w:t xml:space="preserve">, 2015, and </w:t>
      </w:r>
      <w:r>
        <w:t xml:space="preserve">2017 by the Jamestown S’Klallam Tribe </w:t>
      </w:r>
      <w:r w:rsidR="004A7BF2">
        <w:t xml:space="preserve">(JSK) </w:t>
      </w:r>
      <w:r>
        <w:t xml:space="preserve">(unpublished data, C. Burns). Only fish that completely moved through the SONAR beams were counted; fish that nosed in and out or did not completely move from one side of the beams to the other were not counted. </w:t>
      </w:r>
      <w:r w:rsidR="00DC1FEE">
        <w:t xml:space="preserve">For each fish counted </w:t>
      </w:r>
      <w:r w:rsidR="00BD0603">
        <w:t>the following data were</w:t>
      </w:r>
      <w:r w:rsidR="00DC1FEE">
        <w:t xml:space="preserve"> recorded:</w:t>
      </w:r>
    </w:p>
    <w:p w14:paraId="0F5C55C7" w14:textId="6264B51F" w:rsidR="00DC1FEE" w:rsidRDefault="00DC1FEE" w:rsidP="00DC1FEE">
      <w:pPr>
        <w:pStyle w:val="ListParagraph"/>
        <w:numPr>
          <w:ilvl w:val="0"/>
          <w:numId w:val="1"/>
        </w:numPr>
      </w:pPr>
      <w:r>
        <w:t>Date</w:t>
      </w:r>
    </w:p>
    <w:p w14:paraId="4C8555AE" w14:textId="6F00248E" w:rsidR="00DC1FEE" w:rsidRDefault="00DC1FEE" w:rsidP="00DC1FEE">
      <w:pPr>
        <w:pStyle w:val="ListParagraph"/>
        <w:numPr>
          <w:ilvl w:val="0"/>
          <w:numId w:val="1"/>
        </w:numPr>
      </w:pPr>
      <w:r>
        <w:t xml:space="preserve">Hour of the </w:t>
      </w:r>
      <w:r w:rsidR="007E7168">
        <w:t xml:space="preserve">30-minute </w:t>
      </w:r>
      <w:r w:rsidR="00BE59D6">
        <w:t xml:space="preserve">image </w:t>
      </w:r>
      <w:r>
        <w:t>file (</w:t>
      </w:r>
      <w:r w:rsidR="00BE59D6">
        <w:t xml:space="preserve">e.g., </w:t>
      </w:r>
      <w:r>
        <w:t>14:00</w:t>
      </w:r>
      <w:r w:rsidR="007E7168">
        <w:t>, 14:30</w:t>
      </w:r>
      <w:r>
        <w:t>)</w:t>
      </w:r>
    </w:p>
    <w:p w14:paraId="65C59744" w14:textId="399906BE" w:rsidR="00DC1FEE" w:rsidRDefault="00DC1FEE" w:rsidP="00DC1FEE">
      <w:pPr>
        <w:pStyle w:val="ListParagraph"/>
        <w:numPr>
          <w:ilvl w:val="0"/>
          <w:numId w:val="1"/>
        </w:numPr>
      </w:pPr>
      <w:r>
        <w:t>Time</w:t>
      </w:r>
      <w:r w:rsidR="00BE59D6">
        <w:t xml:space="preserve"> </w:t>
      </w:r>
    </w:p>
    <w:p w14:paraId="2C3D2CB0" w14:textId="5D5AF02E" w:rsidR="00BE59D6" w:rsidRDefault="00BE59D6" w:rsidP="00DC1FEE">
      <w:pPr>
        <w:pStyle w:val="ListParagraph"/>
        <w:numPr>
          <w:ilvl w:val="0"/>
          <w:numId w:val="1"/>
        </w:numPr>
      </w:pPr>
      <w:r>
        <w:t>Frame</w:t>
      </w:r>
    </w:p>
    <w:p w14:paraId="2DA10A7C" w14:textId="4947DDEB" w:rsidR="00BE59D6" w:rsidRDefault="00BE59D6" w:rsidP="00DC1FEE">
      <w:pPr>
        <w:pStyle w:val="ListParagraph"/>
        <w:numPr>
          <w:ilvl w:val="0"/>
          <w:numId w:val="1"/>
        </w:numPr>
      </w:pPr>
      <w:r>
        <w:t>Direction of travel (upstream or downstream)</w:t>
      </w:r>
    </w:p>
    <w:p w14:paraId="65196406" w14:textId="4759F760" w:rsidR="00BE59D6" w:rsidRDefault="00BE59D6" w:rsidP="00DC1FEE">
      <w:pPr>
        <w:pStyle w:val="ListParagraph"/>
        <w:numPr>
          <w:ilvl w:val="0"/>
          <w:numId w:val="1"/>
        </w:numPr>
      </w:pPr>
      <w:r>
        <w:t>Range (distance from the SONAR)</w:t>
      </w:r>
    </w:p>
    <w:p w14:paraId="6173FF81" w14:textId="1BBF4716" w:rsidR="00BE59D6" w:rsidRDefault="00BE59D6" w:rsidP="00DC1FEE">
      <w:pPr>
        <w:pStyle w:val="ListParagraph"/>
        <w:numPr>
          <w:ilvl w:val="0"/>
          <w:numId w:val="1"/>
        </w:numPr>
      </w:pPr>
      <w:r>
        <w:t>Length of the fish in cm</w:t>
      </w:r>
    </w:p>
    <w:p w14:paraId="1416DCFA" w14:textId="3ED5139F" w:rsidR="00BE59D6" w:rsidRDefault="00BE59D6" w:rsidP="00DC1FEE">
      <w:pPr>
        <w:pStyle w:val="ListParagraph"/>
        <w:numPr>
          <w:ilvl w:val="0"/>
          <w:numId w:val="1"/>
        </w:numPr>
      </w:pPr>
      <w:r>
        <w:t>Data reviewer confidence (1</w:t>
      </w:r>
      <w:ins w:id="20" w:author="See, Kevin (DFW)" w:date="2023-06-01T09:46:00Z">
        <w:r w:rsidR="009B4A50">
          <w:t xml:space="preserve"> </w:t>
        </w:r>
      </w:ins>
      <w:r>
        <w:t xml:space="preserve">= extremely confident that the object counted is a fish </w:t>
      </w:r>
      <w:r>
        <w:rPr>
          <w:rFonts w:cstheme="minorHAnsi"/>
        </w:rPr>
        <w:t xml:space="preserve">≥ </w:t>
      </w:r>
      <w:r>
        <w:t>45 cm, 2</w:t>
      </w:r>
      <w:ins w:id="21" w:author="See, Kevin (DFW)" w:date="2023-06-01T09:46:00Z">
        <w:r w:rsidR="009B4A50">
          <w:t xml:space="preserve"> </w:t>
        </w:r>
      </w:ins>
      <w:r>
        <w:t xml:space="preserve">= somewhat confident that the object is a fish </w:t>
      </w:r>
      <w:r>
        <w:rPr>
          <w:rFonts w:cstheme="minorHAnsi"/>
        </w:rPr>
        <w:t xml:space="preserve">≥ </w:t>
      </w:r>
      <w:r>
        <w:t>45 cm, 3</w:t>
      </w:r>
      <w:ins w:id="22" w:author="See, Kevin (DFW)" w:date="2023-06-01T09:46:00Z">
        <w:r w:rsidR="009B4A50">
          <w:t xml:space="preserve"> </w:t>
        </w:r>
      </w:ins>
      <w:r>
        <w:t>= object of interest)</w:t>
      </w:r>
    </w:p>
    <w:p w14:paraId="5A59CD56" w14:textId="678DBB3F" w:rsidR="00B9703F" w:rsidRDefault="00BE59D6">
      <w:r>
        <w:t>If no fish were observed in the 30-minute image file, a line of data with “NO FISH”</w:t>
      </w:r>
      <w:r w:rsidR="00BD0603">
        <w:t xml:space="preserve"> was recorded</w:t>
      </w:r>
      <w:r>
        <w:t xml:space="preserve"> to indicate that the file was reviewed for fish, but no fish </w:t>
      </w:r>
      <w:r>
        <w:rPr>
          <w:rFonts w:cstheme="minorHAnsi"/>
        </w:rPr>
        <w:t xml:space="preserve">≥ </w:t>
      </w:r>
      <w:r>
        <w:t>45 cm were present. Marked fish were automatically saved within the image file for later error checking; data were also recorded within a</w:t>
      </w:r>
      <w:r w:rsidR="0028001B">
        <w:t xml:space="preserve">n </w:t>
      </w:r>
      <w:r>
        <w:t>Excel spreadsheet for data</w:t>
      </w:r>
      <w:r w:rsidR="00DD6A92">
        <w:t xml:space="preserve"> summarization and</w:t>
      </w:r>
      <w:r>
        <w:t xml:space="preserve"> analysis. </w:t>
      </w:r>
    </w:p>
    <w:p w14:paraId="435552FA" w14:textId="77777777" w:rsidR="003E0540" w:rsidRPr="00B9703F" w:rsidRDefault="003E0540"/>
    <w:p w14:paraId="1BB28E64" w14:textId="60D8B9CF" w:rsidR="005F0367" w:rsidRDefault="00965A37" w:rsidP="005F0367">
      <w:pPr>
        <w:pStyle w:val="Heading2"/>
      </w:pPr>
      <w:r>
        <w:t>Abundance</w:t>
      </w:r>
      <w:r w:rsidR="007E7168">
        <w:t xml:space="preserve"> estimation</w:t>
      </w:r>
    </w:p>
    <w:p w14:paraId="4D315792" w14:textId="0DBE36D0" w:rsidR="00DA1755" w:rsidRDefault="00A637FA" w:rsidP="004C59D0">
      <w:r>
        <w:t xml:space="preserve">SONAR fish targets that were </w:t>
      </w:r>
      <w:r>
        <w:rPr>
          <w:rFonts w:cstheme="minorHAnsi"/>
        </w:rPr>
        <w:t xml:space="preserve">≥ </w:t>
      </w:r>
      <w:r>
        <w:t>4</w:t>
      </w:r>
      <w:r w:rsidR="000F311B">
        <w:t>5</w:t>
      </w:r>
      <w:r>
        <w:t xml:space="preserve"> cm, moved completely through the SONAR beams (direction of travel = upstream or downstream), and had a data reviewer confidence = 1 were included in the final fish counts and </w:t>
      </w:r>
      <w:r w:rsidR="00DA1426">
        <w:t xml:space="preserve">abundance </w:t>
      </w:r>
      <w:r>
        <w:t xml:space="preserve">estimate. </w:t>
      </w:r>
    </w:p>
    <w:p w14:paraId="167752DD" w14:textId="54D4DBE9" w:rsidR="00DA1426" w:rsidRDefault="00DA1426" w:rsidP="00DA1426">
      <w:pPr>
        <w:pStyle w:val="Heading3"/>
      </w:pPr>
      <w:r>
        <w:lastRenderedPageBreak/>
        <w:t>Extrapolating subsampled data</w:t>
      </w:r>
    </w:p>
    <w:p w14:paraId="3BA83BB6" w14:textId="77777777" w:rsidR="00DB25D6" w:rsidRDefault="00DB25D6" w:rsidP="00DB25D6">
      <w:pPr>
        <w:pStyle w:val="Heading3"/>
      </w:pPr>
      <w:r>
        <w:t>Apportioning fish counts to species</w:t>
      </w:r>
    </w:p>
    <w:p w14:paraId="59589DBD" w14:textId="35BC9799" w:rsidR="00DA1426" w:rsidRDefault="00DA1426" w:rsidP="00DA1426">
      <w:pPr>
        <w:pStyle w:val="Heading3"/>
      </w:pPr>
      <w:r>
        <w:t>Accounting for missing data</w:t>
      </w:r>
    </w:p>
    <w:p w14:paraId="1F10966F" w14:textId="48062ACC" w:rsidR="00E87B7F" w:rsidRDefault="00E87B7F" w:rsidP="00E87B7F">
      <w:r>
        <w:tab/>
        <w:t>Partial data</w:t>
      </w:r>
    </w:p>
    <w:p w14:paraId="2FA49C57" w14:textId="34D06011" w:rsidR="00E87B7F" w:rsidRPr="00E87B7F" w:rsidRDefault="00E87B7F" w:rsidP="00E87B7F">
      <w:r>
        <w:tab/>
        <w:t>Outages</w:t>
      </w:r>
    </w:p>
    <w:p w14:paraId="32B206A2" w14:textId="3E32CD54" w:rsidR="00DA1426" w:rsidRDefault="00DA1426" w:rsidP="00C715DA">
      <w:pPr>
        <w:pStyle w:val="Heading3"/>
      </w:pPr>
      <w:r>
        <w:t xml:space="preserve">Adjusting for </w:t>
      </w:r>
      <w:proofErr w:type="spellStart"/>
      <w:r>
        <w:t>kelts</w:t>
      </w:r>
      <w:proofErr w:type="spellEnd"/>
    </w:p>
    <w:p w14:paraId="4A1AA8DB" w14:textId="047914DC" w:rsidR="004A7BF2" w:rsidRPr="004A7BF2" w:rsidRDefault="00DA1426" w:rsidP="00DA1426">
      <w:pPr>
        <w:pStyle w:val="Heading3"/>
      </w:pPr>
      <w:r>
        <w:t>Accounting for data reviewer bias</w:t>
      </w:r>
    </w:p>
    <w:p w14:paraId="458380BB" w14:textId="77777777" w:rsidR="00D856AA" w:rsidRDefault="00D856AA">
      <w:pPr>
        <w:rPr>
          <w:b/>
        </w:rPr>
      </w:pPr>
    </w:p>
    <w:p w14:paraId="6CEA99FF" w14:textId="3DD517A9" w:rsidR="0054729D" w:rsidRDefault="0054729D" w:rsidP="00B9703F">
      <w:pPr>
        <w:pStyle w:val="Heading1"/>
      </w:pPr>
      <w:r>
        <w:t xml:space="preserve">Results </w:t>
      </w:r>
    </w:p>
    <w:p w14:paraId="330A84D0" w14:textId="353118F4" w:rsidR="00D856AA" w:rsidRDefault="00D856AA" w:rsidP="003E0540">
      <w:pPr>
        <w:pStyle w:val="Heading2"/>
      </w:pPr>
      <w:r>
        <w:t>Fish migration</w:t>
      </w:r>
    </w:p>
    <w:p w14:paraId="3F15DD1A" w14:textId="47F8692D" w:rsidR="00425E52" w:rsidRDefault="003E0540" w:rsidP="00205CCA">
      <w:commentRangeStart w:id="23"/>
      <w:r>
        <w:t>Steelhead sized</w:t>
      </w:r>
      <w:r w:rsidR="00AC0CE3">
        <w:t xml:space="preserve"> </w:t>
      </w:r>
      <w:r>
        <w:t xml:space="preserve">fish were present immediately upon deployment of the SONAR </w:t>
      </w:r>
      <w:r w:rsidR="00881F3E">
        <w:t>in all years</w:t>
      </w:r>
      <w:r w:rsidR="00942EF0">
        <w:t>.</w:t>
      </w:r>
      <w:r w:rsidR="00881F3E">
        <w:t xml:space="preserve"> </w:t>
      </w:r>
      <w:r w:rsidR="00205CCA">
        <w:t>Net</w:t>
      </w:r>
      <w:r w:rsidR="00425E52">
        <w:t xml:space="preserve"> fish</w:t>
      </w:r>
      <w:r w:rsidR="00205CCA">
        <w:t xml:space="preserve"> </w:t>
      </w:r>
      <w:r w:rsidR="00425E52">
        <w:t>movement</w:t>
      </w:r>
      <w:r w:rsidR="00205CCA">
        <w:t xml:space="preserve"> was upstream over the course of the steelhead mig</w:t>
      </w:r>
      <w:r w:rsidR="00481121">
        <w:t>ration period</w:t>
      </w:r>
      <w:r w:rsidR="00425E52">
        <w:t>, and</w:t>
      </w:r>
      <w:r w:rsidR="00481121">
        <w:t xml:space="preserve"> daily net upstream counts peaked in </w:t>
      </w:r>
      <w:r w:rsidR="00E87B7F">
        <w:t xml:space="preserve">XX in most years </w:t>
      </w:r>
      <w:r w:rsidR="00481121">
        <w:t xml:space="preserve">(Figure 5). Beginning in </w:t>
      </w:r>
      <w:r w:rsidR="00E87B7F">
        <w:t>late April</w:t>
      </w:r>
      <w:r w:rsidR="00481121">
        <w:t>,</w:t>
      </w:r>
      <w:r w:rsidR="00425E52">
        <w:t xml:space="preserve"> net upstream movements decreased, and net </w:t>
      </w:r>
      <w:r w:rsidR="00537127">
        <w:t>downstream movements became more common</w:t>
      </w:r>
      <w:r w:rsidR="00425E52">
        <w:t xml:space="preserve">, suggesting steelhead were </w:t>
      </w:r>
      <w:proofErr w:type="spellStart"/>
      <w:r w:rsidR="00425E52">
        <w:t>kelting</w:t>
      </w:r>
      <w:proofErr w:type="spellEnd"/>
      <w:r w:rsidR="00425E52">
        <w:t>.</w:t>
      </w:r>
      <w:r w:rsidR="00481121">
        <w:t xml:space="preserve"> </w:t>
      </w:r>
      <w:commentRangeEnd w:id="23"/>
      <w:r w:rsidR="00E87B7F">
        <w:rPr>
          <w:rStyle w:val="CommentReference"/>
        </w:rPr>
        <w:commentReference w:id="23"/>
      </w:r>
    </w:p>
    <w:p w14:paraId="78600E5D" w14:textId="3C595D7E" w:rsidR="003E0540" w:rsidRPr="003E0540" w:rsidRDefault="00425E52" w:rsidP="003E0540">
      <w:r w:rsidRPr="00D97D08">
        <w:rPr>
          <w:b/>
        </w:rPr>
        <w:t xml:space="preserve">Figure </w:t>
      </w:r>
      <w:r>
        <w:rPr>
          <w:b/>
          <w:noProof/>
        </w:rPr>
        <w:t>5</w:t>
      </w:r>
      <w:r w:rsidRPr="008568CD">
        <w:t xml:space="preserve"> </w:t>
      </w:r>
      <w:r w:rsidR="00E87B7F" w:rsidRPr="006E52F0">
        <w:rPr>
          <w:color w:val="FF0000"/>
        </w:rPr>
        <w:t>Net upstream passage of fish</w:t>
      </w:r>
      <w:r w:rsidR="006E52F0" w:rsidRPr="006E52F0">
        <w:rPr>
          <w:color w:val="FF0000"/>
        </w:rPr>
        <w:t>……</w:t>
      </w:r>
    </w:p>
    <w:p w14:paraId="3174B734" w14:textId="77777777" w:rsidR="0026466B" w:rsidRDefault="0026466B" w:rsidP="00B9703F">
      <w:pPr>
        <w:pStyle w:val="Heading2"/>
      </w:pPr>
    </w:p>
    <w:p w14:paraId="0DFCE7CB" w14:textId="1F85037B" w:rsidR="008429DB" w:rsidRDefault="004E5DE0" w:rsidP="00B9703F">
      <w:pPr>
        <w:pStyle w:val="Heading2"/>
      </w:pPr>
      <w:r>
        <w:t>Species composition sampling</w:t>
      </w:r>
    </w:p>
    <w:p w14:paraId="5D9AEB38" w14:textId="2F7AAF6B" w:rsidR="00A637FA" w:rsidRPr="00C03E38" w:rsidRDefault="00C03E38" w:rsidP="00B119C3">
      <w:pPr>
        <w:rPr>
          <w:bCs/>
        </w:rPr>
      </w:pPr>
      <w:r>
        <w:rPr>
          <w:bCs/>
        </w:rPr>
        <w:t xml:space="preserve">Fourteen species composition sampling events were conducted between early February and late June in both 2021 and 2022. Steelhead and bull trout were encountered during sampling. </w:t>
      </w:r>
      <w:proofErr w:type="gramStart"/>
      <w:r>
        <w:rPr>
          <w:bCs/>
        </w:rPr>
        <w:t>The majority of</w:t>
      </w:r>
      <w:proofErr w:type="gramEnd"/>
      <w:r>
        <w:rPr>
          <w:bCs/>
        </w:rPr>
        <w:t xml:space="preserve"> captured steelhead were natural-origin; three hatchery-origin steelhead were captured in early April 2021, and four hatchery-origin steelhead were captured in 2022- three in mid- March and one in late May. Steelhead </w:t>
      </w:r>
      <w:proofErr w:type="spellStart"/>
      <w:r>
        <w:rPr>
          <w:bCs/>
        </w:rPr>
        <w:t>kelts</w:t>
      </w:r>
      <w:proofErr w:type="spellEnd"/>
      <w:r>
        <w:rPr>
          <w:bCs/>
        </w:rPr>
        <w:t xml:space="preserve"> were encountered starting in May 2022, and in early June 2021. </w:t>
      </w:r>
    </w:p>
    <w:p w14:paraId="4B1DC0BE" w14:textId="7F97C216" w:rsidR="00B119C3" w:rsidRDefault="00B119C3" w:rsidP="00B119C3">
      <w:pPr>
        <w:rPr>
          <w:szCs w:val="20"/>
        </w:rPr>
      </w:pPr>
      <w:r>
        <w:rPr>
          <w:b/>
        </w:rPr>
        <w:t>Table</w:t>
      </w:r>
      <w:r w:rsidRPr="00D97D08">
        <w:rPr>
          <w:b/>
        </w:rPr>
        <w:t xml:space="preserve"> </w:t>
      </w:r>
      <w:r w:rsidR="006E52F0">
        <w:rPr>
          <w:b/>
          <w:noProof/>
        </w:rPr>
        <w:t>3</w:t>
      </w:r>
      <w:r>
        <w:t xml:space="preserve"> </w:t>
      </w:r>
      <w:r w:rsidR="006E52F0">
        <w:rPr>
          <w:szCs w:val="20"/>
        </w:rPr>
        <w:t xml:space="preserve">Counts of species encountered during species composition sampling in the lower Dungeness River in 2021 and 2022. </w:t>
      </w:r>
    </w:p>
    <w:tbl>
      <w:tblPr>
        <w:tblStyle w:val="TableGrid"/>
        <w:tblW w:w="50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1255"/>
        <w:gridCol w:w="1170"/>
        <w:gridCol w:w="1350"/>
      </w:tblGrid>
      <w:tr w:rsidR="00A72F5B" w14:paraId="690653E2" w14:textId="77777777" w:rsidTr="00814D31">
        <w:trPr>
          <w:trHeight w:val="296"/>
        </w:trPr>
        <w:tc>
          <w:tcPr>
            <w:tcW w:w="1255" w:type="dxa"/>
            <w:tcBorders>
              <w:top w:val="single" w:sz="4" w:space="0" w:color="auto"/>
              <w:bottom w:val="single" w:sz="4" w:space="0" w:color="auto"/>
            </w:tcBorders>
            <w:vAlign w:val="center"/>
          </w:tcPr>
          <w:p w14:paraId="0AA689AB" w14:textId="0BF46F20" w:rsidR="00A72F5B" w:rsidRDefault="00A72F5B" w:rsidP="00814D31">
            <w:pPr>
              <w:jc w:val="center"/>
            </w:pPr>
            <w:r>
              <w:t>Year</w:t>
            </w:r>
          </w:p>
        </w:tc>
        <w:tc>
          <w:tcPr>
            <w:tcW w:w="1255" w:type="dxa"/>
            <w:tcBorders>
              <w:top w:val="single" w:sz="4" w:space="0" w:color="auto"/>
              <w:bottom w:val="single" w:sz="4" w:space="0" w:color="auto"/>
            </w:tcBorders>
            <w:vAlign w:val="center"/>
          </w:tcPr>
          <w:p w14:paraId="25B73CF7" w14:textId="3EEFA555" w:rsidR="00A72F5B" w:rsidRDefault="00A72F5B" w:rsidP="00814D31">
            <w:pPr>
              <w:jc w:val="center"/>
            </w:pPr>
            <w:r>
              <w:t>Date</w:t>
            </w:r>
          </w:p>
        </w:tc>
        <w:tc>
          <w:tcPr>
            <w:tcW w:w="1170" w:type="dxa"/>
            <w:tcBorders>
              <w:top w:val="single" w:sz="4" w:space="0" w:color="auto"/>
              <w:bottom w:val="single" w:sz="4" w:space="0" w:color="auto"/>
            </w:tcBorders>
            <w:vAlign w:val="center"/>
          </w:tcPr>
          <w:p w14:paraId="0A99FED4" w14:textId="52622E0D" w:rsidR="00A72F5B" w:rsidRDefault="00A72F5B" w:rsidP="00814D31">
            <w:pPr>
              <w:jc w:val="center"/>
            </w:pPr>
            <w:r>
              <w:t>Bull trout</w:t>
            </w:r>
          </w:p>
        </w:tc>
        <w:tc>
          <w:tcPr>
            <w:tcW w:w="1350" w:type="dxa"/>
            <w:tcBorders>
              <w:top w:val="single" w:sz="4" w:space="0" w:color="auto"/>
              <w:bottom w:val="single" w:sz="4" w:space="0" w:color="auto"/>
            </w:tcBorders>
            <w:vAlign w:val="center"/>
          </w:tcPr>
          <w:p w14:paraId="50D1BA86" w14:textId="62AD5D2B" w:rsidR="00A72F5B" w:rsidRDefault="00A72F5B" w:rsidP="00814D31">
            <w:pPr>
              <w:jc w:val="center"/>
            </w:pPr>
            <w:r>
              <w:t>Steelhead</w:t>
            </w:r>
          </w:p>
        </w:tc>
      </w:tr>
      <w:tr w:rsidR="00814D31" w14:paraId="4782F01A" w14:textId="77777777" w:rsidTr="00814D31">
        <w:trPr>
          <w:trHeight w:val="305"/>
        </w:trPr>
        <w:tc>
          <w:tcPr>
            <w:tcW w:w="1255" w:type="dxa"/>
            <w:vMerge w:val="restart"/>
            <w:tcBorders>
              <w:top w:val="single" w:sz="4" w:space="0" w:color="auto"/>
            </w:tcBorders>
            <w:vAlign w:val="center"/>
          </w:tcPr>
          <w:p w14:paraId="4217169A" w14:textId="77777777" w:rsidR="00814D31" w:rsidRDefault="00814D31" w:rsidP="00814D31">
            <w:pPr>
              <w:jc w:val="center"/>
            </w:pPr>
            <w:r>
              <w:t>2021</w:t>
            </w:r>
          </w:p>
          <w:p w14:paraId="3236B580" w14:textId="609287B6" w:rsidR="00814D31" w:rsidRDefault="00814D31" w:rsidP="00814D31">
            <w:pPr>
              <w:jc w:val="center"/>
            </w:pPr>
          </w:p>
        </w:tc>
        <w:tc>
          <w:tcPr>
            <w:tcW w:w="1255" w:type="dxa"/>
            <w:tcBorders>
              <w:top w:val="single" w:sz="4" w:space="0" w:color="auto"/>
            </w:tcBorders>
            <w:vAlign w:val="center"/>
          </w:tcPr>
          <w:p w14:paraId="32CCE490" w14:textId="17E61B5C" w:rsidR="00814D31" w:rsidRDefault="00814D31" w:rsidP="00814D31">
            <w:pPr>
              <w:jc w:val="center"/>
            </w:pPr>
            <w:r>
              <w:t>Feb. 3</w:t>
            </w:r>
          </w:p>
        </w:tc>
        <w:tc>
          <w:tcPr>
            <w:tcW w:w="1170" w:type="dxa"/>
            <w:tcBorders>
              <w:top w:val="single" w:sz="4" w:space="0" w:color="auto"/>
            </w:tcBorders>
            <w:vAlign w:val="center"/>
          </w:tcPr>
          <w:p w14:paraId="52B78AE5" w14:textId="4C001EB2" w:rsidR="00814D31" w:rsidRDefault="00814D31" w:rsidP="00814D31">
            <w:pPr>
              <w:jc w:val="center"/>
            </w:pPr>
            <w:r>
              <w:t>3</w:t>
            </w:r>
          </w:p>
        </w:tc>
        <w:tc>
          <w:tcPr>
            <w:tcW w:w="1350" w:type="dxa"/>
            <w:tcBorders>
              <w:top w:val="single" w:sz="4" w:space="0" w:color="auto"/>
            </w:tcBorders>
            <w:vAlign w:val="center"/>
          </w:tcPr>
          <w:p w14:paraId="66585D83" w14:textId="51EFAB35" w:rsidR="00814D31" w:rsidRDefault="00814D31" w:rsidP="00814D31">
            <w:pPr>
              <w:jc w:val="center"/>
            </w:pPr>
            <w:r>
              <w:t>0</w:t>
            </w:r>
          </w:p>
        </w:tc>
      </w:tr>
      <w:tr w:rsidR="00814D31" w14:paraId="7C2F71F9" w14:textId="77777777" w:rsidTr="00814D31">
        <w:trPr>
          <w:trHeight w:val="296"/>
        </w:trPr>
        <w:tc>
          <w:tcPr>
            <w:tcW w:w="1255" w:type="dxa"/>
            <w:vMerge/>
            <w:vAlign w:val="center"/>
          </w:tcPr>
          <w:p w14:paraId="123A0383" w14:textId="27B411AE" w:rsidR="00814D31" w:rsidRDefault="00814D31" w:rsidP="00814D31">
            <w:pPr>
              <w:jc w:val="center"/>
            </w:pPr>
          </w:p>
        </w:tc>
        <w:tc>
          <w:tcPr>
            <w:tcW w:w="1255" w:type="dxa"/>
            <w:vAlign w:val="center"/>
          </w:tcPr>
          <w:p w14:paraId="0541E95E" w14:textId="7D97196B" w:rsidR="00814D31" w:rsidRDefault="00814D31" w:rsidP="00814D31">
            <w:pPr>
              <w:jc w:val="center"/>
            </w:pPr>
            <w:r>
              <w:t>Feb. 17</w:t>
            </w:r>
          </w:p>
        </w:tc>
        <w:tc>
          <w:tcPr>
            <w:tcW w:w="1170" w:type="dxa"/>
            <w:vAlign w:val="center"/>
          </w:tcPr>
          <w:p w14:paraId="10FEA4D5" w14:textId="3BA66BE7" w:rsidR="00814D31" w:rsidRDefault="00814D31" w:rsidP="00814D31">
            <w:pPr>
              <w:jc w:val="center"/>
            </w:pPr>
            <w:r>
              <w:t>1</w:t>
            </w:r>
          </w:p>
        </w:tc>
        <w:tc>
          <w:tcPr>
            <w:tcW w:w="1350" w:type="dxa"/>
            <w:vAlign w:val="center"/>
          </w:tcPr>
          <w:p w14:paraId="14063003" w14:textId="7287E991" w:rsidR="00814D31" w:rsidRDefault="00814D31" w:rsidP="00814D31">
            <w:pPr>
              <w:jc w:val="center"/>
            </w:pPr>
            <w:r>
              <w:t>2</w:t>
            </w:r>
          </w:p>
        </w:tc>
      </w:tr>
      <w:tr w:rsidR="00814D31" w14:paraId="63741A93" w14:textId="77777777" w:rsidTr="00814D31">
        <w:trPr>
          <w:trHeight w:val="279"/>
        </w:trPr>
        <w:tc>
          <w:tcPr>
            <w:tcW w:w="1255" w:type="dxa"/>
            <w:vMerge/>
            <w:vAlign w:val="center"/>
          </w:tcPr>
          <w:p w14:paraId="27122D1A" w14:textId="45A1A667" w:rsidR="00814D31" w:rsidRDefault="00814D31" w:rsidP="00814D31">
            <w:pPr>
              <w:jc w:val="center"/>
            </w:pPr>
          </w:p>
        </w:tc>
        <w:tc>
          <w:tcPr>
            <w:tcW w:w="1255" w:type="dxa"/>
            <w:vAlign w:val="center"/>
          </w:tcPr>
          <w:p w14:paraId="43346A2C" w14:textId="15CA1EB2" w:rsidR="00814D31" w:rsidRDefault="00814D31" w:rsidP="00814D31">
            <w:pPr>
              <w:jc w:val="center"/>
            </w:pPr>
            <w:r>
              <w:t>Feb. 25</w:t>
            </w:r>
          </w:p>
        </w:tc>
        <w:tc>
          <w:tcPr>
            <w:tcW w:w="1170" w:type="dxa"/>
            <w:vAlign w:val="center"/>
          </w:tcPr>
          <w:p w14:paraId="6123AF0C" w14:textId="7A866391" w:rsidR="00814D31" w:rsidRDefault="00814D31" w:rsidP="00814D31">
            <w:pPr>
              <w:jc w:val="center"/>
            </w:pPr>
            <w:r>
              <w:t>0</w:t>
            </w:r>
          </w:p>
        </w:tc>
        <w:tc>
          <w:tcPr>
            <w:tcW w:w="1350" w:type="dxa"/>
            <w:vAlign w:val="center"/>
          </w:tcPr>
          <w:p w14:paraId="30FF3D8C" w14:textId="63184D4B" w:rsidR="00814D31" w:rsidRDefault="00814D31" w:rsidP="00814D31">
            <w:pPr>
              <w:jc w:val="center"/>
            </w:pPr>
            <w:r>
              <w:t>2</w:t>
            </w:r>
          </w:p>
        </w:tc>
      </w:tr>
      <w:tr w:rsidR="00814D31" w14:paraId="37866DA5" w14:textId="77777777" w:rsidTr="00814D31">
        <w:trPr>
          <w:trHeight w:val="279"/>
        </w:trPr>
        <w:tc>
          <w:tcPr>
            <w:tcW w:w="1255" w:type="dxa"/>
            <w:vMerge/>
            <w:vAlign w:val="center"/>
          </w:tcPr>
          <w:p w14:paraId="16FD0618" w14:textId="76920839" w:rsidR="00814D31" w:rsidRDefault="00814D31" w:rsidP="00814D31">
            <w:pPr>
              <w:jc w:val="center"/>
            </w:pPr>
          </w:p>
        </w:tc>
        <w:tc>
          <w:tcPr>
            <w:tcW w:w="1255" w:type="dxa"/>
            <w:vAlign w:val="center"/>
          </w:tcPr>
          <w:p w14:paraId="426D8928" w14:textId="5F972A97" w:rsidR="00814D31" w:rsidRDefault="00814D31" w:rsidP="00814D31">
            <w:pPr>
              <w:jc w:val="center"/>
            </w:pPr>
            <w:r>
              <w:t>Mar. 1</w:t>
            </w:r>
          </w:p>
        </w:tc>
        <w:tc>
          <w:tcPr>
            <w:tcW w:w="1170" w:type="dxa"/>
            <w:vAlign w:val="center"/>
          </w:tcPr>
          <w:p w14:paraId="7F338E4E" w14:textId="10A6AC09" w:rsidR="00814D31" w:rsidRDefault="00814D31" w:rsidP="00814D31">
            <w:pPr>
              <w:jc w:val="center"/>
            </w:pPr>
            <w:r>
              <w:t>0</w:t>
            </w:r>
          </w:p>
        </w:tc>
        <w:tc>
          <w:tcPr>
            <w:tcW w:w="1350" w:type="dxa"/>
            <w:vAlign w:val="center"/>
          </w:tcPr>
          <w:p w14:paraId="77E7512D" w14:textId="365A2C8F" w:rsidR="00814D31" w:rsidRDefault="00814D31" w:rsidP="00814D31">
            <w:pPr>
              <w:jc w:val="center"/>
            </w:pPr>
            <w:r>
              <w:t>0</w:t>
            </w:r>
          </w:p>
        </w:tc>
      </w:tr>
      <w:tr w:rsidR="00814D31" w14:paraId="4D16A1CC" w14:textId="77777777" w:rsidTr="00814D31">
        <w:trPr>
          <w:trHeight w:val="279"/>
        </w:trPr>
        <w:tc>
          <w:tcPr>
            <w:tcW w:w="1255" w:type="dxa"/>
            <w:vMerge/>
            <w:vAlign w:val="center"/>
          </w:tcPr>
          <w:p w14:paraId="2EA7AA1D" w14:textId="3F38C44B" w:rsidR="00814D31" w:rsidRDefault="00814D31" w:rsidP="00814D31">
            <w:pPr>
              <w:jc w:val="center"/>
            </w:pPr>
          </w:p>
        </w:tc>
        <w:tc>
          <w:tcPr>
            <w:tcW w:w="1255" w:type="dxa"/>
            <w:vAlign w:val="center"/>
          </w:tcPr>
          <w:p w14:paraId="3B2932DA" w14:textId="008257BD" w:rsidR="00814D31" w:rsidRDefault="00814D31" w:rsidP="00814D31">
            <w:pPr>
              <w:jc w:val="center"/>
            </w:pPr>
            <w:r>
              <w:t>Mar. 17</w:t>
            </w:r>
          </w:p>
        </w:tc>
        <w:tc>
          <w:tcPr>
            <w:tcW w:w="1170" w:type="dxa"/>
            <w:vAlign w:val="center"/>
          </w:tcPr>
          <w:p w14:paraId="3690AA3D" w14:textId="6522A092" w:rsidR="00814D31" w:rsidRDefault="00814D31" w:rsidP="00814D31">
            <w:pPr>
              <w:jc w:val="center"/>
            </w:pPr>
            <w:r>
              <w:t>0</w:t>
            </w:r>
          </w:p>
        </w:tc>
        <w:tc>
          <w:tcPr>
            <w:tcW w:w="1350" w:type="dxa"/>
            <w:vAlign w:val="center"/>
          </w:tcPr>
          <w:p w14:paraId="66DFC637" w14:textId="3C6C3C85" w:rsidR="00814D31" w:rsidRDefault="00814D31" w:rsidP="00814D31">
            <w:pPr>
              <w:jc w:val="center"/>
            </w:pPr>
            <w:r>
              <w:t>1</w:t>
            </w:r>
          </w:p>
        </w:tc>
      </w:tr>
      <w:tr w:rsidR="00814D31" w14:paraId="5CFF1FA3" w14:textId="77777777" w:rsidTr="00814D31">
        <w:trPr>
          <w:trHeight w:val="279"/>
        </w:trPr>
        <w:tc>
          <w:tcPr>
            <w:tcW w:w="1255" w:type="dxa"/>
            <w:vMerge/>
            <w:vAlign w:val="center"/>
          </w:tcPr>
          <w:p w14:paraId="3D23A19A" w14:textId="2B026BF2" w:rsidR="00814D31" w:rsidRDefault="00814D31" w:rsidP="00814D31">
            <w:pPr>
              <w:jc w:val="center"/>
            </w:pPr>
          </w:p>
        </w:tc>
        <w:tc>
          <w:tcPr>
            <w:tcW w:w="1255" w:type="dxa"/>
            <w:vAlign w:val="center"/>
          </w:tcPr>
          <w:p w14:paraId="5E758CDE" w14:textId="6F1A0762" w:rsidR="00814D31" w:rsidRDefault="00814D31" w:rsidP="00814D31">
            <w:pPr>
              <w:jc w:val="center"/>
            </w:pPr>
            <w:r>
              <w:t>Mar. 25</w:t>
            </w:r>
          </w:p>
        </w:tc>
        <w:tc>
          <w:tcPr>
            <w:tcW w:w="1170" w:type="dxa"/>
            <w:vAlign w:val="center"/>
          </w:tcPr>
          <w:p w14:paraId="5EAA1ADB" w14:textId="7C76EFEE" w:rsidR="00814D31" w:rsidRDefault="00814D31" w:rsidP="00814D31">
            <w:pPr>
              <w:jc w:val="center"/>
            </w:pPr>
            <w:r>
              <w:t>0</w:t>
            </w:r>
          </w:p>
        </w:tc>
        <w:tc>
          <w:tcPr>
            <w:tcW w:w="1350" w:type="dxa"/>
            <w:vAlign w:val="center"/>
          </w:tcPr>
          <w:p w14:paraId="3ED52737" w14:textId="1F5A9A9A" w:rsidR="00814D31" w:rsidRDefault="00814D31" w:rsidP="00814D31">
            <w:pPr>
              <w:jc w:val="center"/>
            </w:pPr>
            <w:r>
              <w:t>2</w:t>
            </w:r>
          </w:p>
        </w:tc>
      </w:tr>
      <w:tr w:rsidR="00814D31" w14:paraId="5B4B6B36" w14:textId="77777777" w:rsidTr="00814D31">
        <w:trPr>
          <w:trHeight w:val="279"/>
        </w:trPr>
        <w:tc>
          <w:tcPr>
            <w:tcW w:w="1255" w:type="dxa"/>
            <w:vMerge/>
            <w:vAlign w:val="center"/>
          </w:tcPr>
          <w:p w14:paraId="37681348" w14:textId="5669B40C" w:rsidR="00814D31" w:rsidRDefault="00814D31" w:rsidP="00814D31">
            <w:pPr>
              <w:jc w:val="center"/>
            </w:pPr>
          </w:p>
        </w:tc>
        <w:tc>
          <w:tcPr>
            <w:tcW w:w="1255" w:type="dxa"/>
            <w:vAlign w:val="center"/>
          </w:tcPr>
          <w:p w14:paraId="219160C9" w14:textId="5B2D6235" w:rsidR="00814D31" w:rsidRDefault="00814D31" w:rsidP="00814D31">
            <w:pPr>
              <w:jc w:val="center"/>
            </w:pPr>
            <w:r>
              <w:t>Apr. 1</w:t>
            </w:r>
          </w:p>
        </w:tc>
        <w:tc>
          <w:tcPr>
            <w:tcW w:w="1170" w:type="dxa"/>
            <w:vAlign w:val="center"/>
          </w:tcPr>
          <w:p w14:paraId="613AB0B2" w14:textId="79DF7711" w:rsidR="00814D31" w:rsidRDefault="00814D31" w:rsidP="00814D31">
            <w:pPr>
              <w:jc w:val="center"/>
            </w:pPr>
            <w:r>
              <w:t>0</w:t>
            </w:r>
          </w:p>
        </w:tc>
        <w:tc>
          <w:tcPr>
            <w:tcW w:w="1350" w:type="dxa"/>
            <w:vAlign w:val="center"/>
          </w:tcPr>
          <w:p w14:paraId="239986EA" w14:textId="2FF3DD40" w:rsidR="00814D31" w:rsidRDefault="00814D31" w:rsidP="00814D31">
            <w:pPr>
              <w:jc w:val="center"/>
            </w:pPr>
            <w:r>
              <w:t>2</w:t>
            </w:r>
            <w:r w:rsidRPr="000B3D12">
              <w:rPr>
                <w:vertAlign w:val="superscript"/>
              </w:rPr>
              <w:t>a</w:t>
            </w:r>
          </w:p>
        </w:tc>
      </w:tr>
      <w:tr w:rsidR="00814D31" w14:paraId="1D8E76EE" w14:textId="77777777" w:rsidTr="00814D31">
        <w:trPr>
          <w:trHeight w:val="279"/>
        </w:trPr>
        <w:tc>
          <w:tcPr>
            <w:tcW w:w="1255" w:type="dxa"/>
            <w:vMerge/>
            <w:vAlign w:val="center"/>
          </w:tcPr>
          <w:p w14:paraId="790F666D" w14:textId="04BF791C" w:rsidR="00814D31" w:rsidRDefault="00814D31" w:rsidP="00814D31">
            <w:pPr>
              <w:jc w:val="center"/>
            </w:pPr>
          </w:p>
        </w:tc>
        <w:tc>
          <w:tcPr>
            <w:tcW w:w="1255" w:type="dxa"/>
            <w:vAlign w:val="center"/>
          </w:tcPr>
          <w:p w14:paraId="775CF086" w14:textId="4FCE969A" w:rsidR="00814D31" w:rsidRDefault="00814D31" w:rsidP="00814D31">
            <w:pPr>
              <w:jc w:val="center"/>
            </w:pPr>
            <w:r>
              <w:t>Apr. 8</w:t>
            </w:r>
          </w:p>
        </w:tc>
        <w:tc>
          <w:tcPr>
            <w:tcW w:w="1170" w:type="dxa"/>
            <w:vAlign w:val="center"/>
          </w:tcPr>
          <w:p w14:paraId="438432D3" w14:textId="0CE7BFE4" w:rsidR="00814D31" w:rsidRDefault="00814D31" w:rsidP="00814D31">
            <w:pPr>
              <w:jc w:val="center"/>
            </w:pPr>
            <w:r>
              <w:t>0</w:t>
            </w:r>
          </w:p>
        </w:tc>
        <w:tc>
          <w:tcPr>
            <w:tcW w:w="1350" w:type="dxa"/>
            <w:vAlign w:val="center"/>
          </w:tcPr>
          <w:p w14:paraId="419EA317" w14:textId="1D4653BF" w:rsidR="00814D31" w:rsidRDefault="00814D31" w:rsidP="00814D31">
            <w:pPr>
              <w:jc w:val="center"/>
            </w:pPr>
            <w:r>
              <w:t>6</w:t>
            </w:r>
            <w:r w:rsidRPr="000B3D12">
              <w:rPr>
                <w:vertAlign w:val="superscript"/>
              </w:rPr>
              <w:t xml:space="preserve"> a</w:t>
            </w:r>
          </w:p>
        </w:tc>
      </w:tr>
      <w:tr w:rsidR="00814D31" w14:paraId="0F1130FF" w14:textId="77777777" w:rsidTr="00814D31">
        <w:trPr>
          <w:trHeight w:val="279"/>
        </w:trPr>
        <w:tc>
          <w:tcPr>
            <w:tcW w:w="1255" w:type="dxa"/>
            <w:vMerge/>
            <w:vAlign w:val="center"/>
          </w:tcPr>
          <w:p w14:paraId="537D90BD" w14:textId="1E5F9F5E" w:rsidR="00814D31" w:rsidRDefault="00814D31" w:rsidP="00814D31">
            <w:pPr>
              <w:jc w:val="center"/>
            </w:pPr>
          </w:p>
        </w:tc>
        <w:tc>
          <w:tcPr>
            <w:tcW w:w="1255" w:type="dxa"/>
            <w:vAlign w:val="center"/>
          </w:tcPr>
          <w:p w14:paraId="092CD1CF" w14:textId="1D61CDDB" w:rsidR="00814D31" w:rsidRDefault="00814D31" w:rsidP="00814D31">
            <w:pPr>
              <w:jc w:val="center"/>
            </w:pPr>
            <w:r>
              <w:t>Apr. 14</w:t>
            </w:r>
          </w:p>
        </w:tc>
        <w:tc>
          <w:tcPr>
            <w:tcW w:w="1170" w:type="dxa"/>
            <w:vAlign w:val="center"/>
          </w:tcPr>
          <w:p w14:paraId="1779A60D" w14:textId="31B932EB" w:rsidR="00814D31" w:rsidRDefault="00814D31" w:rsidP="00814D31">
            <w:pPr>
              <w:jc w:val="center"/>
            </w:pPr>
            <w:r>
              <w:t>0</w:t>
            </w:r>
          </w:p>
        </w:tc>
        <w:tc>
          <w:tcPr>
            <w:tcW w:w="1350" w:type="dxa"/>
            <w:vAlign w:val="center"/>
          </w:tcPr>
          <w:p w14:paraId="30E40EE0" w14:textId="4F4C51E5" w:rsidR="00814D31" w:rsidRDefault="00814D31" w:rsidP="00814D31">
            <w:pPr>
              <w:jc w:val="center"/>
            </w:pPr>
            <w:r>
              <w:t>4</w:t>
            </w:r>
          </w:p>
        </w:tc>
      </w:tr>
      <w:tr w:rsidR="00814D31" w14:paraId="7DA72560" w14:textId="77777777" w:rsidTr="00814D31">
        <w:trPr>
          <w:trHeight w:val="279"/>
        </w:trPr>
        <w:tc>
          <w:tcPr>
            <w:tcW w:w="1255" w:type="dxa"/>
            <w:vMerge/>
            <w:vAlign w:val="center"/>
          </w:tcPr>
          <w:p w14:paraId="46DC282A" w14:textId="69075E72" w:rsidR="00814D31" w:rsidRDefault="00814D31" w:rsidP="00814D31">
            <w:pPr>
              <w:jc w:val="center"/>
            </w:pPr>
          </w:p>
        </w:tc>
        <w:tc>
          <w:tcPr>
            <w:tcW w:w="1255" w:type="dxa"/>
            <w:vAlign w:val="center"/>
          </w:tcPr>
          <w:p w14:paraId="4300BDE5" w14:textId="40E7AAEE" w:rsidR="00814D31" w:rsidRDefault="00814D31" w:rsidP="00814D31">
            <w:pPr>
              <w:jc w:val="center"/>
            </w:pPr>
            <w:r>
              <w:t>Apr. 28</w:t>
            </w:r>
          </w:p>
        </w:tc>
        <w:tc>
          <w:tcPr>
            <w:tcW w:w="1170" w:type="dxa"/>
            <w:vAlign w:val="center"/>
          </w:tcPr>
          <w:p w14:paraId="0E81C460" w14:textId="28E337D7" w:rsidR="00814D31" w:rsidRDefault="00814D31" w:rsidP="00814D31">
            <w:pPr>
              <w:jc w:val="center"/>
            </w:pPr>
            <w:r>
              <w:t>2</w:t>
            </w:r>
          </w:p>
        </w:tc>
        <w:tc>
          <w:tcPr>
            <w:tcW w:w="1350" w:type="dxa"/>
            <w:vAlign w:val="center"/>
          </w:tcPr>
          <w:p w14:paraId="2357439C" w14:textId="3DEE94F5" w:rsidR="00814D31" w:rsidRDefault="00814D31" w:rsidP="00814D31">
            <w:pPr>
              <w:jc w:val="center"/>
            </w:pPr>
            <w:r>
              <w:t>1</w:t>
            </w:r>
          </w:p>
        </w:tc>
      </w:tr>
      <w:tr w:rsidR="00814D31" w14:paraId="6A20E21D" w14:textId="77777777" w:rsidTr="00814D31">
        <w:trPr>
          <w:trHeight w:val="279"/>
        </w:trPr>
        <w:tc>
          <w:tcPr>
            <w:tcW w:w="1255" w:type="dxa"/>
            <w:vMerge/>
            <w:vAlign w:val="center"/>
          </w:tcPr>
          <w:p w14:paraId="4AEF6063" w14:textId="0A2F4AC9" w:rsidR="00814D31" w:rsidRDefault="00814D31" w:rsidP="00814D31">
            <w:pPr>
              <w:jc w:val="center"/>
            </w:pPr>
          </w:p>
        </w:tc>
        <w:tc>
          <w:tcPr>
            <w:tcW w:w="1255" w:type="dxa"/>
            <w:vAlign w:val="center"/>
          </w:tcPr>
          <w:p w14:paraId="1051CD1D" w14:textId="0AC392CE" w:rsidR="00814D31" w:rsidRDefault="00814D31" w:rsidP="00814D31">
            <w:pPr>
              <w:jc w:val="center"/>
            </w:pPr>
            <w:r>
              <w:t>May 6</w:t>
            </w:r>
          </w:p>
        </w:tc>
        <w:tc>
          <w:tcPr>
            <w:tcW w:w="1170" w:type="dxa"/>
            <w:vAlign w:val="center"/>
          </w:tcPr>
          <w:p w14:paraId="2D36811E" w14:textId="2FE1FE1C" w:rsidR="00814D31" w:rsidRDefault="00814D31" w:rsidP="00814D31">
            <w:pPr>
              <w:jc w:val="center"/>
            </w:pPr>
            <w:r>
              <w:t>0</w:t>
            </w:r>
          </w:p>
        </w:tc>
        <w:tc>
          <w:tcPr>
            <w:tcW w:w="1350" w:type="dxa"/>
            <w:vAlign w:val="center"/>
          </w:tcPr>
          <w:p w14:paraId="1F041C7D" w14:textId="04D561E2" w:rsidR="00814D31" w:rsidRDefault="00814D31" w:rsidP="00814D31">
            <w:pPr>
              <w:jc w:val="center"/>
            </w:pPr>
            <w:r>
              <w:t>0</w:t>
            </w:r>
          </w:p>
        </w:tc>
      </w:tr>
      <w:tr w:rsidR="00814D31" w14:paraId="06353A0D" w14:textId="77777777" w:rsidTr="00814D31">
        <w:trPr>
          <w:trHeight w:val="279"/>
        </w:trPr>
        <w:tc>
          <w:tcPr>
            <w:tcW w:w="1255" w:type="dxa"/>
            <w:vMerge/>
            <w:vAlign w:val="center"/>
          </w:tcPr>
          <w:p w14:paraId="3ECD519B" w14:textId="3C50510A" w:rsidR="00814D31" w:rsidRDefault="00814D31" w:rsidP="00814D31">
            <w:pPr>
              <w:jc w:val="center"/>
            </w:pPr>
          </w:p>
        </w:tc>
        <w:tc>
          <w:tcPr>
            <w:tcW w:w="1255" w:type="dxa"/>
            <w:vAlign w:val="center"/>
          </w:tcPr>
          <w:p w14:paraId="7C36A27E" w14:textId="7148FEA7" w:rsidR="00814D31" w:rsidRDefault="00814D31" w:rsidP="00814D31">
            <w:pPr>
              <w:jc w:val="center"/>
            </w:pPr>
            <w:r>
              <w:t>May 12</w:t>
            </w:r>
          </w:p>
        </w:tc>
        <w:tc>
          <w:tcPr>
            <w:tcW w:w="1170" w:type="dxa"/>
            <w:vAlign w:val="center"/>
          </w:tcPr>
          <w:p w14:paraId="5704B6F4" w14:textId="0BDE4B32" w:rsidR="00814D31" w:rsidRDefault="00814D31" w:rsidP="00814D31">
            <w:pPr>
              <w:jc w:val="center"/>
            </w:pPr>
            <w:r>
              <w:t>0</w:t>
            </w:r>
          </w:p>
        </w:tc>
        <w:tc>
          <w:tcPr>
            <w:tcW w:w="1350" w:type="dxa"/>
            <w:vAlign w:val="center"/>
          </w:tcPr>
          <w:p w14:paraId="6AEBA028" w14:textId="0918DDA4" w:rsidR="00814D31" w:rsidRDefault="00814D31" w:rsidP="00814D31">
            <w:pPr>
              <w:jc w:val="center"/>
            </w:pPr>
            <w:r>
              <w:t>0</w:t>
            </w:r>
          </w:p>
        </w:tc>
      </w:tr>
      <w:tr w:rsidR="00814D31" w14:paraId="6AAA3933" w14:textId="77777777" w:rsidTr="00814D31">
        <w:trPr>
          <w:trHeight w:val="279"/>
        </w:trPr>
        <w:tc>
          <w:tcPr>
            <w:tcW w:w="1255" w:type="dxa"/>
            <w:vMerge/>
            <w:vAlign w:val="center"/>
          </w:tcPr>
          <w:p w14:paraId="2369D486" w14:textId="6CCD571C" w:rsidR="00814D31" w:rsidRDefault="00814D31" w:rsidP="00814D31">
            <w:pPr>
              <w:jc w:val="center"/>
            </w:pPr>
          </w:p>
        </w:tc>
        <w:tc>
          <w:tcPr>
            <w:tcW w:w="1255" w:type="dxa"/>
            <w:vAlign w:val="center"/>
          </w:tcPr>
          <w:p w14:paraId="6C6C2C53" w14:textId="16552ED2" w:rsidR="00814D31" w:rsidRDefault="00814D31" w:rsidP="00814D31">
            <w:pPr>
              <w:jc w:val="center"/>
            </w:pPr>
            <w:r>
              <w:t>Jun. 8</w:t>
            </w:r>
          </w:p>
        </w:tc>
        <w:tc>
          <w:tcPr>
            <w:tcW w:w="1170" w:type="dxa"/>
            <w:vAlign w:val="center"/>
          </w:tcPr>
          <w:p w14:paraId="0CED5FC5" w14:textId="69F77A87" w:rsidR="00814D31" w:rsidRDefault="00814D31" w:rsidP="00814D31">
            <w:pPr>
              <w:jc w:val="center"/>
            </w:pPr>
            <w:r>
              <w:t>7</w:t>
            </w:r>
          </w:p>
        </w:tc>
        <w:tc>
          <w:tcPr>
            <w:tcW w:w="1350" w:type="dxa"/>
            <w:vAlign w:val="center"/>
          </w:tcPr>
          <w:p w14:paraId="097FC689" w14:textId="3A3D7D91" w:rsidR="00814D31" w:rsidRDefault="00C03E38" w:rsidP="00814D31">
            <w:pPr>
              <w:jc w:val="center"/>
            </w:pPr>
            <w:r>
              <w:t>1</w:t>
            </w:r>
            <w:r w:rsidR="00814D31" w:rsidRPr="00A72F5B">
              <w:rPr>
                <w:vertAlign w:val="superscript"/>
              </w:rPr>
              <w:t xml:space="preserve"> c</w:t>
            </w:r>
          </w:p>
        </w:tc>
      </w:tr>
      <w:tr w:rsidR="00814D31" w14:paraId="618A5048" w14:textId="77777777" w:rsidTr="00814D31">
        <w:trPr>
          <w:trHeight w:val="279"/>
        </w:trPr>
        <w:tc>
          <w:tcPr>
            <w:tcW w:w="1255" w:type="dxa"/>
            <w:vMerge/>
            <w:vAlign w:val="center"/>
          </w:tcPr>
          <w:p w14:paraId="72F2E1E9" w14:textId="5884B43B" w:rsidR="00814D31" w:rsidRDefault="00814D31" w:rsidP="00814D31">
            <w:pPr>
              <w:jc w:val="center"/>
            </w:pPr>
          </w:p>
        </w:tc>
        <w:tc>
          <w:tcPr>
            <w:tcW w:w="1255" w:type="dxa"/>
            <w:tcBorders>
              <w:bottom w:val="single" w:sz="4" w:space="0" w:color="auto"/>
            </w:tcBorders>
            <w:vAlign w:val="center"/>
          </w:tcPr>
          <w:p w14:paraId="1F615C34" w14:textId="777E86A3" w:rsidR="00814D31" w:rsidRDefault="00814D31" w:rsidP="00814D31">
            <w:pPr>
              <w:jc w:val="center"/>
            </w:pPr>
            <w:r>
              <w:t>Jun. 17</w:t>
            </w:r>
          </w:p>
        </w:tc>
        <w:tc>
          <w:tcPr>
            <w:tcW w:w="1170" w:type="dxa"/>
            <w:tcBorders>
              <w:bottom w:val="single" w:sz="4" w:space="0" w:color="auto"/>
            </w:tcBorders>
            <w:vAlign w:val="center"/>
          </w:tcPr>
          <w:p w14:paraId="751B0856" w14:textId="5624842E" w:rsidR="00814D31" w:rsidRDefault="00814D31" w:rsidP="00814D31">
            <w:pPr>
              <w:jc w:val="center"/>
            </w:pPr>
            <w:r>
              <w:t>5</w:t>
            </w:r>
          </w:p>
        </w:tc>
        <w:tc>
          <w:tcPr>
            <w:tcW w:w="1350" w:type="dxa"/>
            <w:tcBorders>
              <w:bottom w:val="single" w:sz="4" w:space="0" w:color="auto"/>
            </w:tcBorders>
            <w:vAlign w:val="center"/>
          </w:tcPr>
          <w:p w14:paraId="291BB617" w14:textId="64872719" w:rsidR="00814D31" w:rsidRDefault="00814D31" w:rsidP="00814D31">
            <w:pPr>
              <w:jc w:val="center"/>
            </w:pPr>
            <w:r>
              <w:t>0</w:t>
            </w:r>
          </w:p>
        </w:tc>
      </w:tr>
      <w:tr w:rsidR="00814D31" w14:paraId="7378629E" w14:textId="77777777" w:rsidTr="00814D31">
        <w:trPr>
          <w:trHeight w:val="279"/>
        </w:trPr>
        <w:tc>
          <w:tcPr>
            <w:tcW w:w="1255" w:type="dxa"/>
            <w:vMerge/>
            <w:vAlign w:val="center"/>
          </w:tcPr>
          <w:p w14:paraId="0754EAB1" w14:textId="423430CB" w:rsidR="00814D31" w:rsidRDefault="00814D31" w:rsidP="00814D31">
            <w:pPr>
              <w:jc w:val="center"/>
            </w:pPr>
          </w:p>
        </w:tc>
        <w:tc>
          <w:tcPr>
            <w:tcW w:w="1255" w:type="dxa"/>
            <w:tcBorders>
              <w:top w:val="single" w:sz="4" w:space="0" w:color="auto"/>
            </w:tcBorders>
            <w:vAlign w:val="center"/>
          </w:tcPr>
          <w:p w14:paraId="05BB45D4" w14:textId="058E4103" w:rsidR="00814D31" w:rsidRDefault="00814D31" w:rsidP="00814D31">
            <w:pPr>
              <w:jc w:val="center"/>
            </w:pPr>
            <w:r>
              <w:t>Total</w:t>
            </w:r>
          </w:p>
        </w:tc>
        <w:tc>
          <w:tcPr>
            <w:tcW w:w="1170" w:type="dxa"/>
            <w:tcBorders>
              <w:top w:val="single" w:sz="4" w:space="0" w:color="auto"/>
            </w:tcBorders>
            <w:vAlign w:val="center"/>
          </w:tcPr>
          <w:p w14:paraId="7C72866A" w14:textId="37DEEA74" w:rsidR="00814D31" w:rsidRDefault="00814D31" w:rsidP="00814D31">
            <w:pPr>
              <w:jc w:val="center"/>
            </w:pPr>
            <w:r>
              <w:t>18</w:t>
            </w:r>
          </w:p>
        </w:tc>
        <w:tc>
          <w:tcPr>
            <w:tcW w:w="1350" w:type="dxa"/>
            <w:tcBorders>
              <w:top w:val="single" w:sz="4" w:space="0" w:color="auto"/>
            </w:tcBorders>
            <w:vAlign w:val="center"/>
          </w:tcPr>
          <w:p w14:paraId="509B9DBF" w14:textId="7A3B8E01" w:rsidR="00814D31" w:rsidRDefault="00814D31" w:rsidP="00814D31">
            <w:pPr>
              <w:jc w:val="center"/>
            </w:pPr>
            <w:r>
              <w:t>2</w:t>
            </w:r>
            <w:r w:rsidR="00C03E38">
              <w:t>1</w:t>
            </w:r>
          </w:p>
        </w:tc>
      </w:tr>
      <w:tr w:rsidR="00814D31" w14:paraId="6802A489" w14:textId="77777777" w:rsidTr="00C01618">
        <w:trPr>
          <w:trHeight w:val="279"/>
        </w:trPr>
        <w:tc>
          <w:tcPr>
            <w:tcW w:w="5030" w:type="dxa"/>
            <w:gridSpan w:val="4"/>
            <w:vAlign w:val="center"/>
          </w:tcPr>
          <w:p w14:paraId="7E887B34" w14:textId="77777777" w:rsidR="00814D31" w:rsidRDefault="00814D31" w:rsidP="00814D31">
            <w:pPr>
              <w:jc w:val="center"/>
            </w:pPr>
          </w:p>
        </w:tc>
      </w:tr>
      <w:tr w:rsidR="00814D31" w14:paraId="0E622ADD" w14:textId="77777777" w:rsidTr="00814D31">
        <w:trPr>
          <w:trHeight w:val="279"/>
        </w:trPr>
        <w:tc>
          <w:tcPr>
            <w:tcW w:w="1255" w:type="dxa"/>
            <w:vMerge w:val="restart"/>
            <w:vAlign w:val="center"/>
          </w:tcPr>
          <w:p w14:paraId="3BE457E6" w14:textId="27963329" w:rsidR="00814D31" w:rsidRDefault="00814D31" w:rsidP="00814D31">
            <w:pPr>
              <w:jc w:val="center"/>
            </w:pPr>
            <w:r>
              <w:t>202</w:t>
            </w:r>
            <w:r w:rsidR="00C03E38">
              <w:t>2</w:t>
            </w:r>
          </w:p>
          <w:p w14:paraId="562576BE" w14:textId="243277ED" w:rsidR="00814D31" w:rsidRDefault="00814D31" w:rsidP="00814D31">
            <w:pPr>
              <w:jc w:val="center"/>
            </w:pPr>
          </w:p>
        </w:tc>
        <w:tc>
          <w:tcPr>
            <w:tcW w:w="1255" w:type="dxa"/>
            <w:vAlign w:val="center"/>
          </w:tcPr>
          <w:p w14:paraId="486F129B" w14:textId="565FFE18" w:rsidR="00814D31" w:rsidRDefault="00814D31" w:rsidP="00814D31">
            <w:pPr>
              <w:jc w:val="center"/>
            </w:pPr>
            <w:r>
              <w:t>Feb. 2</w:t>
            </w:r>
          </w:p>
        </w:tc>
        <w:tc>
          <w:tcPr>
            <w:tcW w:w="1170" w:type="dxa"/>
            <w:vAlign w:val="center"/>
          </w:tcPr>
          <w:p w14:paraId="6829A14B" w14:textId="53791A31" w:rsidR="00814D31" w:rsidRDefault="00814D31" w:rsidP="00814D31">
            <w:pPr>
              <w:jc w:val="center"/>
            </w:pPr>
            <w:r>
              <w:t>2</w:t>
            </w:r>
          </w:p>
        </w:tc>
        <w:tc>
          <w:tcPr>
            <w:tcW w:w="1350" w:type="dxa"/>
            <w:vAlign w:val="center"/>
          </w:tcPr>
          <w:p w14:paraId="201DA40C" w14:textId="70F6FEF4" w:rsidR="00814D31" w:rsidRDefault="00814D31" w:rsidP="00814D31">
            <w:pPr>
              <w:jc w:val="center"/>
            </w:pPr>
            <w:r>
              <w:t>0</w:t>
            </w:r>
          </w:p>
        </w:tc>
      </w:tr>
      <w:tr w:rsidR="00814D31" w14:paraId="0565A9AC" w14:textId="77777777" w:rsidTr="00814D31">
        <w:trPr>
          <w:trHeight w:val="279"/>
        </w:trPr>
        <w:tc>
          <w:tcPr>
            <w:tcW w:w="1255" w:type="dxa"/>
            <w:vMerge/>
            <w:vAlign w:val="center"/>
          </w:tcPr>
          <w:p w14:paraId="747C3692" w14:textId="03C1C662" w:rsidR="00814D31" w:rsidRDefault="00814D31" w:rsidP="00814D31">
            <w:pPr>
              <w:jc w:val="center"/>
            </w:pPr>
          </w:p>
        </w:tc>
        <w:tc>
          <w:tcPr>
            <w:tcW w:w="1255" w:type="dxa"/>
            <w:vAlign w:val="center"/>
          </w:tcPr>
          <w:p w14:paraId="2DB608FC" w14:textId="2D3DB836" w:rsidR="00814D31" w:rsidRDefault="00814D31" w:rsidP="00814D31">
            <w:pPr>
              <w:jc w:val="center"/>
            </w:pPr>
            <w:r>
              <w:t>Feb. 9</w:t>
            </w:r>
          </w:p>
        </w:tc>
        <w:tc>
          <w:tcPr>
            <w:tcW w:w="1170" w:type="dxa"/>
            <w:vAlign w:val="center"/>
          </w:tcPr>
          <w:p w14:paraId="3B838397" w14:textId="67EEBED6" w:rsidR="00814D31" w:rsidRDefault="00814D31" w:rsidP="00814D31">
            <w:pPr>
              <w:jc w:val="center"/>
            </w:pPr>
            <w:r>
              <w:t>0</w:t>
            </w:r>
          </w:p>
        </w:tc>
        <w:tc>
          <w:tcPr>
            <w:tcW w:w="1350" w:type="dxa"/>
            <w:vAlign w:val="center"/>
          </w:tcPr>
          <w:p w14:paraId="3F5BFBBE" w14:textId="4E9FCDDA" w:rsidR="00814D31" w:rsidRDefault="00814D31" w:rsidP="00814D31">
            <w:pPr>
              <w:jc w:val="center"/>
            </w:pPr>
            <w:r>
              <w:t>0</w:t>
            </w:r>
          </w:p>
        </w:tc>
      </w:tr>
      <w:tr w:rsidR="00814D31" w14:paraId="6B0F64E6" w14:textId="77777777" w:rsidTr="00814D31">
        <w:trPr>
          <w:trHeight w:val="279"/>
        </w:trPr>
        <w:tc>
          <w:tcPr>
            <w:tcW w:w="1255" w:type="dxa"/>
            <w:vMerge/>
            <w:vAlign w:val="center"/>
          </w:tcPr>
          <w:p w14:paraId="1558D89F" w14:textId="3656C13F" w:rsidR="00814D31" w:rsidRDefault="00814D31" w:rsidP="00814D31">
            <w:pPr>
              <w:jc w:val="center"/>
            </w:pPr>
          </w:p>
        </w:tc>
        <w:tc>
          <w:tcPr>
            <w:tcW w:w="1255" w:type="dxa"/>
            <w:vAlign w:val="center"/>
          </w:tcPr>
          <w:p w14:paraId="76A3F0E0" w14:textId="517F0884" w:rsidR="00814D31" w:rsidRDefault="00814D31" w:rsidP="00814D31">
            <w:pPr>
              <w:jc w:val="center"/>
            </w:pPr>
            <w:r>
              <w:t>Feb. 15</w:t>
            </w:r>
          </w:p>
        </w:tc>
        <w:tc>
          <w:tcPr>
            <w:tcW w:w="1170" w:type="dxa"/>
            <w:vAlign w:val="center"/>
          </w:tcPr>
          <w:p w14:paraId="0A5CCA46" w14:textId="4D1C0D4E" w:rsidR="00814D31" w:rsidRDefault="00814D31" w:rsidP="00814D31">
            <w:pPr>
              <w:jc w:val="center"/>
            </w:pPr>
            <w:r>
              <w:t>1</w:t>
            </w:r>
          </w:p>
        </w:tc>
        <w:tc>
          <w:tcPr>
            <w:tcW w:w="1350" w:type="dxa"/>
            <w:vAlign w:val="center"/>
          </w:tcPr>
          <w:p w14:paraId="24C88D83" w14:textId="63A8FDBC" w:rsidR="00814D31" w:rsidRDefault="00814D31" w:rsidP="00814D31">
            <w:pPr>
              <w:jc w:val="center"/>
            </w:pPr>
            <w:r>
              <w:t>0</w:t>
            </w:r>
          </w:p>
        </w:tc>
      </w:tr>
      <w:tr w:rsidR="00814D31" w14:paraId="43512FF9" w14:textId="77777777" w:rsidTr="00814D31">
        <w:trPr>
          <w:trHeight w:val="279"/>
        </w:trPr>
        <w:tc>
          <w:tcPr>
            <w:tcW w:w="1255" w:type="dxa"/>
            <w:vMerge/>
            <w:vAlign w:val="center"/>
          </w:tcPr>
          <w:p w14:paraId="66E929F5" w14:textId="3DB33916" w:rsidR="00814D31" w:rsidRDefault="00814D31" w:rsidP="00814D31">
            <w:pPr>
              <w:jc w:val="center"/>
            </w:pPr>
          </w:p>
        </w:tc>
        <w:tc>
          <w:tcPr>
            <w:tcW w:w="1255" w:type="dxa"/>
            <w:vAlign w:val="center"/>
          </w:tcPr>
          <w:p w14:paraId="489ECB88" w14:textId="3D1613AF" w:rsidR="00814D31" w:rsidRDefault="00814D31" w:rsidP="00814D31">
            <w:pPr>
              <w:jc w:val="center"/>
            </w:pPr>
            <w:r>
              <w:t>Feb. 22</w:t>
            </w:r>
          </w:p>
        </w:tc>
        <w:tc>
          <w:tcPr>
            <w:tcW w:w="1170" w:type="dxa"/>
            <w:vAlign w:val="center"/>
          </w:tcPr>
          <w:p w14:paraId="0EF3038A" w14:textId="483742F3" w:rsidR="00814D31" w:rsidRDefault="00814D31" w:rsidP="00814D31">
            <w:pPr>
              <w:jc w:val="center"/>
            </w:pPr>
            <w:r>
              <w:t>0</w:t>
            </w:r>
          </w:p>
        </w:tc>
        <w:tc>
          <w:tcPr>
            <w:tcW w:w="1350" w:type="dxa"/>
            <w:vAlign w:val="center"/>
          </w:tcPr>
          <w:p w14:paraId="1BDB8486" w14:textId="651AF175" w:rsidR="00814D31" w:rsidRDefault="00814D31" w:rsidP="00814D31">
            <w:pPr>
              <w:jc w:val="center"/>
            </w:pPr>
            <w:r>
              <w:t>2</w:t>
            </w:r>
          </w:p>
        </w:tc>
      </w:tr>
      <w:tr w:rsidR="00814D31" w14:paraId="7C23709B" w14:textId="77777777" w:rsidTr="00814D31">
        <w:trPr>
          <w:trHeight w:val="279"/>
        </w:trPr>
        <w:tc>
          <w:tcPr>
            <w:tcW w:w="1255" w:type="dxa"/>
            <w:vMerge/>
            <w:vAlign w:val="center"/>
          </w:tcPr>
          <w:p w14:paraId="628AE71C" w14:textId="347E8234" w:rsidR="00814D31" w:rsidRDefault="00814D31" w:rsidP="00814D31">
            <w:pPr>
              <w:jc w:val="center"/>
            </w:pPr>
          </w:p>
        </w:tc>
        <w:tc>
          <w:tcPr>
            <w:tcW w:w="1255" w:type="dxa"/>
            <w:vAlign w:val="center"/>
          </w:tcPr>
          <w:p w14:paraId="221AFDD5" w14:textId="77CE3EC1" w:rsidR="00814D31" w:rsidRDefault="00814D31" w:rsidP="00814D31">
            <w:pPr>
              <w:jc w:val="center"/>
            </w:pPr>
            <w:r>
              <w:t>Mar. 9</w:t>
            </w:r>
          </w:p>
        </w:tc>
        <w:tc>
          <w:tcPr>
            <w:tcW w:w="1170" w:type="dxa"/>
            <w:vAlign w:val="center"/>
          </w:tcPr>
          <w:p w14:paraId="0088A934" w14:textId="0B104769" w:rsidR="00814D31" w:rsidRDefault="00814D31" w:rsidP="00814D31">
            <w:pPr>
              <w:jc w:val="center"/>
            </w:pPr>
            <w:r>
              <w:t>1</w:t>
            </w:r>
          </w:p>
        </w:tc>
        <w:tc>
          <w:tcPr>
            <w:tcW w:w="1350" w:type="dxa"/>
            <w:vAlign w:val="center"/>
          </w:tcPr>
          <w:p w14:paraId="15CFD4AF" w14:textId="5780289B" w:rsidR="00814D31" w:rsidRDefault="00814D31" w:rsidP="00814D31">
            <w:pPr>
              <w:jc w:val="center"/>
            </w:pPr>
            <w:r>
              <w:t>2</w:t>
            </w:r>
            <w:r w:rsidRPr="00A72F5B">
              <w:rPr>
                <w:vertAlign w:val="superscript"/>
              </w:rPr>
              <w:t>b</w:t>
            </w:r>
          </w:p>
        </w:tc>
      </w:tr>
      <w:tr w:rsidR="00814D31" w14:paraId="3B8D184F" w14:textId="77777777" w:rsidTr="00814D31">
        <w:trPr>
          <w:trHeight w:val="279"/>
        </w:trPr>
        <w:tc>
          <w:tcPr>
            <w:tcW w:w="1255" w:type="dxa"/>
            <w:vMerge/>
            <w:vAlign w:val="center"/>
          </w:tcPr>
          <w:p w14:paraId="3D111AB8" w14:textId="21DB2979" w:rsidR="00814D31" w:rsidRDefault="00814D31" w:rsidP="00814D31">
            <w:pPr>
              <w:jc w:val="center"/>
            </w:pPr>
          </w:p>
        </w:tc>
        <w:tc>
          <w:tcPr>
            <w:tcW w:w="1255" w:type="dxa"/>
            <w:vAlign w:val="center"/>
          </w:tcPr>
          <w:p w14:paraId="36CD9FA3" w14:textId="3383D615" w:rsidR="00814D31" w:rsidRDefault="00814D31" w:rsidP="00814D31">
            <w:pPr>
              <w:jc w:val="center"/>
            </w:pPr>
            <w:r>
              <w:t>Mar. 16</w:t>
            </w:r>
          </w:p>
        </w:tc>
        <w:tc>
          <w:tcPr>
            <w:tcW w:w="1170" w:type="dxa"/>
            <w:vAlign w:val="center"/>
          </w:tcPr>
          <w:p w14:paraId="097213CC" w14:textId="0A90468A" w:rsidR="00814D31" w:rsidRDefault="00814D31" w:rsidP="00814D31">
            <w:pPr>
              <w:jc w:val="center"/>
            </w:pPr>
            <w:r>
              <w:t>1</w:t>
            </w:r>
          </w:p>
        </w:tc>
        <w:tc>
          <w:tcPr>
            <w:tcW w:w="1350" w:type="dxa"/>
            <w:vAlign w:val="center"/>
          </w:tcPr>
          <w:p w14:paraId="786E3BF1" w14:textId="1E362347" w:rsidR="00814D31" w:rsidRDefault="00814D31" w:rsidP="00814D31">
            <w:pPr>
              <w:jc w:val="center"/>
            </w:pPr>
            <w:r>
              <w:t>4</w:t>
            </w:r>
            <w:r w:rsidRPr="00A72F5B">
              <w:rPr>
                <w:vertAlign w:val="superscript"/>
              </w:rPr>
              <w:t xml:space="preserve"> b</w:t>
            </w:r>
          </w:p>
        </w:tc>
      </w:tr>
      <w:tr w:rsidR="00814D31" w14:paraId="6FAFDBDA" w14:textId="77777777" w:rsidTr="00814D31">
        <w:trPr>
          <w:trHeight w:val="279"/>
        </w:trPr>
        <w:tc>
          <w:tcPr>
            <w:tcW w:w="1255" w:type="dxa"/>
            <w:vMerge/>
            <w:vAlign w:val="center"/>
          </w:tcPr>
          <w:p w14:paraId="70559E90" w14:textId="39F740D1" w:rsidR="00814D31" w:rsidRDefault="00814D31" w:rsidP="00814D31">
            <w:pPr>
              <w:jc w:val="center"/>
            </w:pPr>
          </w:p>
        </w:tc>
        <w:tc>
          <w:tcPr>
            <w:tcW w:w="1255" w:type="dxa"/>
            <w:vAlign w:val="center"/>
          </w:tcPr>
          <w:p w14:paraId="2EEA63F8" w14:textId="73E2EDED" w:rsidR="00814D31" w:rsidRDefault="00814D31" w:rsidP="00814D31">
            <w:pPr>
              <w:jc w:val="center"/>
            </w:pPr>
            <w:r>
              <w:t>Mar. 23</w:t>
            </w:r>
          </w:p>
        </w:tc>
        <w:tc>
          <w:tcPr>
            <w:tcW w:w="1170" w:type="dxa"/>
            <w:vAlign w:val="center"/>
          </w:tcPr>
          <w:p w14:paraId="7109EFB1" w14:textId="5BEEC2DF" w:rsidR="00814D31" w:rsidRDefault="00814D31" w:rsidP="00814D31">
            <w:pPr>
              <w:jc w:val="center"/>
            </w:pPr>
            <w:r>
              <w:t>1</w:t>
            </w:r>
          </w:p>
        </w:tc>
        <w:tc>
          <w:tcPr>
            <w:tcW w:w="1350" w:type="dxa"/>
            <w:vAlign w:val="center"/>
          </w:tcPr>
          <w:p w14:paraId="253D47E6" w14:textId="7E9DF591" w:rsidR="00814D31" w:rsidRDefault="00814D31" w:rsidP="00814D31">
            <w:pPr>
              <w:jc w:val="center"/>
            </w:pPr>
            <w:r>
              <w:t>2</w:t>
            </w:r>
          </w:p>
        </w:tc>
      </w:tr>
      <w:tr w:rsidR="00814D31" w14:paraId="4AB25758" w14:textId="77777777" w:rsidTr="00814D31">
        <w:trPr>
          <w:trHeight w:val="279"/>
        </w:trPr>
        <w:tc>
          <w:tcPr>
            <w:tcW w:w="1255" w:type="dxa"/>
            <w:vMerge/>
            <w:vAlign w:val="center"/>
          </w:tcPr>
          <w:p w14:paraId="63D50848" w14:textId="319D0093" w:rsidR="00814D31" w:rsidRDefault="00814D31" w:rsidP="00814D31">
            <w:pPr>
              <w:jc w:val="center"/>
            </w:pPr>
          </w:p>
        </w:tc>
        <w:tc>
          <w:tcPr>
            <w:tcW w:w="1255" w:type="dxa"/>
            <w:vAlign w:val="center"/>
          </w:tcPr>
          <w:p w14:paraId="45E59CFA" w14:textId="61DABB0A" w:rsidR="00814D31" w:rsidRDefault="00814D31" w:rsidP="00814D31">
            <w:pPr>
              <w:jc w:val="center"/>
            </w:pPr>
            <w:r>
              <w:t>Mar. 30</w:t>
            </w:r>
          </w:p>
        </w:tc>
        <w:tc>
          <w:tcPr>
            <w:tcW w:w="1170" w:type="dxa"/>
            <w:vAlign w:val="center"/>
          </w:tcPr>
          <w:p w14:paraId="14C3F864" w14:textId="71B6BB54" w:rsidR="00814D31" w:rsidRDefault="00814D31" w:rsidP="00814D31">
            <w:pPr>
              <w:jc w:val="center"/>
            </w:pPr>
            <w:r>
              <w:t>0</w:t>
            </w:r>
          </w:p>
        </w:tc>
        <w:tc>
          <w:tcPr>
            <w:tcW w:w="1350" w:type="dxa"/>
            <w:vAlign w:val="center"/>
          </w:tcPr>
          <w:p w14:paraId="3D1CD870" w14:textId="0CE2B3B7" w:rsidR="00814D31" w:rsidRDefault="00814D31" w:rsidP="00814D31">
            <w:pPr>
              <w:jc w:val="center"/>
            </w:pPr>
            <w:r>
              <w:t>2</w:t>
            </w:r>
          </w:p>
        </w:tc>
      </w:tr>
      <w:tr w:rsidR="00814D31" w14:paraId="75EBFE76" w14:textId="77777777" w:rsidTr="00814D31">
        <w:trPr>
          <w:trHeight w:val="279"/>
        </w:trPr>
        <w:tc>
          <w:tcPr>
            <w:tcW w:w="1255" w:type="dxa"/>
            <w:vMerge/>
            <w:vAlign w:val="center"/>
          </w:tcPr>
          <w:p w14:paraId="18BE8970" w14:textId="1C350D56" w:rsidR="00814D31" w:rsidRDefault="00814D31" w:rsidP="00814D31">
            <w:pPr>
              <w:jc w:val="center"/>
            </w:pPr>
          </w:p>
        </w:tc>
        <w:tc>
          <w:tcPr>
            <w:tcW w:w="1255" w:type="dxa"/>
            <w:vAlign w:val="center"/>
          </w:tcPr>
          <w:p w14:paraId="30B5E4CE" w14:textId="30EDCB25" w:rsidR="00814D31" w:rsidRDefault="00814D31" w:rsidP="00814D31">
            <w:pPr>
              <w:jc w:val="center"/>
            </w:pPr>
            <w:r>
              <w:t>Apr. 7</w:t>
            </w:r>
          </w:p>
        </w:tc>
        <w:tc>
          <w:tcPr>
            <w:tcW w:w="1170" w:type="dxa"/>
            <w:vAlign w:val="center"/>
          </w:tcPr>
          <w:p w14:paraId="4D177945" w14:textId="0A3D68F3" w:rsidR="00814D31" w:rsidRDefault="00814D31" w:rsidP="00814D31">
            <w:pPr>
              <w:jc w:val="center"/>
            </w:pPr>
            <w:r>
              <w:t>1</w:t>
            </w:r>
          </w:p>
        </w:tc>
        <w:tc>
          <w:tcPr>
            <w:tcW w:w="1350" w:type="dxa"/>
            <w:vAlign w:val="center"/>
          </w:tcPr>
          <w:p w14:paraId="18941C05" w14:textId="701526A7" w:rsidR="00814D31" w:rsidRDefault="00814D31" w:rsidP="00814D31">
            <w:pPr>
              <w:jc w:val="center"/>
            </w:pPr>
            <w:r>
              <w:t>3</w:t>
            </w:r>
          </w:p>
        </w:tc>
      </w:tr>
      <w:tr w:rsidR="00814D31" w14:paraId="6BFB217A" w14:textId="77777777" w:rsidTr="00814D31">
        <w:trPr>
          <w:trHeight w:val="279"/>
        </w:trPr>
        <w:tc>
          <w:tcPr>
            <w:tcW w:w="1255" w:type="dxa"/>
            <w:vMerge/>
            <w:vAlign w:val="center"/>
          </w:tcPr>
          <w:p w14:paraId="25F26E4B" w14:textId="6B63B600" w:rsidR="00814D31" w:rsidRDefault="00814D31" w:rsidP="00814D31">
            <w:pPr>
              <w:jc w:val="center"/>
            </w:pPr>
          </w:p>
        </w:tc>
        <w:tc>
          <w:tcPr>
            <w:tcW w:w="1255" w:type="dxa"/>
            <w:vAlign w:val="center"/>
          </w:tcPr>
          <w:p w14:paraId="798DDE5D" w14:textId="4371FE45" w:rsidR="00814D31" w:rsidRDefault="00814D31" w:rsidP="00814D31">
            <w:pPr>
              <w:jc w:val="center"/>
            </w:pPr>
            <w:r>
              <w:t>Apr. 19</w:t>
            </w:r>
          </w:p>
        </w:tc>
        <w:tc>
          <w:tcPr>
            <w:tcW w:w="1170" w:type="dxa"/>
            <w:vAlign w:val="center"/>
          </w:tcPr>
          <w:p w14:paraId="52988C65" w14:textId="70EFE740" w:rsidR="00814D31" w:rsidRDefault="00814D31" w:rsidP="00814D31">
            <w:pPr>
              <w:jc w:val="center"/>
            </w:pPr>
            <w:r>
              <w:t>3</w:t>
            </w:r>
          </w:p>
        </w:tc>
        <w:tc>
          <w:tcPr>
            <w:tcW w:w="1350" w:type="dxa"/>
            <w:vAlign w:val="center"/>
          </w:tcPr>
          <w:p w14:paraId="414EED36" w14:textId="7678D731" w:rsidR="00814D31" w:rsidRDefault="00814D31" w:rsidP="00814D31">
            <w:pPr>
              <w:jc w:val="center"/>
            </w:pPr>
            <w:r>
              <w:t>7</w:t>
            </w:r>
          </w:p>
        </w:tc>
      </w:tr>
      <w:tr w:rsidR="00814D31" w14:paraId="46C28D5C" w14:textId="77777777" w:rsidTr="00814D31">
        <w:trPr>
          <w:trHeight w:val="279"/>
        </w:trPr>
        <w:tc>
          <w:tcPr>
            <w:tcW w:w="1255" w:type="dxa"/>
            <w:vMerge/>
            <w:vAlign w:val="center"/>
          </w:tcPr>
          <w:p w14:paraId="5AE083AB" w14:textId="532275F8" w:rsidR="00814D31" w:rsidRDefault="00814D31" w:rsidP="00814D31">
            <w:pPr>
              <w:jc w:val="center"/>
            </w:pPr>
          </w:p>
        </w:tc>
        <w:tc>
          <w:tcPr>
            <w:tcW w:w="1255" w:type="dxa"/>
            <w:vAlign w:val="center"/>
          </w:tcPr>
          <w:p w14:paraId="5BFFE743" w14:textId="701AB6AE" w:rsidR="00814D31" w:rsidRDefault="00814D31" w:rsidP="00814D31">
            <w:pPr>
              <w:jc w:val="center"/>
            </w:pPr>
            <w:r>
              <w:t>May 4</w:t>
            </w:r>
          </w:p>
        </w:tc>
        <w:tc>
          <w:tcPr>
            <w:tcW w:w="1170" w:type="dxa"/>
            <w:vAlign w:val="center"/>
          </w:tcPr>
          <w:p w14:paraId="0357CB70" w14:textId="3E876C33" w:rsidR="00814D31" w:rsidRDefault="00814D31" w:rsidP="00814D31">
            <w:pPr>
              <w:jc w:val="center"/>
            </w:pPr>
            <w:r>
              <w:t>2</w:t>
            </w:r>
          </w:p>
        </w:tc>
        <w:tc>
          <w:tcPr>
            <w:tcW w:w="1350" w:type="dxa"/>
            <w:vAlign w:val="center"/>
          </w:tcPr>
          <w:p w14:paraId="5A242FD9" w14:textId="1B629EA0" w:rsidR="00814D31" w:rsidRDefault="00814D31" w:rsidP="00814D31">
            <w:pPr>
              <w:jc w:val="center"/>
            </w:pPr>
            <w:r>
              <w:t>6</w:t>
            </w:r>
            <w:r w:rsidRPr="00A72F5B">
              <w:rPr>
                <w:vertAlign w:val="superscript"/>
              </w:rPr>
              <w:t>c</w:t>
            </w:r>
          </w:p>
        </w:tc>
      </w:tr>
      <w:tr w:rsidR="00814D31" w14:paraId="0CDA4944" w14:textId="77777777" w:rsidTr="00814D31">
        <w:trPr>
          <w:trHeight w:val="279"/>
        </w:trPr>
        <w:tc>
          <w:tcPr>
            <w:tcW w:w="1255" w:type="dxa"/>
            <w:vMerge/>
            <w:vAlign w:val="center"/>
          </w:tcPr>
          <w:p w14:paraId="0841A679" w14:textId="629F64BC" w:rsidR="00814D31" w:rsidRDefault="00814D31" w:rsidP="00814D31">
            <w:pPr>
              <w:jc w:val="center"/>
            </w:pPr>
          </w:p>
        </w:tc>
        <w:tc>
          <w:tcPr>
            <w:tcW w:w="1255" w:type="dxa"/>
            <w:vAlign w:val="center"/>
          </w:tcPr>
          <w:p w14:paraId="0314AD48" w14:textId="3EF0720A" w:rsidR="00814D31" w:rsidRDefault="00814D31" w:rsidP="00814D31">
            <w:pPr>
              <w:jc w:val="center"/>
            </w:pPr>
            <w:r>
              <w:t>May 20</w:t>
            </w:r>
          </w:p>
        </w:tc>
        <w:tc>
          <w:tcPr>
            <w:tcW w:w="1170" w:type="dxa"/>
            <w:vAlign w:val="center"/>
          </w:tcPr>
          <w:p w14:paraId="4B484672" w14:textId="6C4EB45F" w:rsidR="00814D31" w:rsidRDefault="00814D31" w:rsidP="00814D31">
            <w:pPr>
              <w:jc w:val="center"/>
            </w:pPr>
            <w:r>
              <w:t>2</w:t>
            </w:r>
          </w:p>
        </w:tc>
        <w:tc>
          <w:tcPr>
            <w:tcW w:w="1350" w:type="dxa"/>
            <w:vAlign w:val="center"/>
          </w:tcPr>
          <w:p w14:paraId="2EC37276" w14:textId="3669E386" w:rsidR="00814D31" w:rsidRDefault="00814D31" w:rsidP="00814D31">
            <w:pPr>
              <w:jc w:val="center"/>
            </w:pPr>
            <w:r>
              <w:t>3</w:t>
            </w:r>
            <w:r w:rsidRPr="00A72F5B">
              <w:rPr>
                <w:vertAlign w:val="superscript"/>
              </w:rPr>
              <w:t xml:space="preserve"> b</w:t>
            </w:r>
          </w:p>
        </w:tc>
      </w:tr>
      <w:tr w:rsidR="00814D31" w14:paraId="17747B79" w14:textId="77777777" w:rsidTr="00814D31">
        <w:trPr>
          <w:trHeight w:val="279"/>
        </w:trPr>
        <w:tc>
          <w:tcPr>
            <w:tcW w:w="1255" w:type="dxa"/>
            <w:vMerge/>
            <w:vAlign w:val="center"/>
          </w:tcPr>
          <w:p w14:paraId="539B46EE" w14:textId="3797CF61" w:rsidR="00814D31" w:rsidRDefault="00814D31" w:rsidP="00814D31">
            <w:pPr>
              <w:jc w:val="center"/>
            </w:pPr>
          </w:p>
        </w:tc>
        <w:tc>
          <w:tcPr>
            <w:tcW w:w="1255" w:type="dxa"/>
            <w:vAlign w:val="center"/>
          </w:tcPr>
          <w:p w14:paraId="2D397BB0" w14:textId="6D309CD5" w:rsidR="00814D31" w:rsidRDefault="00814D31" w:rsidP="00814D31">
            <w:pPr>
              <w:jc w:val="center"/>
            </w:pPr>
            <w:r>
              <w:t>Jun. 1</w:t>
            </w:r>
          </w:p>
        </w:tc>
        <w:tc>
          <w:tcPr>
            <w:tcW w:w="1170" w:type="dxa"/>
            <w:vAlign w:val="center"/>
          </w:tcPr>
          <w:p w14:paraId="114ADB71" w14:textId="226A842B" w:rsidR="00814D31" w:rsidRDefault="00814D31" w:rsidP="00814D31">
            <w:pPr>
              <w:jc w:val="center"/>
            </w:pPr>
            <w:r>
              <w:t>2</w:t>
            </w:r>
          </w:p>
        </w:tc>
        <w:tc>
          <w:tcPr>
            <w:tcW w:w="1350" w:type="dxa"/>
            <w:vAlign w:val="center"/>
          </w:tcPr>
          <w:p w14:paraId="7FD142FB" w14:textId="377205E5" w:rsidR="00814D31" w:rsidRDefault="00814D31" w:rsidP="00814D31">
            <w:pPr>
              <w:jc w:val="center"/>
            </w:pPr>
            <w:r>
              <w:t>1</w:t>
            </w:r>
          </w:p>
        </w:tc>
      </w:tr>
      <w:tr w:rsidR="00814D31" w14:paraId="43ED564D" w14:textId="77777777" w:rsidTr="00814D31">
        <w:trPr>
          <w:trHeight w:val="279"/>
        </w:trPr>
        <w:tc>
          <w:tcPr>
            <w:tcW w:w="1255" w:type="dxa"/>
            <w:vMerge/>
            <w:vAlign w:val="center"/>
          </w:tcPr>
          <w:p w14:paraId="3201F8F9" w14:textId="5F253A0B" w:rsidR="00814D31" w:rsidRDefault="00814D31" w:rsidP="00814D31">
            <w:pPr>
              <w:jc w:val="center"/>
            </w:pPr>
          </w:p>
        </w:tc>
        <w:tc>
          <w:tcPr>
            <w:tcW w:w="1255" w:type="dxa"/>
            <w:tcBorders>
              <w:bottom w:val="single" w:sz="4" w:space="0" w:color="auto"/>
            </w:tcBorders>
            <w:vAlign w:val="center"/>
          </w:tcPr>
          <w:p w14:paraId="0320576B" w14:textId="659B265C" w:rsidR="00814D31" w:rsidRDefault="00814D31" w:rsidP="00814D31">
            <w:pPr>
              <w:jc w:val="center"/>
            </w:pPr>
            <w:r>
              <w:t>Jun. 22</w:t>
            </w:r>
          </w:p>
        </w:tc>
        <w:tc>
          <w:tcPr>
            <w:tcW w:w="1170" w:type="dxa"/>
            <w:tcBorders>
              <w:bottom w:val="single" w:sz="4" w:space="0" w:color="auto"/>
            </w:tcBorders>
            <w:vAlign w:val="center"/>
          </w:tcPr>
          <w:p w14:paraId="0AC65208" w14:textId="6B5D2F93" w:rsidR="00814D31" w:rsidRDefault="00814D31" w:rsidP="00814D31">
            <w:pPr>
              <w:jc w:val="center"/>
            </w:pPr>
            <w:r>
              <w:t>1</w:t>
            </w:r>
          </w:p>
        </w:tc>
        <w:tc>
          <w:tcPr>
            <w:tcW w:w="1350" w:type="dxa"/>
            <w:tcBorders>
              <w:bottom w:val="single" w:sz="4" w:space="0" w:color="auto"/>
            </w:tcBorders>
            <w:vAlign w:val="center"/>
          </w:tcPr>
          <w:p w14:paraId="7545AC2F" w14:textId="2C58F07E" w:rsidR="00814D31" w:rsidRDefault="00814D31" w:rsidP="00814D31">
            <w:pPr>
              <w:jc w:val="center"/>
            </w:pPr>
            <w:r>
              <w:t>0</w:t>
            </w:r>
          </w:p>
        </w:tc>
      </w:tr>
      <w:tr w:rsidR="00814D31" w14:paraId="79BD7E47" w14:textId="77777777" w:rsidTr="00814D31">
        <w:trPr>
          <w:trHeight w:val="279"/>
        </w:trPr>
        <w:tc>
          <w:tcPr>
            <w:tcW w:w="1255" w:type="dxa"/>
            <w:vMerge/>
            <w:tcBorders>
              <w:bottom w:val="single" w:sz="4" w:space="0" w:color="auto"/>
            </w:tcBorders>
            <w:vAlign w:val="center"/>
          </w:tcPr>
          <w:p w14:paraId="39D50DE5" w14:textId="7D420512" w:rsidR="00814D31" w:rsidRDefault="00814D31" w:rsidP="00814D31">
            <w:pPr>
              <w:jc w:val="center"/>
            </w:pPr>
          </w:p>
        </w:tc>
        <w:tc>
          <w:tcPr>
            <w:tcW w:w="1255" w:type="dxa"/>
            <w:tcBorders>
              <w:top w:val="single" w:sz="4" w:space="0" w:color="auto"/>
              <w:bottom w:val="single" w:sz="4" w:space="0" w:color="auto"/>
            </w:tcBorders>
            <w:vAlign w:val="center"/>
          </w:tcPr>
          <w:p w14:paraId="3D82D1C0" w14:textId="229AB585" w:rsidR="00814D31" w:rsidRDefault="00814D31" w:rsidP="00814D31">
            <w:pPr>
              <w:jc w:val="center"/>
            </w:pPr>
            <w:r>
              <w:t>Total</w:t>
            </w:r>
          </w:p>
        </w:tc>
        <w:tc>
          <w:tcPr>
            <w:tcW w:w="1170" w:type="dxa"/>
            <w:tcBorders>
              <w:top w:val="single" w:sz="4" w:space="0" w:color="auto"/>
              <w:bottom w:val="single" w:sz="4" w:space="0" w:color="auto"/>
            </w:tcBorders>
            <w:vAlign w:val="center"/>
          </w:tcPr>
          <w:p w14:paraId="5EB57822" w14:textId="3BE6A6BA" w:rsidR="00814D31" w:rsidRDefault="00814D31" w:rsidP="00814D31">
            <w:pPr>
              <w:jc w:val="center"/>
            </w:pPr>
            <w:r>
              <w:t>17</w:t>
            </w:r>
          </w:p>
        </w:tc>
        <w:tc>
          <w:tcPr>
            <w:tcW w:w="1350" w:type="dxa"/>
            <w:tcBorders>
              <w:top w:val="single" w:sz="4" w:space="0" w:color="auto"/>
              <w:bottom w:val="single" w:sz="4" w:space="0" w:color="auto"/>
            </w:tcBorders>
            <w:vAlign w:val="center"/>
          </w:tcPr>
          <w:p w14:paraId="72CE91D5" w14:textId="2C9A149F" w:rsidR="00814D31" w:rsidRDefault="00814D31" w:rsidP="00814D31">
            <w:pPr>
              <w:jc w:val="center"/>
            </w:pPr>
            <w:r>
              <w:t>32</w:t>
            </w:r>
          </w:p>
        </w:tc>
      </w:tr>
    </w:tbl>
    <w:p w14:paraId="0D54235F" w14:textId="62F35FCE" w:rsidR="00B119C3" w:rsidRPr="00A72F5B" w:rsidRDefault="000B3D12" w:rsidP="00A72F5B">
      <w:pPr>
        <w:spacing w:after="0"/>
        <w:rPr>
          <w:sz w:val="20"/>
          <w:szCs w:val="20"/>
        </w:rPr>
      </w:pPr>
      <w:r w:rsidRPr="00A72F5B">
        <w:rPr>
          <w:sz w:val="20"/>
          <w:szCs w:val="20"/>
          <w:vertAlign w:val="superscript"/>
        </w:rPr>
        <w:t xml:space="preserve">a </w:t>
      </w:r>
      <w:r w:rsidRPr="00A72F5B">
        <w:rPr>
          <w:sz w:val="20"/>
          <w:szCs w:val="20"/>
        </w:rPr>
        <w:t xml:space="preserve">1 </w:t>
      </w:r>
      <w:r w:rsidR="00A72F5B" w:rsidRPr="00A72F5B">
        <w:rPr>
          <w:sz w:val="20"/>
          <w:szCs w:val="20"/>
        </w:rPr>
        <w:t>hatchery-origin steelhead was captured on April 1, 2021</w:t>
      </w:r>
      <w:r w:rsidR="00A72F5B">
        <w:rPr>
          <w:sz w:val="20"/>
          <w:szCs w:val="20"/>
        </w:rPr>
        <w:t>,</w:t>
      </w:r>
      <w:r w:rsidR="00A72F5B" w:rsidRPr="00A72F5B">
        <w:rPr>
          <w:sz w:val="20"/>
          <w:szCs w:val="20"/>
        </w:rPr>
        <w:t xml:space="preserve"> and 2 hatchery-origin steelhead were captured on April 8, 2021.</w:t>
      </w:r>
    </w:p>
    <w:p w14:paraId="34329761" w14:textId="040A54C4" w:rsidR="00A72F5B" w:rsidRPr="00A72F5B" w:rsidRDefault="00A72F5B" w:rsidP="00A72F5B">
      <w:pPr>
        <w:spacing w:after="0"/>
        <w:rPr>
          <w:sz w:val="20"/>
          <w:szCs w:val="20"/>
        </w:rPr>
      </w:pPr>
      <w:r w:rsidRPr="00A72F5B">
        <w:rPr>
          <w:sz w:val="20"/>
          <w:szCs w:val="20"/>
          <w:vertAlign w:val="superscript"/>
        </w:rPr>
        <w:t xml:space="preserve">b </w:t>
      </w:r>
      <w:r w:rsidRPr="00A72F5B">
        <w:rPr>
          <w:sz w:val="20"/>
          <w:szCs w:val="20"/>
        </w:rPr>
        <w:t xml:space="preserve">1 hatchery-origin steelhead was captured on March 9, 2022; 2 hatchery-origin steelhead were captured on March 16, 2022, and 1 hatchery-origin steelhead was captured on May 20, 2022. </w:t>
      </w:r>
    </w:p>
    <w:p w14:paraId="3560A3FE" w14:textId="346EF621" w:rsidR="00A72F5B" w:rsidRPr="00A72F5B" w:rsidRDefault="00A72F5B" w:rsidP="00A72F5B">
      <w:pPr>
        <w:spacing w:after="0"/>
        <w:rPr>
          <w:sz w:val="20"/>
          <w:szCs w:val="20"/>
        </w:rPr>
      </w:pPr>
      <w:r w:rsidRPr="00A72F5B">
        <w:rPr>
          <w:sz w:val="20"/>
          <w:szCs w:val="20"/>
          <w:vertAlign w:val="superscript"/>
        </w:rPr>
        <w:t xml:space="preserve">c </w:t>
      </w:r>
      <w:r w:rsidRPr="00A72F5B">
        <w:rPr>
          <w:sz w:val="20"/>
          <w:szCs w:val="20"/>
        </w:rPr>
        <w:t xml:space="preserve"> One steelhead was identified as a </w:t>
      </w:r>
      <w:proofErr w:type="spellStart"/>
      <w:r w:rsidRPr="00A72F5B">
        <w:rPr>
          <w:sz w:val="20"/>
          <w:szCs w:val="20"/>
        </w:rPr>
        <w:t>kelt</w:t>
      </w:r>
      <w:proofErr w:type="spellEnd"/>
      <w:r w:rsidRPr="00A72F5B">
        <w:rPr>
          <w:sz w:val="20"/>
          <w:szCs w:val="20"/>
        </w:rPr>
        <w:t xml:space="preserve"> on June 8, 2021. </w:t>
      </w:r>
    </w:p>
    <w:p w14:paraId="081B6FDE" w14:textId="42F732E1" w:rsidR="00A72F5B" w:rsidRPr="00A72F5B" w:rsidRDefault="00A72F5B" w:rsidP="00A72F5B">
      <w:pPr>
        <w:spacing w:after="0"/>
        <w:rPr>
          <w:sz w:val="20"/>
          <w:szCs w:val="20"/>
        </w:rPr>
      </w:pPr>
      <w:r w:rsidRPr="00A72F5B">
        <w:rPr>
          <w:sz w:val="20"/>
          <w:szCs w:val="20"/>
          <w:vertAlign w:val="superscript"/>
        </w:rPr>
        <w:t xml:space="preserve">d </w:t>
      </w:r>
      <w:r w:rsidRPr="00A72F5B">
        <w:rPr>
          <w:sz w:val="20"/>
          <w:szCs w:val="20"/>
        </w:rPr>
        <w:t xml:space="preserve">Four steelhead were identified as </w:t>
      </w:r>
      <w:proofErr w:type="spellStart"/>
      <w:r w:rsidRPr="00A72F5B">
        <w:rPr>
          <w:sz w:val="20"/>
          <w:szCs w:val="20"/>
        </w:rPr>
        <w:t>kelts</w:t>
      </w:r>
      <w:proofErr w:type="spellEnd"/>
      <w:r w:rsidRPr="00A72F5B">
        <w:rPr>
          <w:sz w:val="20"/>
          <w:szCs w:val="20"/>
        </w:rPr>
        <w:t xml:space="preserve"> on May 4, 2022, 2 steelhead were identified as </w:t>
      </w:r>
      <w:proofErr w:type="spellStart"/>
      <w:r w:rsidRPr="00A72F5B">
        <w:rPr>
          <w:sz w:val="20"/>
          <w:szCs w:val="20"/>
        </w:rPr>
        <w:t>kelts</w:t>
      </w:r>
      <w:proofErr w:type="spellEnd"/>
      <w:r w:rsidRPr="00A72F5B">
        <w:rPr>
          <w:sz w:val="20"/>
          <w:szCs w:val="20"/>
        </w:rPr>
        <w:t xml:space="preserve"> of May 20, 2022, and 1 was identified as a </w:t>
      </w:r>
      <w:proofErr w:type="spellStart"/>
      <w:r w:rsidRPr="00A72F5B">
        <w:rPr>
          <w:sz w:val="20"/>
          <w:szCs w:val="20"/>
        </w:rPr>
        <w:t>kelt</w:t>
      </w:r>
      <w:proofErr w:type="spellEnd"/>
      <w:r w:rsidRPr="00A72F5B">
        <w:rPr>
          <w:sz w:val="20"/>
          <w:szCs w:val="20"/>
        </w:rPr>
        <w:t xml:space="preserve"> on June 1, 2022.</w:t>
      </w:r>
    </w:p>
    <w:p w14:paraId="41EFBD69" w14:textId="77777777" w:rsidR="00C03E38" w:rsidRDefault="00C03E38" w:rsidP="006E52F0">
      <w:pPr>
        <w:rPr>
          <w:sz w:val="20"/>
          <w:szCs w:val="20"/>
        </w:rPr>
      </w:pPr>
    </w:p>
    <w:p w14:paraId="697F77BC" w14:textId="2E93A345" w:rsidR="00022E56" w:rsidRDefault="00001E83" w:rsidP="00C03E38">
      <w:pPr>
        <w:spacing w:after="0"/>
      </w:pPr>
      <w:r>
        <w:t xml:space="preserve">Encountered steelhead averaged 644 millimeters (mm) fork length (FL) in both 2021 and </w:t>
      </w:r>
      <w:r w:rsidR="000535B6">
        <w:t>2022 and</w:t>
      </w:r>
      <w:r>
        <w:t xml:space="preserve"> ranged from </w:t>
      </w:r>
      <w:r w:rsidR="00D40D8B">
        <w:t xml:space="preserve">400 mm to 780 mm FL in 2021, and from 550 to 800 mm FL in 2022. Captured bull trout were smaller on average than steelhead and averaged </w:t>
      </w:r>
      <w:r w:rsidR="00043037">
        <w:t xml:space="preserve">478 mm FL in </w:t>
      </w:r>
      <w:r w:rsidR="000535B6">
        <w:t>2021 and</w:t>
      </w:r>
      <w:r w:rsidR="00043037">
        <w:t xml:space="preserve"> </w:t>
      </w:r>
      <w:r w:rsidR="000535B6">
        <w:t xml:space="preserve">averaged </w:t>
      </w:r>
      <w:r w:rsidR="00043037">
        <w:t xml:space="preserve">565 mm FL in 2022. Bull trout ranged from 270 mm to 660 mm FL in 2021, and </w:t>
      </w:r>
      <w:r w:rsidR="000535B6">
        <w:t xml:space="preserve">from 395 mm to 700 mm FL in 2022. </w:t>
      </w:r>
    </w:p>
    <w:p w14:paraId="7DBC1B41" w14:textId="77777777" w:rsidR="00D37C89" w:rsidRPr="00141183" w:rsidRDefault="00D37C89" w:rsidP="00C03E38">
      <w:pPr>
        <w:spacing w:after="0"/>
      </w:pPr>
    </w:p>
    <w:p w14:paraId="4A1EE2A1" w14:textId="6A1FE726" w:rsidR="006C0574" w:rsidRDefault="006C0574" w:rsidP="006C0574">
      <w:r w:rsidRPr="00D97D08">
        <w:rPr>
          <w:b/>
        </w:rPr>
        <w:t xml:space="preserve">Figure </w:t>
      </w:r>
      <w:r>
        <w:rPr>
          <w:b/>
          <w:noProof/>
        </w:rPr>
        <w:t>6</w:t>
      </w:r>
      <w:r w:rsidRPr="008568CD">
        <w:t xml:space="preserve"> </w:t>
      </w:r>
      <w:r>
        <w:t xml:space="preserve">Length distributions of </w:t>
      </w:r>
      <w:r w:rsidR="006E52F0">
        <w:t xml:space="preserve">steelhead, bull trout, and rainbow trout encountered during species composition sampling in the lower Dungeness River in 2021 and 2022. </w:t>
      </w:r>
      <w:r w:rsidR="000B3D12" w:rsidRPr="000B3D12">
        <w:rPr>
          <w:color w:val="FF0000"/>
        </w:rPr>
        <w:t>Kevin’s histogram</w:t>
      </w:r>
    </w:p>
    <w:p w14:paraId="23EB3D50" w14:textId="1E622302" w:rsidR="0001679E" w:rsidRDefault="00682673" w:rsidP="00B9703F">
      <w:pPr>
        <w:pStyle w:val="Heading2"/>
      </w:pPr>
      <w:r>
        <w:t>Abundance estimate</w:t>
      </w:r>
    </w:p>
    <w:p w14:paraId="35E5D806" w14:textId="77777777" w:rsidR="00682673" w:rsidRPr="00682673" w:rsidRDefault="00682673" w:rsidP="00682673"/>
    <w:p w14:paraId="6AEEE474" w14:textId="0EB3D47B" w:rsidR="008429DB" w:rsidRDefault="008429DB" w:rsidP="00B9703F">
      <w:pPr>
        <w:pStyle w:val="Heading2"/>
      </w:pPr>
      <w:r>
        <w:t>Data reviewer comparisons</w:t>
      </w:r>
    </w:p>
    <w:p w14:paraId="326487C1" w14:textId="6274BFE9" w:rsidR="002E5ACB" w:rsidRDefault="002E5ACB" w:rsidP="009A3B4C">
      <w:commentRangeStart w:id="24"/>
      <w:r>
        <w:t xml:space="preserve">Five days of data were triple reviewed by the two primary data reviewers and a third data reviewer to compare counts and measurements among the reviewers. The two primary data reviewers marked 88% of the same fish (Table </w:t>
      </w:r>
      <w:r w:rsidR="008F791B">
        <w:t>4</w:t>
      </w:r>
      <w:r>
        <w:t>). Reviewer 1 consistently measured fish as larger than Reviewer 2 (93% of the time), by an average of 6.4 cm</w:t>
      </w:r>
      <w:r w:rsidR="00F8033E">
        <w:t>. Twenty-three percent</w:t>
      </w:r>
      <w:r>
        <w:t xml:space="preserve"> of fish lengths were highly variable between the two primary reviewers, mainly on days with poor image quality. </w:t>
      </w:r>
      <w:r w:rsidR="00EA6C8A">
        <w:t xml:space="preserve">Fish counts and lengths were more variable between all three reviewers (Table </w:t>
      </w:r>
      <w:r w:rsidR="008F791B">
        <w:t>5</w:t>
      </w:r>
      <w:r w:rsidR="00EA6C8A">
        <w:t>). Upstream migrating fish counts were more consistent than downstream counts for all three reviewers.</w:t>
      </w:r>
      <w:r w:rsidR="0001679E">
        <w:t xml:space="preserve"> </w:t>
      </w:r>
      <w:commentRangeEnd w:id="24"/>
      <w:r w:rsidR="00A72F5B">
        <w:rPr>
          <w:rStyle w:val="CommentReference"/>
        </w:rPr>
        <w:commentReference w:id="24"/>
      </w:r>
    </w:p>
    <w:p w14:paraId="3784BE9C" w14:textId="77777777" w:rsidR="002E5ACB" w:rsidRPr="009A3B4C" w:rsidRDefault="002E5ACB" w:rsidP="009A3B4C"/>
    <w:p w14:paraId="14D2AD48" w14:textId="179836BF" w:rsidR="00881F3E" w:rsidRDefault="00881F3E" w:rsidP="00881F3E">
      <w:pPr>
        <w:pStyle w:val="Heading1"/>
      </w:pPr>
      <w:r>
        <w:t xml:space="preserve">Discussion </w:t>
      </w:r>
    </w:p>
    <w:p w14:paraId="41EB3765" w14:textId="6A305725" w:rsidR="00ED7E54" w:rsidRDefault="00682673" w:rsidP="00682673">
      <w:pPr>
        <w:pStyle w:val="ListParagraph"/>
        <w:numPr>
          <w:ilvl w:val="0"/>
          <w:numId w:val="3"/>
        </w:numPr>
      </w:pPr>
      <w:r>
        <w:t>Species composition sampling- is it capturing fish that are moving past the sonar site or also fish that are holding? Some bull trout recaptured 2 of 3 times in same spot, and in both years</w:t>
      </w:r>
    </w:p>
    <w:p w14:paraId="5B8C1EC6" w14:textId="77777777" w:rsidR="00682673" w:rsidRPr="009A3B4C" w:rsidRDefault="00682673" w:rsidP="00682673">
      <w:pPr>
        <w:pStyle w:val="ListParagraph"/>
        <w:numPr>
          <w:ilvl w:val="0"/>
          <w:numId w:val="3"/>
        </w:numPr>
      </w:pPr>
    </w:p>
    <w:p w14:paraId="57F36733" w14:textId="77777777" w:rsidR="000B21EE" w:rsidRDefault="000B21EE" w:rsidP="00B9703F">
      <w:pPr>
        <w:pStyle w:val="Heading1"/>
      </w:pPr>
      <w:r>
        <w:t>Recommendations</w:t>
      </w:r>
    </w:p>
    <w:p w14:paraId="194A4B96" w14:textId="3A70A23C" w:rsidR="000B21EE" w:rsidRPr="00B5198E" w:rsidRDefault="00B5198E" w:rsidP="00B5198E">
      <w:pPr>
        <w:pStyle w:val="ListParagraph"/>
        <w:numPr>
          <w:ilvl w:val="0"/>
          <w:numId w:val="2"/>
        </w:numPr>
        <w:rPr>
          <w:b/>
        </w:rPr>
      </w:pPr>
      <w:r>
        <w:t xml:space="preserve">Deploy the SONAR in </w:t>
      </w:r>
      <w:r w:rsidR="00881F3E">
        <w:t>early to mid-January to capture start of steelhead return</w:t>
      </w:r>
    </w:p>
    <w:p w14:paraId="3C0A71D0" w14:textId="693CB867" w:rsidR="00881F3E" w:rsidRPr="00881F3E" w:rsidRDefault="00881F3E" w:rsidP="00ED7E54">
      <w:pPr>
        <w:pStyle w:val="ListParagraph"/>
        <w:numPr>
          <w:ilvl w:val="0"/>
          <w:numId w:val="2"/>
        </w:numPr>
        <w:rPr>
          <w:b/>
        </w:rPr>
      </w:pPr>
      <w:r>
        <w:t xml:space="preserve">Consider using </w:t>
      </w:r>
      <w:proofErr w:type="spellStart"/>
      <w:r>
        <w:t>Echoview</w:t>
      </w:r>
      <w:proofErr w:type="spellEnd"/>
      <w:r>
        <w:t xml:space="preserve"> software to develop automated data processing flow and reduce data review time </w:t>
      </w:r>
    </w:p>
    <w:p w14:paraId="3E55D531" w14:textId="70402E4A" w:rsidR="00ED7E54" w:rsidRPr="00ED7E54" w:rsidRDefault="00ED7E54" w:rsidP="00ED7E54">
      <w:pPr>
        <w:pStyle w:val="ListParagraph"/>
        <w:numPr>
          <w:ilvl w:val="0"/>
          <w:numId w:val="2"/>
        </w:numPr>
        <w:rPr>
          <w:b/>
        </w:rPr>
      </w:pPr>
      <w:r>
        <w:t>Investigate potential collaborations with external partners to leverage machine learning/AI to automat</w:t>
      </w:r>
      <w:r w:rsidR="00881F3E">
        <w:t xml:space="preserve">e data processing </w:t>
      </w:r>
      <w:r>
        <w:t xml:space="preserve">and reduce data </w:t>
      </w:r>
      <w:r w:rsidR="00881F3E">
        <w:t xml:space="preserve">review </w:t>
      </w:r>
      <w:r>
        <w:t>time</w:t>
      </w:r>
    </w:p>
    <w:p w14:paraId="36243C28" w14:textId="77777777" w:rsidR="00ED7E54" w:rsidRPr="00ED7E54" w:rsidRDefault="00ED7E54" w:rsidP="00ED7E54">
      <w:pPr>
        <w:pStyle w:val="ListParagraph"/>
        <w:rPr>
          <w:b/>
        </w:rPr>
      </w:pPr>
    </w:p>
    <w:p w14:paraId="3468D31B" w14:textId="52427B94" w:rsidR="0054729D" w:rsidRDefault="0054729D" w:rsidP="00B9703F">
      <w:pPr>
        <w:pStyle w:val="Heading1"/>
      </w:pPr>
      <w:r>
        <w:t>Acknowledgements</w:t>
      </w:r>
    </w:p>
    <w:p w14:paraId="0BB84835" w14:textId="6DD4EA77" w:rsidR="00ED7E54" w:rsidRDefault="0001679E">
      <w:r>
        <w:t>Andrew Simmons</w:t>
      </w:r>
      <w:r w:rsidR="00881F3E">
        <w:t xml:space="preserve">, Dan </w:t>
      </w:r>
      <w:proofErr w:type="spellStart"/>
      <w:r w:rsidR="00881F3E">
        <w:t>Gorze</w:t>
      </w:r>
      <w:proofErr w:type="spellEnd"/>
      <w:r w:rsidR="00881F3E">
        <w:t xml:space="preserve">, </w:t>
      </w:r>
      <w:r>
        <w:t>Jayson Gallatin</w:t>
      </w:r>
      <w:r w:rsidR="00881F3E">
        <w:t xml:space="preserve">, Brent Trim, </w:t>
      </w:r>
      <w:r w:rsidR="00AB0DB3">
        <w:t xml:space="preserve">and </w:t>
      </w:r>
      <w:r w:rsidR="00881F3E">
        <w:t xml:space="preserve">Greg </w:t>
      </w:r>
      <w:proofErr w:type="spellStart"/>
      <w:r w:rsidR="00881F3E">
        <w:t>Boecker</w:t>
      </w:r>
      <w:proofErr w:type="spellEnd"/>
      <w:r>
        <w:t xml:space="preserve"> of WDFW operated, maintained, and reviewed SONAR imagery data. </w:t>
      </w:r>
      <w:r w:rsidR="00D56098">
        <w:t xml:space="preserve">Calvin Stokes also reviewed SONAR imagery. </w:t>
      </w:r>
      <w:r>
        <w:t xml:space="preserve">Peter Topping provided project support and advice. </w:t>
      </w:r>
      <w:r w:rsidR="00AB0DB3">
        <w:t>Kathryn Sutton led weekly species composition sampling with the help of</w:t>
      </w:r>
      <w:r w:rsidR="00E11CBA">
        <w:t xml:space="preserve"> many volunteers including</w:t>
      </w:r>
      <w:r w:rsidR="00AB0DB3">
        <w:t xml:space="preserve"> Calvin Stokes</w:t>
      </w:r>
      <w:r w:rsidR="00E11CBA">
        <w:t xml:space="preserve">, Jenni Whitney, Scott Williams, Jeff Gufler, </w:t>
      </w:r>
      <w:r w:rsidR="001C18F0">
        <w:t xml:space="preserve">David Thomas, Jacob </w:t>
      </w:r>
      <w:proofErr w:type="spellStart"/>
      <w:r w:rsidR="001C18F0">
        <w:t>Portney</w:t>
      </w:r>
      <w:proofErr w:type="spellEnd"/>
      <w:r w:rsidR="001C18F0">
        <w:t>, Caleb Owen, and Kayla Own</w:t>
      </w:r>
      <w:r w:rsidR="00AB0DB3">
        <w:t xml:space="preserve"> of WDFW,  </w:t>
      </w:r>
      <w:r>
        <w:t>Chris Burns, Jarrett Burns, Casey Allen</w:t>
      </w:r>
      <w:r w:rsidR="001C18F0">
        <w:t xml:space="preserve">, and Aaron Brooks </w:t>
      </w:r>
      <w:r>
        <w:t xml:space="preserve">of the Jamestown S’Klallam Tribe, </w:t>
      </w:r>
      <w:r w:rsidR="001C18F0">
        <w:t>Dave Shreffler of Shreffler and Associates, Keith Denton of Keith Denton and Associates, and</w:t>
      </w:r>
      <w:r>
        <w:t xml:space="preserve"> Roger Peters, Roger Tabor</w:t>
      </w:r>
      <w:r w:rsidR="001C18F0">
        <w:t xml:space="preserve">, Greg Byford, Evan Lewis, Jakob </w:t>
      </w:r>
      <w:proofErr w:type="spellStart"/>
      <w:r w:rsidR="001C18F0">
        <w:t>Bengelink</w:t>
      </w:r>
      <w:proofErr w:type="spellEnd"/>
      <w:r w:rsidR="001C18F0">
        <w:t>, and Jack Brill</w:t>
      </w:r>
      <w:r>
        <w:t xml:space="preserve"> of the U.S. Fish and Wildlife Service</w:t>
      </w:r>
      <w:r w:rsidR="001C18F0">
        <w:t>.</w:t>
      </w:r>
    </w:p>
    <w:p w14:paraId="4A2433FC" w14:textId="6777ECB0" w:rsidR="000B21EE" w:rsidRPr="0054729D" w:rsidRDefault="0001679E" w:rsidP="008E629E">
      <w:r>
        <w:t xml:space="preserve">  </w:t>
      </w:r>
    </w:p>
    <w:sectPr w:rsidR="000B21EE" w:rsidRPr="0054729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ee, Kevin (DFW)" w:date="2023-06-01T09:33:00Z" w:initials="SK(">
    <w:p w14:paraId="20E866B4" w14:textId="21B23279" w:rsidR="007B5A3C" w:rsidRDefault="007B5A3C">
      <w:pPr>
        <w:pStyle w:val="CommentText"/>
      </w:pPr>
      <w:r>
        <w:rPr>
          <w:rStyle w:val="CommentReference"/>
        </w:rPr>
        <w:annotationRef/>
      </w:r>
      <w:r w:rsidR="00760445">
        <w:t xml:space="preserve">Should we start with something about why monitoring steelhead in the Dungeness is important? Part of a listed DPS, etc.  </w:t>
      </w:r>
    </w:p>
  </w:comment>
  <w:comment w:id="12" w:author="See, Kevin (DFW)" w:date="2023-06-01T09:40:00Z" w:initials="SK(">
    <w:p w14:paraId="176F8FA1" w14:textId="285CD32C" w:rsidR="004C76C1" w:rsidRDefault="004C76C1">
      <w:pPr>
        <w:pStyle w:val="CommentText"/>
      </w:pPr>
      <w:r>
        <w:rPr>
          <w:rStyle w:val="CommentReference"/>
        </w:rPr>
        <w:annotationRef/>
      </w:r>
      <w:r>
        <w:t xml:space="preserve">What does this range mean? </w:t>
      </w:r>
      <w:r w:rsidR="002A6066">
        <w:t xml:space="preserve">Was it always somewhere in this range, or does this range describe the </w:t>
      </w:r>
      <w:r w:rsidR="00883524">
        <w:t xml:space="preserve">width of the acoustic wedge? </w:t>
      </w:r>
    </w:p>
  </w:comment>
  <w:comment w:id="13" w:author="Craig, Bethany E (DFW)" w:date="2023-05-26T12:05:00Z" w:initials="CBE(">
    <w:p w14:paraId="79614AA2" w14:textId="55C80D2E" w:rsidR="008F3C75" w:rsidRDefault="008F3C75">
      <w:pPr>
        <w:pStyle w:val="CommentText"/>
        <w:rPr>
          <w:noProof/>
        </w:rPr>
      </w:pPr>
      <w:r>
        <w:rPr>
          <w:rStyle w:val="CommentReference"/>
        </w:rPr>
        <w:annotationRef/>
      </w:r>
      <w:r>
        <w:rPr>
          <w:noProof/>
        </w:rPr>
        <w:t xml:space="preserve">Is May 30th what we decided on for the last day of steelhead passage? </w:t>
      </w:r>
    </w:p>
  </w:comment>
  <w:comment w:id="14" w:author="See, Kevin (DFW)" w:date="2023-06-30T12:22:00Z" w:initials="SK(">
    <w:p w14:paraId="60D63207" w14:textId="65E1C5AD" w:rsidR="00866F93" w:rsidRDefault="00866F93">
      <w:pPr>
        <w:pStyle w:val="CommentText"/>
      </w:pPr>
      <w:r>
        <w:rPr>
          <w:rStyle w:val="CommentReference"/>
        </w:rPr>
        <w:annotationRef/>
      </w:r>
      <w:r>
        <w:t>Yes, I believe it was</w:t>
      </w:r>
    </w:p>
  </w:comment>
  <w:comment w:id="15" w:author="See, Kevin (DFW)" w:date="2023-06-01T09:42:00Z" w:initials="SK(">
    <w:p w14:paraId="4D4BBD6E" w14:textId="7F0ED50E" w:rsidR="00D949AA" w:rsidRDefault="00D949AA">
      <w:pPr>
        <w:pStyle w:val="CommentText"/>
      </w:pPr>
      <w:r>
        <w:rPr>
          <w:rStyle w:val="CommentReference"/>
        </w:rPr>
        <w:annotationRef/>
      </w:r>
      <w:r w:rsidR="00F67696">
        <w:t>Is there a reason the steelhead season starts on a different day each year? Would it be more accurate to say it starts on Feb 1, or Feb 15, eve</w:t>
      </w:r>
      <w:r w:rsidR="002F7B53">
        <w:t>ry year?</w:t>
      </w:r>
    </w:p>
  </w:comment>
  <w:comment w:id="16" w:author="See, Kevin (DFW)" w:date="2023-06-01T09:44:00Z" w:initials="SK(">
    <w:p w14:paraId="5AF670AC" w14:textId="6A9051CC" w:rsidR="00F421B2" w:rsidRDefault="00F421B2">
      <w:pPr>
        <w:pStyle w:val="CommentText"/>
      </w:pPr>
      <w:r>
        <w:rPr>
          <w:rStyle w:val="CommentReference"/>
        </w:rPr>
        <w:annotationRef/>
      </w:r>
      <w:r w:rsidR="00F6347A">
        <w:t>Does this mean that the goal in 2018 was to review all files, but that proved infeasible? Hence the change in protocol for 2019?</w:t>
      </w:r>
    </w:p>
  </w:comment>
  <w:comment w:id="17" w:author="Craig, Bethany E (DFW)" w:date="2023-05-26T12:36:00Z" w:initials="CBE(">
    <w:p w14:paraId="5C0FEBDF" w14:textId="258CB4D1" w:rsidR="00DA1426" w:rsidRDefault="00DA1426">
      <w:pPr>
        <w:pStyle w:val="CommentText"/>
      </w:pPr>
      <w:r>
        <w:rPr>
          <w:rStyle w:val="CommentReference"/>
        </w:rPr>
        <w:annotationRef/>
      </w:r>
      <w:r>
        <w:rPr>
          <w:noProof/>
        </w:rPr>
        <w:t>Could remove if decide not to include uncertainty or variance of observers</w:t>
      </w:r>
    </w:p>
  </w:comment>
  <w:comment w:id="19" w:author="See, Kevin (DFW)" w:date="2023-06-01T09:45:00Z" w:initials="SK(">
    <w:p w14:paraId="4F60CE83" w14:textId="6A63AF56" w:rsidR="00681CA6" w:rsidRDefault="00681CA6">
      <w:pPr>
        <w:pStyle w:val="CommentText"/>
      </w:pPr>
      <w:r>
        <w:rPr>
          <w:rStyle w:val="CommentReference"/>
        </w:rPr>
        <w:annotationRef/>
      </w:r>
      <w:r>
        <w:t xml:space="preserve">Should we include a figure of a sample echogram? </w:t>
      </w:r>
    </w:p>
  </w:comment>
  <w:comment w:id="23" w:author="Craig, Bethany E (DFW)" w:date="2023-05-30T11:58:00Z" w:initials="CBE(">
    <w:p w14:paraId="3BB0EAB9" w14:textId="17A804D7" w:rsidR="00E87B7F" w:rsidRDefault="00E87B7F">
      <w:pPr>
        <w:pStyle w:val="CommentText"/>
      </w:pPr>
      <w:r>
        <w:rPr>
          <w:rStyle w:val="CommentReference"/>
        </w:rPr>
        <w:annotationRef/>
      </w:r>
      <w:r>
        <w:rPr>
          <w:noProof/>
        </w:rPr>
        <w:t xml:space="preserve">to revise </w:t>
      </w:r>
    </w:p>
  </w:comment>
  <w:comment w:id="24" w:author="Craig, Bethany E (DFW)" w:date="2023-05-30T12:30:00Z" w:initials="CBE(">
    <w:p w14:paraId="2DAF41D2" w14:textId="146C28DB" w:rsidR="00A72F5B" w:rsidRDefault="00A72F5B">
      <w:pPr>
        <w:pStyle w:val="CommentText"/>
      </w:pPr>
      <w:r>
        <w:rPr>
          <w:rStyle w:val="CommentReference"/>
        </w:rPr>
        <w:annotationRef/>
      </w:r>
      <w:r>
        <w:rPr>
          <w:noProof/>
        </w:rPr>
        <w:t>to be revised depending on what we do about data reviewer comparisons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E866B4" w15:done="0"/>
  <w15:commentEx w15:paraId="176F8FA1" w15:done="0"/>
  <w15:commentEx w15:paraId="79614AA2" w15:done="0"/>
  <w15:commentEx w15:paraId="60D63207" w15:paraIdParent="79614AA2" w15:done="0"/>
  <w15:commentEx w15:paraId="4D4BBD6E" w15:done="0"/>
  <w15:commentEx w15:paraId="5AF670AC" w15:done="0"/>
  <w15:commentEx w15:paraId="5C0FEBDF" w15:done="0"/>
  <w15:commentEx w15:paraId="4F60CE83" w15:done="0"/>
  <w15:commentEx w15:paraId="3BB0EAB9" w15:done="0"/>
  <w15:commentEx w15:paraId="2DAF41D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2E46E" w16cex:dateUtc="2023-06-01T16:33:00Z"/>
  <w16cex:commentExtensible w16cex:durableId="2822E5F6" w16cex:dateUtc="2023-06-01T16:40:00Z"/>
  <w16cex:commentExtensible w16cex:durableId="281B1F1C" w16cex:dateUtc="2023-05-26T19:05:00Z"/>
  <w16cex:commentExtensible w16cex:durableId="28494795" w16cex:dateUtc="2023-06-30T19:22:00Z"/>
  <w16cex:commentExtensible w16cex:durableId="2822E674" w16cex:dateUtc="2023-06-01T16:42:00Z"/>
  <w16cex:commentExtensible w16cex:durableId="2822E6EC" w16cex:dateUtc="2023-06-01T16:44:00Z"/>
  <w16cex:commentExtensible w16cex:durableId="281B264A" w16cex:dateUtc="2023-05-26T19:36:00Z"/>
  <w16cex:commentExtensible w16cex:durableId="2822E741" w16cex:dateUtc="2023-06-01T16:45:00Z"/>
  <w16cex:commentExtensible w16cex:durableId="28206370" w16cex:dateUtc="2023-05-30T18:58:00Z"/>
  <w16cex:commentExtensible w16cex:durableId="28206ACF" w16cex:dateUtc="2023-05-30T19: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E866B4" w16cid:durableId="2822E46E"/>
  <w16cid:commentId w16cid:paraId="176F8FA1" w16cid:durableId="2822E5F6"/>
  <w16cid:commentId w16cid:paraId="79614AA2" w16cid:durableId="281B1F1C"/>
  <w16cid:commentId w16cid:paraId="60D63207" w16cid:durableId="28494795"/>
  <w16cid:commentId w16cid:paraId="4D4BBD6E" w16cid:durableId="2822E674"/>
  <w16cid:commentId w16cid:paraId="5AF670AC" w16cid:durableId="2822E6EC"/>
  <w16cid:commentId w16cid:paraId="5C0FEBDF" w16cid:durableId="281B264A"/>
  <w16cid:commentId w16cid:paraId="4F60CE83" w16cid:durableId="2822E741"/>
  <w16cid:commentId w16cid:paraId="3BB0EAB9" w16cid:durableId="28206370"/>
  <w16cid:commentId w16cid:paraId="2DAF41D2" w16cid:durableId="28206AC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A541B" w14:textId="77777777" w:rsidR="00FD049D" w:rsidRDefault="00FD049D" w:rsidP="008720F9">
      <w:pPr>
        <w:spacing w:after="0" w:line="240" w:lineRule="auto"/>
      </w:pPr>
      <w:r>
        <w:separator/>
      </w:r>
    </w:p>
  </w:endnote>
  <w:endnote w:type="continuationSeparator" w:id="0">
    <w:p w14:paraId="1CBEA85B" w14:textId="77777777" w:rsidR="00FD049D" w:rsidRDefault="00FD049D" w:rsidP="008720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CAD68" w14:textId="77777777" w:rsidR="00FD049D" w:rsidRDefault="00FD049D" w:rsidP="008720F9">
      <w:pPr>
        <w:spacing w:after="0" w:line="240" w:lineRule="auto"/>
      </w:pPr>
      <w:r>
        <w:separator/>
      </w:r>
    </w:p>
  </w:footnote>
  <w:footnote w:type="continuationSeparator" w:id="0">
    <w:p w14:paraId="015112D0" w14:textId="77777777" w:rsidR="00FD049D" w:rsidRDefault="00FD049D" w:rsidP="008720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BF0755"/>
    <w:multiLevelType w:val="hybridMultilevel"/>
    <w:tmpl w:val="DAC8A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452702B"/>
    <w:multiLevelType w:val="hybridMultilevel"/>
    <w:tmpl w:val="05586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2685567"/>
    <w:multiLevelType w:val="hybridMultilevel"/>
    <w:tmpl w:val="3DF8A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7614892">
    <w:abstractNumId w:val="1"/>
  </w:num>
  <w:num w:numId="2" w16cid:durableId="779840061">
    <w:abstractNumId w:val="0"/>
  </w:num>
  <w:num w:numId="3" w16cid:durableId="23273667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e, Kevin (DFW)">
    <w15:presenceInfo w15:providerId="AD" w15:userId="S::Kevin.See@dfw.wa.gov::7d74bfac-b2a7-4c45-bf26-85f096b98620"/>
  </w15:person>
  <w15:person w15:author="Craig, Bethany E (DFW)">
    <w15:presenceInfo w15:providerId="AD" w15:userId="S::Bethany.Craig@dfw.wa.gov::0c5af767-78c7-4592-9f82-d2d4bcd728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29D"/>
    <w:rsid w:val="00001E83"/>
    <w:rsid w:val="00003F54"/>
    <w:rsid w:val="00016353"/>
    <w:rsid w:val="0001679E"/>
    <w:rsid w:val="00022E56"/>
    <w:rsid w:val="00024524"/>
    <w:rsid w:val="00025F0F"/>
    <w:rsid w:val="00043037"/>
    <w:rsid w:val="000535B6"/>
    <w:rsid w:val="000554DA"/>
    <w:rsid w:val="00057EAC"/>
    <w:rsid w:val="00060872"/>
    <w:rsid w:val="000836F4"/>
    <w:rsid w:val="000B21EE"/>
    <w:rsid w:val="000B3D12"/>
    <w:rsid w:val="000B69E2"/>
    <w:rsid w:val="000F311B"/>
    <w:rsid w:val="000F39B8"/>
    <w:rsid w:val="00100D6E"/>
    <w:rsid w:val="00115C08"/>
    <w:rsid w:val="00141183"/>
    <w:rsid w:val="001427A7"/>
    <w:rsid w:val="00142C55"/>
    <w:rsid w:val="00197C18"/>
    <w:rsid w:val="001B2F27"/>
    <w:rsid w:val="001C18F0"/>
    <w:rsid w:val="001E0D2B"/>
    <w:rsid w:val="001F0AD2"/>
    <w:rsid w:val="001F7AD9"/>
    <w:rsid w:val="00205CCA"/>
    <w:rsid w:val="00206E53"/>
    <w:rsid w:val="00207A21"/>
    <w:rsid w:val="00230CBE"/>
    <w:rsid w:val="00252B95"/>
    <w:rsid w:val="0026466B"/>
    <w:rsid w:val="002663FE"/>
    <w:rsid w:val="002742F1"/>
    <w:rsid w:val="002762CB"/>
    <w:rsid w:val="0028001B"/>
    <w:rsid w:val="002831F4"/>
    <w:rsid w:val="00290D8C"/>
    <w:rsid w:val="002A6066"/>
    <w:rsid w:val="002B7170"/>
    <w:rsid w:val="002C04AD"/>
    <w:rsid w:val="002C191F"/>
    <w:rsid w:val="002D6F49"/>
    <w:rsid w:val="002E5ACB"/>
    <w:rsid w:val="002F7B53"/>
    <w:rsid w:val="00310C88"/>
    <w:rsid w:val="003227B7"/>
    <w:rsid w:val="00343C24"/>
    <w:rsid w:val="0034581C"/>
    <w:rsid w:val="00363415"/>
    <w:rsid w:val="00374D3E"/>
    <w:rsid w:val="00386C06"/>
    <w:rsid w:val="00393431"/>
    <w:rsid w:val="003E0540"/>
    <w:rsid w:val="003F2361"/>
    <w:rsid w:val="003F6A40"/>
    <w:rsid w:val="00413EDD"/>
    <w:rsid w:val="00425E52"/>
    <w:rsid w:val="004276FE"/>
    <w:rsid w:val="00452988"/>
    <w:rsid w:val="00464613"/>
    <w:rsid w:val="004707DF"/>
    <w:rsid w:val="00477CD7"/>
    <w:rsid w:val="00481121"/>
    <w:rsid w:val="00494D6B"/>
    <w:rsid w:val="004A7BF2"/>
    <w:rsid w:val="004C59D0"/>
    <w:rsid w:val="004C76C1"/>
    <w:rsid w:val="004E3B67"/>
    <w:rsid w:val="004E5DE0"/>
    <w:rsid w:val="00537127"/>
    <w:rsid w:val="005411C4"/>
    <w:rsid w:val="00542BD8"/>
    <w:rsid w:val="005443E2"/>
    <w:rsid w:val="0054513B"/>
    <w:rsid w:val="0054729D"/>
    <w:rsid w:val="00577B3C"/>
    <w:rsid w:val="00585457"/>
    <w:rsid w:val="005A0EC6"/>
    <w:rsid w:val="005D46B7"/>
    <w:rsid w:val="005E5577"/>
    <w:rsid w:val="005F0367"/>
    <w:rsid w:val="00623FC9"/>
    <w:rsid w:val="00630605"/>
    <w:rsid w:val="00631064"/>
    <w:rsid w:val="0064101A"/>
    <w:rsid w:val="0065586B"/>
    <w:rsid w:val="00663E18"/>
    <w:rsid w:val="00681CA6"/>
    <w:rsid w:val="00682673"/>
    <w:rsid w:val="006C0574"/>
    <w:rsid w:val="006C4560"/>
    <w:rsid w:val="006C6C3F"/>
    <w:rsid w:val="006C7277"/>
    <w:rsid w:val="006C787A"/>
    <w:rsid w:val="006E0848"/>
    <w:rsid w:val="006E52F0"/>
    <w:rsid w:val="006E6CAE"/>
    <w:rsid w:val="006F33EE"/>
    <w:rsid w:val="00716293"/>
    <w:rsid w:val="0073041C"/>
    <w:rsid w:val="00732FD1"/>
    <w:rsid w:val="00734248"/>
    <w:rsid w:val="0075502A"/>
    <w:rsid w:val="00760445"/>
    <w:rsid w:val="00763DFE"/>
    <w:rsid w:val="00763E9C"/>
    <w:rsid w:val="00767332"/>
    <w:rsid w:val="00772842"/>
    <w:rsid w:val="007736E6"/>
    <w:rsid w:val="007A3E75"/>
    <w:rsid w:val="007B5A3C"/>
    <w:rsid w:val="007D2B04"/>
    <w:rsid w:val="007E7168"/>
    <w:rsid w:val="00811C3A"/>
    <w:rsid w:val="00814D31"/>
    <w:rsid w:val="008429DB"/>
    <w:rsid w:val="00866F93"/>
    <w:rsid w:val="00872068"/>
    <w:rsid w:val="008720F9"/>
    <w:rsid w:val="0087211C"/>
    <w:rsid w:val="00881F3E"/>
    <w:rsid w:val="00883524"/>
    <w:rsid w:val="00892C9B"/>
    <w:rsid w:val="008A07F1"/>
    <w:rsid w:val="008B6793"/>
    <w:rsid w:val="008D68A7"/>
    <w:rsid w:val="008E629E"/>
    <w:rsid w:val="008F3C75"/>
    <w:rsid w:val="008F791B"/>
    <w:rsid w:val="00904411"/>
    <w:rsid w:val="009072D4"/>
    <w:rsid w:val="0092539B"/>
    <w:rsid w:val="00933781"/>
    <w:rsid w:val="00942EF0"/>
    <w:rsid w:val="00965A37"/>
    <w:rsid w:val="00975C12"/>
    <w:rsid w:val="009A3B4C"/>
    <w:rsid w:val="009B4A50"/>
    <w:rsid w:val="009C503E"/>
    <w:rsid w:val="009F41E5"/>
    <w:rsid w:val="00A04998"/>
    <w:rsid w:val="00A618CD"/>
    <w:rsid w:val="00A637FA"/>
    <w:rsid w:val="00A72E13"/>
    <w:rsid w:val="00A72F5B"/>
    <w:rsid w:val="00AA7DE9"/>
    <w:rsid w:val="00AB0DB3"/>
    <w:rsid w:val="00AC0CE3"/>
    <w:rsid w:val="00AD2F21"/>
    <w:rsid w:val="00B119C3"/>
    <w:rsid w:val="00B5198E"/>
    <w:rsid w:val="00B52F61"/>
    <w:rsid w:val="00B6016C"/>
    <w:rsid w:val="00B734D1"/>
    <w:rsid w:val="00B9703F"/>
    <w:rsid w:val="00BA145C"/>
    <w:rsid w:val="00BB24C4"/>
    <w:rsid w:val="00BB368A"/>
    <w:rsid w:val="00BD0603"/>
    <w:rsid w:val="00BD5F3A"/>
    <w:rsid w:val="00BE59D6"/>
    <w:rsid w:val="00BF3524"/>
    <w:rsid w:val="00C03E38"/>
    <w:rsid w:val="00C10EFD"/>
    <w:rsid w:val="00C27F29"/>
    <w:rsid w:val="00C405DB"/>
    <w:rsid w:val="00C6343B"/>
    <w:rsid w:val="00C715DA"/>
    <w:rsid w:val="00C907A9"/>
    <w:rsid w:val="00C91540"/>
    <w:rsid w:val="00CC2DD9"/>
    <w:rsid w:val="00CD36DA"/>
    <w:rsid w:val="00D01D99"/>
    <w:rsid w:val="00D16EA0"/>
    <w:rsid w:val="00D350C8"/>
    <w:rsid w:val="00D37C89"/>
    <w:rsid w:val="00D40D8B"/>
    <w:rsid w:val="00D42F1A"/>
    <w:rsid w:val="00D50411"/>
    <w:rsid w:val="00D56098"/>
    <w:rsid w:val="00D56846"/>
    <w:rsid w:val="00D833C3"/>
    <w:rsid w:val="00D856AA"/>
    <w:rsid w:val="00D87670"/>
    <w:rsid w:val="00D949AA"/>
    <w:rsid w:val="00D95549"/>
    <w:rsid w:val="00D97D08"/>
    <w:rsid w:val="00DA1426"/>
    <w:rsid w:val="00DA1755"/>
    <w:rsid w:val="00DB07D8"/>
    <w:rsid w:val="00DB25D6"/>
    <w:rsid w:val="00DC1FEE"/>
    <w:rsid w:val="00DD5627"/>
    <w:rsid w:val="00DD6A92"/>
    <w:rsid w:val="00E0266A"/>
    <w:rsid w:val="00E11CBA"/>
    <w:rsid w:val="00E20F1F"/>
    <w:rsid w:val="00E375F1"/>
    <w:rsid w:val="00E87B7F"/>
    <w:rsid w:val="00E93047"/>
    <w:rsid w:val="00EA6C8A"/>
    <w:rsid w:val="00EB795C"/>
    <w:rsid w:val="00EC0B39"/>
    <w:rsid w:val="00ED0323"/>
    <w:rsid w:val="00ED7E54"/>
    <w:rsid w:val="00EE5769"/>
    <w:rsid w:val="00EF2A2B"/>
    <w:rsid w:val="00F20B33"/>
    <w:rsid w:val="00F35142"/>
    <w:rsid w:val="00F421B2"/>
    <w:rsid w:val="00F60CAA"/>
    <w:rsid w:val="00F6347A"/>
    <w:rsid w:val="00F67696"/>
    <w:rsid w:val="00F71180"/>
    <w:rsid w:val="00F779BB"/>
    <w:rsid w:val="00F8033E"/>
    <w:rsid w:val="00F82E09"/>
    <w:rsid w:val="00FA0E42"/>
    <w:rsid w:val="00FA5AEA"/>
    <w:rsid w:val="00FD049D"/>
    <w:rsid w:val="00FF0D93"/>
    <w:rsid w:val="00FF60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44FCED"/>
  <w15:chartTrackingRefBased/>
  <w15:docId w15:val="{8CC9255B-4DFA-48FD-8B03-61E9D87AA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70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70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70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2E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2E09"/>
    <w:rPr>
      <w:rFonts w:ascii="Segoe UI" w:hAnsi="Segoe UI" w:cs="Segoe UI"/>
      <w:sz w:val="18"/>
      <w:szCs w:val="18"/>
    </w:rPr>
  </w:style>
  <w:style w:type="paragraph" w:styleId="ListParagraph">
    <w:name w:val="List Paragraph"/>
    <w:basedOn w:val="Normal"/>
    <w:uiPriority w:val="34"/>
    <w:qFormat/>
    <w:rsid w:val="00DC1FEE"/>
    <w:pPr>
      <w:ind w:left="720"/>
      <w:contextualSpacing/>
    </w:pPr>
  </w:style>
  <w:style w:type="character" w:styleId="CommentReference">
    <w:name w:val="annotation reference"/>
    <w:basedOn w:val="DefaultParagraphFont"/>
    <w:uiPriority w:val="99"/>
    <w:semiHidden/>
    <w:unhideWhenUsed/>
    <w:rsid w:val="00DD6A92"/>
    <w:rPr>
      <w:sz w:val="16"/>
      <w:szCs w:val="16"/>
    </w:rPr>
  </w:style>
  <w:style w:type="paragraph" w:styleId="CommentText">
    <w:name w:val="annotation text"/>
    <w:basedOn w:val="Normal"/>
    <w:link w:val="CommentTextChar"/>
    <w:uiPriority w:val="99"/>
    <w:semiHidden/>
    <w:unhideWhenUsed/>
    <w:rsid w:val="00DD6A92"/>
    <w:pPr>
      <w:spacing w:line="240" w:lineRule="auto"/>
    </w:pPr>
    <w:rPr>
      <w:sz w:val="20"/>
      <w:szCs w:val="20"/>
    </w:rPr>
  </w:style>
  <w:style w:type="character" w:customStyle="1" w:styleId="CommentTextChar">
    <w:name w:val="Comment Text Char"/>
    <w:basedOn w:val="DefaultParagraphFont"/>
    <w:link w:val="CommentText"/>
    <w:uiPriority w:val="99"/>
    <w:semiHidden/>
    <w:rsid w:val="00DD6A92"/>
    <w:rPr>
      <w:sz w:val="20"/>
      <w:szCs w:val="20"/>
    </w:rPr>
  </w:style>
  <w:style w:type="paragraph" w:styleId="CommentSubject">
    <w:name w:val="annotation subject"/>
    <w:basedOn w:val="CommentText"/>
    <w:next w:val="CommentText"/>
    <w:link w:val="CommentSubjectChar"/>
    <w:uiPriority w:val="99"/>
    <w:semiHidden/>
    <w:unhideWhenUsed/>
    <w:rsid w:val="00DD6A92"/>
    <w:rPr>
      <w:b/>
      <w:bCs/>
    </w:rPr>
  </w:style>
  <w:style w:type="character" w:customStyle="1" w:styleId="CommentSubjectChar">
    <w:name w:val="Comment Subject Char"/>
    <w:basedOn w:val="CommentTextChar"/>
    <w:link w:val="CommentSubject"/>
    <w:uiPriority w:val="99"/>
    <w:semiHidden/>
    <w:rsid w:val="00DD6A92"/>
    <w:rPr>
      <w:b/>
      <w:bCs/>
      <w:sz w:val="20"/>
      <w:szCs w:val="20"/>
    </w:rPr>
  </w:style>
  <w:style w:type="table" w:styleId="TableGrid">
    <w:name w:val="Table Grid"/>
    <w:basedOn w:val="TableNormal"/>
    <w:uiPriority w:val="39"/>
    <w:rsid w:val="006C72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9703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9703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9703F"/>
    <w:rPr>
      <w:rFonts w:asciiTheme="majorHAnsi" w:eastAsiaTheme="majorEastAsia" w:hAnsiTheme="majorHAnsi" w:cstheme="majorBidi"/>
      <w:color w:val="1F3763" w:themeColor="accent1" w:themeShade="7F"/>
      <w:sz w:val="24"/>
      <w:szCs w:val="24"/>
    </w:rPr>
  </w:style>
  <w:style w:type="table" w:styleId="ListTable1Light-Accent3">
    <w:name w:val="List Table 1 Light Accent 3"/>
    <w:basedOn w:val="TableNormal"/>
    <w:uiPriority w:val="46"/>
    <w:rsid w:val="002E5ACB"/>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Revision">
    <w:name w:val="Revision"/>
    <w:hidden/>
    <w:uiPriority w:val="99"/>
    <w:semiHidden/>
    <w:rsid w:val="005443E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888820">
      <w:bodyDiv w:val="1"/>
      <w:marLeft w:val="0"/>
      <w:marRight w:val="0"/>
      <w:marTop w:val="0"/>
      <w:marBottom w:val="0"/>
      <w:divBdr>
        <w:top w:val="none" w:sz="0" w:space="0" w:color="auto"/>
        <w:left w:val="none" w:sz="0" w:space="0" w:color="auto"/>
        <w:bottom w:val="none" w:sz="0" w:space="0" w:color="auto"/>
        <w:right w:val="none" w:sz="0" w:space="0" w:color="auto"/>
      </w:divBdr>
    </w:div>
    <w:div w:id="317464299">
      <w:bodyDiv w:val="1"/>
      <w:marLeft w:val="0"/>
      <w:marRight w:val="0"/>
      <w:marTop w:val="0"/>
      <w:marBottom w:val="0"/>
      <w:divBdr>
        <w:top w:val="none" w:sz="0" w:space="0" w:color="auto"/>
        <w:left w:val="none" w:sz="0" w:space="0" w:color="auto"/>
        <w:bottom w:val="none" w:sz="0" w:space="0" w:color="auto"/>
        <w:right w:val="none" w:sz="0" w:space="0" w:color="auto"/>
      </w:divBdr>
    </w:div>
    <w:div w:id="998534876">
      <w:bodyDiv w:val="1"/>
      <w:marLeft w:val="0"/>
      <w:marRight w:val="0"/>
      <w:marTop w:val="0"/>
      <w:marBottom w:val="0"/>
      <w:divBdr>
        <w:top w:val="none" w:sz="0" w:space="0" w:color="auto"/>
        <w:left w:val="none" w:sz="0" w:space="0" w:color="auto"/>
        <w:bottom w:val="none" w:sz="0" w:space="0" w:color="auto"/>
        <w:right w:val="none" w:sz="0" w:space="0" w:color="auto"/>
      </w:divBdr>
    </w:div>
    <w:div w:id="1122767379">
      <w:bodyDiv w:val="1"/>
      <w:marLeft w:val="0"/>
      <w:marRight w:val="0"/>
      <w:marTop w:val="0"/>
      <w:marBottom w:val="0"/>
      <w:divBdr>
        <w:top w:val="none" w:sz="0" w:space="0" w:color="auto"/>
        <w:left w:val="none" w:sz="0" w:space="0" w:color="auto"/>
        <w:bottom w:val="none" w:sz="0" w:space="0" w:color="auto"/>
        <w:right w:val="none" w:sz="0" w:space="0" w:color="auto"/>
      </w:divBdr>
    </w:div>
    <w:div w:id="1317415675">
      <w:bodyDiv w:val="1"/>
      <w:marLeft w:val="0"/>
      <w:marRight w:val="0"/>
      <w:marTop w:val="0"/>
      <w:marBottom w:val="0"/>
      <w:divBdr>
        <w:top w:val="none" w:sz="0" w:space="0" w:color="auto"/>
        <w:left w:val="none" w:sz="0" w:space="0" w:color="auto"/>
        <w:bottom w:val="none" w:sz="0" w:space="0" w:color="auto"/>
        <w:right w:val="none" w:sz="0" w:space="0" w:color="auto"/>
      </w:divBdr>
    </w:div>
    <w:div w:id="1796634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image" Target="media/image4.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image" Target="media/image2.jpe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5" Type="http://schemas.openxmlformats.org/officeDocument/2006/relationships/styles" Target="styles.xml"/><Relationship Id="rId15" Type="http://schemas.openxmlformats.org/officeDocument/2006/relationships/image" Target="media/image2.gif"/><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7776AC193439149A1AF623F9E5B26D0" ma:contentTypeVersion="15" ma:contentTypeDescription="Create a new document." ma:contentTypeScope="" ma:versionID="b0b6806bbd3355eb290062a78c81274c">
  <xsd:schema xmlns:xsd="http://www.w3.org/2001/XMLSchema" xmlns:xs="http://www.w3.org/2001/XMLSchema" xmlns:p="http://schemas.microsoft.com/office/2006/metadata/properties" xmlns:ns1="http://schemas.microsoft.com/sharepoint/v3" xmlns:ns3="633fb8e9-d6aa-4885-abd4-d543a35f4c36" xmlns:ns4="d2284a16-75aa-4bc7-961b-a6c19bb0902c" targetNamespace="http://schemas.microsoft.com/office/2006/metadata/properties" ma:root="true" ma:fieldsID="27283b4d0e9fc9cd15cdc8646916d05e" ns1:_="" ns3:_="" ns4:_="">
    <xsd:import namespace="http://schemas.microsoft.com/sharepoint/v3"/>
    <xsd:import namespace="633fb8e9-d6aa-4885-abd4-d543a35f4c36"/>
    <xsd:import namespace="d2284a16-75aa-4bc7-961b-a6c19bb0902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element ref="ns1:_ip_UnifiedCompliancePolicyProperties" minOccurs="0"/>
                <xsd:element ref="ns1:_ip_UnifiedCompliancePolicyUIAction"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Unified Compliance Policy Properties" ma:hidden="true" ma:internalName="_ip_UnifiedCompliancePolicyProperties">
      <xsd:simpleType>
        <xsd:restriction base="dms:Note"/>
      </xsd:simpleType>
    </xsd:element>
    <xsd:element name="_ip_UnifiedCompliancePolicyUIAction" ma:index="20"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33fb8e9-d6aa-4885-abd4-d543a35f4c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2284a16-75aa-4bc7-961b-a6c19bb0902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_activity xmlns="633fb8e9-d6aa-4885-abd4-d543a35f4c36" xsi:nil="true"/>
  </documentManagement>
</p:properties>
</file>

<file path=customXml/itemProps1.xml><?xml version="1.0" encoding="utf-8"?>
<ds:datastoreItem xmlns:ds="http://schemas.openxmlformats.org/officeDocument/2006/customXml" ds:itemID="{4FB360FA-A68E-47DD-8821-924EA2DDED34}">
  <ds:schemaRefs>
    <ds:schemaRef ds:uri="http://schemas.microsoft.com/sharepoint/v3/contenttype/forms"/>
  </ds:schemaRefs>
</ds:datastoreItem>
</file>

<file path=customXml/itemProps2.xml><?xml version="1.0" encoding="utf-8"?>
<ds:datastoreItem xmlns:ds="http://schemas.openxmlformats.org/officeDocument/2006/customXml" ds:itemID="{D2F36BE2-7A7B-4208-8BA2-0D005E6009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33fb8e9-d6aa-4885-abd4-d543a35f4c36"/>
    <ds:schemaRef ds:uri="d2284a16-75aa-4bc7-961b-a6c19bb090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B1D277A-383D-4ECD-81F1-84C789F48013}">
  <ds:schemaRefs>
    <ds:schemaRef ds:uri="http://schemas.microsoft.com/office/2006/metadata/properties"/>
    <ds:schemaRef ds:uri="http://schemas.microsoft.com/office/infopath/2007/PartnerControls"/>
    <ds:schemaRef ds:uri="http://schemas.microsoft.com/sharepoint/v3"/>
    <ds:schemaRef ds:uri="633fb8e9-d6aa-4885-abd4-d543a35f4c36"/>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8</Pages>
  <Words>1972</Words>
  <Characters>11246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WDFW</Company>
  <LinksUpToDate>false</LinksUpToDate>
  <CharactersWithSpaces>13192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Craig, Bethany E (DFW)</dc:creator>
  <cp:keywords/>
  <dc:description/>
  <cp:lastModifiedBy>See, Kevin (DFW)</cp:lastModifiedBy>
  <cp:revision>23</cp:revision>
  <dcterms:created xsi:type="dcterms:W3CDTF">2023-05-30T23:41:00Z</dcterms:created>
  <dcterms:modified xsi:type="dcterms:W3CDTF">2023-06-30T19:23:00Z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5011977-b912-4387-97a4-f4c94a801377_Enabled">
    <vt:lpwstr>true</vt:lpwstr>
  </property>
  <property fmtid="{D5CDD505-2E9C-101B-9397-08002B2CF9AE}" pid="3" name="MSIP_Label_45011977-b912-4387-97a4-f4c94a801377_SetDate">
    <vt:lpwstr>2021-12-15T00:18:10Z</vt:lpwstr>
  </property>
  <property fmtid="{D5CDD505-2E9C-101B-9397-08002B2CF9AE}" pid="4" name="MSIP_Label_45011977-b912-4387-97a4-f4c94a801377_Method">
    <vt:lpwstr>Standard</vt:lpwstr>
  </property>
  <property fmtid="{D5CDD505-2E9C-101B-9397-08002B2CF9AE}" pid="5" name="MSIP_Label_45011977-b912-4387-97a4-f4c94a801377_Name">
    <vt:lpwstr>Uncategorized Data</vt:lpwstr>
  </property>
  <property fmtid="{D5CDD505-2E9C-101B-9397-08002B2CF9AE}" pid="6" name="MSIP_Label_45011977-b912-4387-97a4-f4c94a801377_SiteId">
    <vt:lpwstr>11d0e217-264e-400a-8ba0-57dcc127d72d</vt:lpwstr>
  </property>
  <property fmtid="{D5CDD505-2E9C-101B-9397-08002B2CF9AE}" pid="7" name="MSIP_Label_45011977-b912-4387-97a4-f4c94a801377_ActionId">
    <vt:lpwstr>d9fdf0f1-1465-4137-8bde-b5182e929a3f</vt:lpwstr>
  </property>
  <property fmtid="{D5CDD505-2E9C-101B-9397-08002B2CF9AE}" pid="8" name="MSIP_Label_45011977-b912-4387-97a4-f4c94a801377_ContentBits">
    <vt:lpwstr>0</vt:lpwstr>
  </property>
  <property fmtid="{D5CDD505-2E9C-101B-9397-08002B2CF9AE}" pid="9" name="ContentTypeId">
    <vt:lpwstr>0x010100E7776AC193439149A1AF623F9E5B26D0</vt:lpwstr>
  </property>
</Properties>
</file>