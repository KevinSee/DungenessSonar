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D070C" w14:textId="77777777" w:rsidR="005D2878" w:rsidRDefault="00E6123A">
      <w:pPr>
        <w:pStyle w:val="Title"/>
      </w:pPr>
      <w:r>
        <w:t>Dungeness River Winter Steelhead SONAR-based Escapement Estimates</w:t>
      </w:r>
    </w:p>
    <w:p w14:paraId="13DD070D" w14:textId="77777777" w:rsidR="005D2878" w:rsidRDefault="00E6123A">
      <w:pPr>
        <w:pStyle w:val="Subtitle"/>
      </w:pPr>
      <w:r>
        <w:t>2019 - 2022</w:t>
      </w:r>
    </w:p>
    <w:p w14:paraId="13DD070E" w14:textId="77777777" w:rsidR="005D2878" w:rsidRDefault="00E6123A">
      <w:pPr>
        <w:pStyle w:val="Author"/>
      </w:pPr>
      <w:r>
        <w:t>Bethany Craig</w:t>
      </w:r>
      <w:r>
        <w:rPr>
          <w:vertAlign w:val="superscript"/>
        </w:rPr>
        <w:t>1,✉</w:t>
      </w:r>
      <w:r>
        <w:t>, Kevin See</w:t>
      </w:r>
      <w:r>
        <w:rPr>
          <w:vertAlign w:val="superscript"/>
        </w:rPr>
        <w:t>1</w:t>
      </w:r>
      <w:r>
        <w:t>, and Joseph Anderson</w:t>
      </w:r>
      <w:r>
        <w:rPr>
          <w:vertAlign w:val="superscript"/>
        </w:rPr>
        <w:t>1</w:t>
      </w:r>
    </w:p>
    <w:p w14:paraId="13DD070F" w14:textId="77777777" w:rsidR="005D2878" w:rsidRDefault="00E6123A">
      <w:pPr>
        <w:pStyle w:val="Date"/>
      </w:pPr>
      <w:r>
        <w:t>October 11, 2023</w:t>
      </w:r>
    </w:p>
    <w:sdt>
      <w:sdtPr>
        <w:rPr>
          <w:rFonts w:ascii="Calibri" w:eastAsiaTheme="minorHAnsi" w:hAnsi="Calibri" w:cstheme="minorBidi"/>
          <w:color w:val="auto"/>
          <w:sz w:val="22"/>
          <w:szCs w:val="24"/>
        </w:rPr>
        <w:id w:val="19827568"/>
        <w:docPartObj>
          <w:docPartGallery w:val="Table of Contents"/>
          <w:docPartUnique/>
        </w:docPartObj>
      </w:sdtPr>
      <w:sdtEndPr/>
      <w:sdtContent>
        <w:p w14:paraId="13DD0710" w14:textId="77777777" w:rsidR="005D2878" w:rsidRDefault="00E6123A">
          <w:pPr>
            <w:pStyle w:val="TOCHeading"/>
          </w:pPr>
          <w:r>
            <w:t>Table of Contents</w:t>
          </w:r>
        </w:p>
        <w:p w14:paraId="2E38C535" w14:textId="286051F4" w:rsidR="00BD6FF5" w:rsidRDefault="00E6123A">
          <w:pPr>
            <w:pStyle w:val="TOC1"/>
            <w:tabs>
              <w:tab w:val="left" w:pos="440"/>
              <w:tab w:val="right" w:leader="dot" w:pos="9350"/>
            </w:tabs>
            <w:rPr>
              <w:noProof/>
            </w:rPr>
          </w:pPr>
          <w:r>
            <w:fldChar w:fldCharType="begin"/>
          </w:r>
          <w:r>
            <w:instrText>TOC \o "1-3" \h \z \u</w:instrText>
          </w:r>
          <w:r>
            <w:fldChar w:fldCharType="separate"/>
          </w:r>
          <w:hyperlink w:anchor="_Toc147927685" w:history="1">
            <w:r w:rsidR="00BD6FF5" w:rsidRPr="00E26EBC">
              <w:rPr>
                <w:rStyle w:val="Hyperlink"/>
                <w:noProof/>
              </w:rPr>
              <w:t>1</w:t>
            </w:r>
            <w:r w:rsidR="00BD6FF5">
              <w:rPr>
                <w:noProof/>
              </w:rPr>
              <w:tab/>
            </w:r>
            <w:r w:rsidR="00BD6FF5" w:rsidRPr="00E26EBC">
              <w:rPr>
                <w:rStyle w:val="Hyperlink"/>
                <w:noProof/>
              </w:rPr>
              <w:t>Executive Summary</w:t>
            </w:r>
            <w:r w:rsidR="00BD6FF5">
              <w:rPr>
                <w:noProof/>
                <w:webHidden/>
              </w:rPr>
              <w:tab/>
            </w:r>
            <w:r w:rsidR="00BD6FF5">
              <w:rPr>
                <w:noProof/>
                <w:webHidden/>
              </w:rPr>
              <w:fldChar w:fldCharType="begin"/>
            </w:r>
            <w:r w:rsidR="00BD6FF5">
              <w:rPr>
                <w:noProof/>
                <w:webHidden/>
              </w:rPr>
              <w:instrText xml:space="preserve"> PAGEREF _Toc147927685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52F25546" w14:textId="38800EEF" w:rsidR="00BD6FF5" w:rsidRDefault="00153EC1">
          <w:pPr>
            <w:pStyle w:val="TOC1"/>
            <w:tabs>
              <w:tab w:val="left" w:pos="440"/>
              <w:tab w:val="right" w:leader="dot" w:pos="9350"/>
            </w:tabs>
            <w:rPr>
              <w:noProof/>
            </w:rPr>
          </w:pPr>
          <w:hyperlink w:anchor="_Toc147927686" w:history="1">
            <w:r w:rsidR="00BD6FF5" w:rsidRPr="00E26EBC">
              <w:rPr>
                <w:rStyle w:val="Hyperlink"/>
                <w:noProof/>
              </w:rPr>
              <w:t>2</w:t>
            </w:r>
            <w:r w:rsidR="00BD6FF5">
              <w:rPr>
                <w:noProof/>
              </w:rPr>
              <w:tab/>
            </w:r>
            <w:r w:rsidR="00BD6FF5" w:rsidRPr="00E26EBC">
              <w:rPr>
                <w:rStyle w:val="Hyperlink"/>
                <w:noProof/>
              </w:rPr>
              <w:t>Introduction</w:t>
            </w:r>
            <w:r w:rsidR="00BD6FF5">
              <w:rPr>
                <w:noProof/>
                <w:webHidden/>
              </w:rPr>
              <w:tab/>
            </w:r>
            <w:r w:rsidR="00BD6FF5">
              <w:rPr>
                <w:noProof/>
                <w:webHidden/>
              </w:rPr>
              <w:fldChar w:fldCharType="begin"/>
            </w:r>
            <w:r w:rsidR="00BD6FF5">
              <w:rPr>
                <w:noProof/>
                <w:webHidden/>
              </w:rPr>
              <w:instrText xml:space="preserve"> PAGEREF _Toc147927686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35BE4229" w14:textId="384FC8BA" w:rsidR="00BD6FF5" w:rsidRDefault="00153EC1">
          <w:pPr>
            <w:pStyle w:val="TOC1"/>
            <w:tabs>
              <w:tab w:val="left" w:pos="440"/>
              <w:tab w:val="right" w:leader="dot" w:pos="9350"/>
            </w:tabs>
            <w:rPr>
              <w:noProof/>
            </w:rPr>
          </w:pPr>
          <w:hyperlink w:anchor="_Toc147927687" w:history="1">
            <w:r w:rsidR="00BD6FF5" w:rsidRPr="00E26EBC">
              <w:rPr>
                <w:rStyle w:val="Hyperlink"/>
                <w:noProof/>
              </w:rPr>
              <w:t>3</w:t>
            </w:r>
            <w:r w:rsidR="00BD6FF5">
              <w:rPr>
                <w:noProof/>
              </w:rPr>
              <w:tab/>
            </w:r>
            <w:r w:rsidR="00BD6FF5" w:rsidRPr="00E26EBC">
              <w:rPr>
                <w:rStyle w:val="Hyperlink"/>
                <w:noProof/>
              </w:rPr>
              <w:t>Methods</w:t>
            </w:r>
            <w:r w:rsidR="00BD6FF5">
              <w:rPr>
                <w:noProof/>
                <w:webHidden/>
              </w:rPr>
              <w:tab/>
            </w:r>
            <w:r w:rsidR="00BD6FF5">
              <w:rPr>
                <w:noProof/>
                <w:webHidden/>
              </w:rPr>
              <w:fldChar w:fldCharType="begin"/>
            </w:r>
            <w:r w:rsidR="00BD6FF5">
              <w:rPr>
                <w:noProof/>
                <w:webHidden/>
              </w:rPr>
              <w:instrText xml:space="preserve"> PAGEREF _Toc147927687 \h </w:instrText>
            </w:r>
            <w:r w:rsidR="00BD6FF5">
              <w:rPr>
                <w:noProof/>
                <w:webHidden/>
              </w:rPr>
            </w:r>
            <w:r w:rsidR="00BD6FF5">
              <w:rPr>
                <w:noProof/>
                <w:webHidden/>
              </w:rPr>
              <w:fldChar w:fldCharType="separate"/>
            </w:r>
            <w:r w:rsidR="00BD6FF5">
              <w:rPr>
                <w:noProof/>
                <w:webHidden/>
              </w:rPr>
              <w:t>3</w:t>
            </w:r>
            <w:r w:rsidR="00BD6FF5">
              <w:rPr>
                <w:noProof/>
                <w:webHidden/>
              </w:rPr>
              <w:fldChar w:fldCharType="end"/>
            </w:r>
          </w:hyperlink>
        </w:p>
        <w:p w14:paraId="5EFCEFAA" w14:textId="7631B620" w:rsidR="00BD6FF5" w:rsidRDefault="00153EC1">
          <w:pPr>
            <w:pStyle w:val="TOC2"/>
            <w:tabs>
              <w:tab w:val="left" w:pos="880"/>
              <w:tab w:val="right" w:leader="dot" w:pos="9350"/>
            </w:tabs>
            <w:rPr>
              <w:noProof/>
            </w:rPr>
          </w:pPr>
          <w:hyperlink w:anchor="_Toc147927688" w:history="1">
            <w:r w:rsidR="00BD6FF5" w:rsidRPr="00E26EBC">
              <w:rPr>
                <w:rStyle w:val="Hyperlink"/>
                <w:noProof/>
              </w:rPr>
              <w:t>3.1</w:t>
            </w:r>
            <w:r w:rsidR="00BD6FF5">
              <w:rPr>
                <w:noProof/>
              </w:rPr>
              <w:tab/>
            </w:r>
            <w:r w:rsidR="00BD6FF5" w:rsidRPr="00E26EBC">
              <w:rPr>
                <w:rStyle w:val="Hyperlink"/>
                <w:noProof/>
              </w:rPr>
              <w:t>SONAR operation</w:t>
            </w:r>
            <w:r w:rsidR="00BD6FF5">
              <w:rPr>
                <w:noProof/>
                <w:webHidden/>
              </w:rPr>
              <w:tab/>
            </w:r>
            <w:r w:rsidR="00BD6FF5">
              <w:rPr>
                <w:noProof/>
                <w:webHidden/>
              </w:rPr>
              <w:fldChar w:fldCharType="begin"/>
            </w:r>
            <w:r w:rsidR="00BD6FF5">
              <w:rPr>
                <w:noProof/>
                <w:webHidden/>
              </w:rPr>
              <w:instrText xml:space="preserve"> PAGEREF _Toc147927688 \h </w:instrText>
            </w:r>
            <w:r w:rsidR="00BD6FF5">
              <w:rPr>
                <w:noProof/>
                <w:webHidden/>
              </w:rPr>
            </w:r>
            <w:r w:rsidR="00BD6FF5">
              <w:rPr>
                <w:noProof/>
                <w:webHidden/>
              </w:rPr>
              <w:fldChar w:fldCharType="separate"/>
            </w:r>
            <w:r w:rsidR="00BD6FF5">
              <w:rPr>
                <w:noProof/>
                <w:webHidden/>
              </w:rPr>
              <w:t>3</w:t>
            </w:r>
            <w:r w:rsidR="00BD6FF5">
              <w:rPr>
                <w:noProof/>
                <w:webHidden/>
              </w:rPr>
              <w:fldChar w:fldCharType="end"/>
            </w:r>
          </w:hyperlink>
        </w:p>
        <w:p w14:paraId="2883459E" w14:textId="6D15575E" w:rsidR="00BD6FF5" w:rsidRDefault="00153EC1">
          <w:pPr>
            <w:pStyle w:val="TOC2"/>
            <w:tabs>
              <w:tab w:val="left" w:pos="880"/>
              <w:tab w:val="right" w:leader="dot" w:pos="9350"/>
            </w:tabs>
            <w:rPr>
              <w:noProof/>
            </w:rPr>
          </w:pPr>
          <w:hyperlink w:anchor="_Toc147927689" w:history="1">
            <w:r w:rsidR="00BD6FF5" w:rsidRPr="00E26EBC">
              <w:rPr>
                <w:rStyle w:val="Hyperlink"/>
                <w:noProof/>
              </w:rPr>
              <w:t>3.2</w:t>
            </w:r>
            <w:r w:rsidR="00BD6FF5">
              <w:rPr>
                <w:noProof/>
              </w:rPr>
              <w:tab/>
            </w:r>
            <w:r w:rsidR="00BD6FF5" w:rsidRPr="00E26EBC">
              <w:rPr>
                <w:rStyle w:val="Hyperlink"/>
                <w:noProof/>
              </w:rPr>
              <w:t>Data Processing</w:t>
            </w:r>
            <w:r w:rsidR="00BD6FF5">
              <w:rPr>
                <w:noProof/>
                <w:webHidden/>
              </w:rPr>
              <w:tab/>
            </w:r>
            <w:r w:rsidR="00BD6FF5">
              <w:rPr>
                <w:noProof/>
                <w:webHidden/>
              </w:rPr>
              <w:fldChar w:fldCharType="begin"/>
            </w:r>
            <w:r w:rsidR="00BD6FF5">
              <w:rPr>
                <w:noProof/>
                <w:webHidden/>
              </w:rPr>
              <w:instrText xml:space="preserve"> PAGEREF _Toc147927689 \h </w:instrText>
            </w:r>
            <w:r w:rsidR="00BD6FF5">
              <w:rPr>
                <w:noProof/>
                <w:webHidden/>
              </w:rPr>
            </w:r>
            <w:r w:rsidR="00BD6FF5">
              <w:rPr>
                <w:noProof/>
                <w:webHidden/>
              </w:rPr>
              <w:fldChar w:fldCharType="separate"/>
            </w:r>
            <w:r w:rsidR="00BD6FF5">
              <w:rPr>
                <w:noProof/>
                <w:webHidden/>
              </w:rPr>
              <w:t>8</w:t>
            </w:r>
            <w:r w:rsidR="00BD6FF5">
              <w:rPr>
                <w:noProof/>
                <w:webHidden/>
              </w:rPr>
              <w:fldChar w:fldCharType="end"/>
            </w:r>
          </w:hyperlink>
        </w:p>
        <w:p w14:paraId="4F1297B6" w14:textId="42681CCD" w:rsidR="00BD6FF5" w:rsidRDefault="00153EC1">
          <w:pPr>
            <w:pStyle w:val="TOC2"/>
            <w:tabs>
              <w:tab w:val="left" w:pos="880"/>
              <w:tab w:val="right" w:leader="dot" w:pos="9350"/>
            </w:tabs>
            <w:rPr>
              <w:noProof/>
            </w:rPr>
          </w:pPr>
          <w:hyperlink w:anchor="_Toc147927690" w:history="1">
            <w:r w:rsidR="00BD6FF5" w:rsidRPr="00E26EBC">
              <w:rPr>
                <w:rStyle w:val="Hyperlink"/>
                <w:noProof/>
              </w:rPr>
              <w:t>3.3</w:t>
            </w:r>
            <w:r w:rsidR="00BD6FF5">
              <w:rPr>
                <w:noProof/>
              </w:rPr>
              <w:tab/>
            </w:r>
            <w:r w:rsidR="00BD6FF5" w:rsidRPr="00E26EBC">
              <w:rPr>
                <w:rStyle w:val="Hyperlink"/>
                <w:noProof/>
              </w:rPr>
              <w:t>Data Reviewer Comparison</w:t>
            </w:r>
            <w:r w:rsidR="00BD6FF5">
              <w:rPr>
                <w:noProof/>
                <w:webHidden/>
              </w:rPr>
              <w:tab/>
            </w:r>
            <w:r w:rsidR="00BD6FF5">
              <w:rPr>
                <w:noProof/>
                <w:webHidden/>
              </w:rPr>
              <w:fldChar w:fldCharType="begin"/>
            </w:r>
            <w:r w:rsidR="00BD6FF5">
              <w:rPr>
                <w:noProof/>
                <w:webHidden/>
              </w:rPr>
              <w:instrText xml:space="preserve"> PAGEREF _Toc147927690 \h </w:instrText>
            </w:r>
            <w:r w:rsidR="00BD6FF5">
              <w:rPr>
                <w:noProof/>
                <w:webHidden/>
              </w:rPr>
            </w:r>
            <w:r w:rsidR="00BD6FF5">
              <w:rPr>
                <w:noProof/>
                <w:webHidden/>
              </w:rPr>
              <w:fldChar w:fldCharType="separate"/>
            </w:r>
            <w:r w:rsidR="00BD6FF5">
              <w:rPr>
                <w:noProof/>
                <w:webHidden/>
              </w:rPr>
              <w:t>9</w:t>
            </w:r>
            <w:r w:rsidR="00BD6FF5">
              <w:rPr>
                <w:noProof/>
                <w:webHidden/>
              </w:rPr>
              <w:fldChar w:fldCharType="end"/>
            </w:r>
          </w:hyperlink>
        </w:p>
        <w:p w14:paraId="17530EBD" w14:textId="0E370BFA" w:rsidR="00BD6FF5" w:rsidRDefault="00153EC1">
          <w:pPr>
            <w:pStyle w:val="TOC2"/>
            <w:tabs>
              <w:tab w:val="left" w:pos="880"/>
              <w:tab w:val="right" w:leader="dot" w:pos="9350"/>
            </w:tabs>
            <w:rPr>
              <w:noProof/>
            </w:rPr>
          </w:pPr>
          <w:hyperlink w:anchor="_Toc147927691" w:history="1">
            <w:r w:rsidR="00BD6FF5" w:rsidRPr="00E26EBC">
              <w:rPr>
                <w:rStyle w:val="Hyperlink"/>
                <w:noProof/>
              </w:rPr>
              <w:t>3.4</w:t>
            </w:r>
            <w:r w:rsidR="00BD6FF5">
              <w:rPr>
                <w:noProof/>
              </w:rPr>
              <w:tab/>
            </w:r>
            <w:r w:rsidR="00BD6FF5" w:rsidRPr="00E26EBC">
              <w:rPr>
                <w:rStyle w:val="Hyperlink"/>
                <w:noProof/>
              </w:rPr>
              <w:t>Species Composition Sampling</w:t>
            </w:r>
            <w:r w:rsidR="00BD6FF5">
              <w:rPr>
                <w:noProof/>
                <w:webHidden/>
              </w:rPr>
              <w:tab/>
            </w:r>
            <w:r w:rsidR="00BD6FF5">
              <w:rPr>
                <w:noProof/>
                <w:webHidden/>
              </w:rPr>
              <w:fldChar w:fldCharType="begin"/>
            </w:r>
            <w:r w:rsidR="00BD6FF5">
              <w:rPr>
                <w:noProof/>
                <w:webHidden/>
              </w:rPr>
              <w:instrText xml:space="preserve"> PAGEREF _Toc147927691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68693888" w14:textId="36263BFD" w:rsidR="00BD6FF5" w:rsidRDefault="00153EC1">
          <w:pPr>
            <w:pStyle w:val="TOC2"/>
            <w:tabs>
              <w:tab w:val="left" w:pos="880"/>
              <w:tab w:val="right" w:leader="dot" w:pos="9350"/>
            </w:tabs>
            <w:rPr>
              <w:noProof/>
            </w:rPr>
          </w:pPr>
          <w:hyperlink w:anchor="_Toc147927692" w:history="1">
            <w:r w:rsidR="00BD6FF5" w:rsidRPr="00E26EBC">
              <w:rPr>
                <w:rStyle w:val="Hyperlink"/>
                <w:noProof/>
              </w:rPr>
              <w:t>3.5</w:t>
            </w:r>
            <w:r w:rsidR="00BD6FF5">
              <w:rPr>
                <w:noProof/>
              </w:rPr>
              <w:tab/>
            </w:r>
            <w:r w:rsidR="00BD6FF5" w:rsidRPr="00E26EBC">
              <w:rPr>
                <w:rStyle w:val="Hyperlink"/>
                <w:noProof/>
              </w:rPr>
              <w:t>Determining Species</w:t>
            </w:r>
            <w:r w:rsidR="00BD6FF5">
              <w:rPr>
                <w:noProof/>
                <w:webHidden/>
              </w:rPr>
              <w:tab/>
            </w:r>
            <w:r w:rsidR="00BD6FF5">
              <w:rPr>
                <w:noProof/>
                <w:webHidden/>
              </w:rPr>
              <w:fldChar w:fldCharType="begin"/>
            </w:r>
            <w:r w:rsidR="00BD6FF5">
              <w:rPr>
                <w:noProof/>
                <w:webHidden/>
              </w:rPr>
              <w:instrText xml:space="preserve"> PAGEREF _Toc147927692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27AAAB60" w14:textId="23871A15" w:rsidR="00BD6FF5" w:rsidRDefault="00153EC1">
          <w:pPr>
            <w:pStyle w:val="TOC2"/>
            <w:tabs>
              <w:tab w:val="left" w:pos="880"/>
              <w:tab w:val="right" w:leader="dot" w:pos="9350"/>
            </w:tabs>
            <w:rPr>
              <w:noProof/>
            </w:rPr>
          </w:pPr>
          <w:hyperlink w:anchor="_Toc147927693" w:history="1">
            <w:r w:rsidR="00BD6FF5" w:rsidRPr="00E26EBC">
              <w:rPr>
                <w:rStyle w:val="Hyperlink"/>
                <w:noProof/>
              </w:rPr>
              <w:t>3.6</w:t>
            </w:r>
            <w:r w:rsidR="00BD6FF5">
              <w:rPr>
                <w:noProof/>
              </w:rPr>
              <w:tab/>
            </w:r>
            <w:r w:rsidR="00BD6FF5" w:rsidRPr="00E26EBC">
              <w:rPr>
                <w:rStyle w:val="Hyperlink"/>
                <w:noProof/>
              </w:rPr>
              <w:t>Abundance Estimation</w:t>
            </w:r>
            <w:r w:rsidR="00BD6FF5">
              <w:rPr>
                <w:noProof/>
                <w:webHidden/>
              </w:rPr>
              <w:tab/>
            </w:r>
            <w:r w:rsidR="00BD6FF5">
              <w:rPr>
                <w:noProof/>
                <w:webHidden/>
              </w:rPr>
              <w:fldChar w:fldCharType="begin"/>
            </w:r>
            <w:r w:rsidR="00BD6FF5">
              <w:rPr>
                <w:noProof/>
                <w:webHidden/>
              </w:rPr>
              <w:instrText xml:space="preserve"> PAGEREF _Toc147927693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597D3FEA" w14:textId="7C7B3D5E" w:rsidR="00BD6FF5" w:rsidRDefault="00153EC1">
          <w:pPr>
            <w:pStyle w:val="TOC3"/>
            <w:tabs>
              <w:tab w:val="left" w:pos="1320"/>
              <w:tab w:val="right" w:leader="dot" w:pos="9350"/>
            </w:tabs>
            <w:rPr>
              <w:noProof/>
            </w:rPr>
          </w:pPr>
          <w:hyperlink w:anchor="_Toc147927694" w:history="1">
            <w:r w:rsidR="00BD6FF5" w:rsidRPr="00E26EBC">
              <w:rPr>
                <w:rStyle w:val="Hyperlink"/>
                <w:noProof/>
              </w:rPr>
              <w:t>3.6.1</w:t>
            </w:r>
            <w:r w:rsidR="00BD6FF5">
              <w:rPr>
                <w:noProof/>
              </w:rPr>
              <w:tab/>
            </w:r>
            <w:r w:rsidR="00BD6FF5" w:rsidRPr="00E26EBC">
              <w:rPr>
                <w:rStyle w:val="Hyperlink"/>
                <w:noProof/>
              </w:rPr>
              <w:t>Comparison with Redd-Based Estimates</w:t>
            </w:r>
            <w:r w:rsidR="00BD6FF5">
              <w:rPr>
                <w:noProof/>
                <w:webHidden/>
              </w:rPr>
              <w:tab/>
            </w:r>
            <w:r w:rsidR="00BD6FF5">
              <w:rPr>
                <w:noProof/>
                <w:webHidden/>
              </w:rPr>
              <w:fldChar w:fldCharType="begin"/>
            </w:r>
            <w:r w:rsidR="00BD6FF5">
              <w:rPr>
                <w:noProof/>
                <w:webHidden/>
              </w:rPr>
              <w:instrText xml:space="preserve"> PAGEREF _Toc147927694 \h </w:instrText>
            </w:r>
            <w:r w:rsidR="00BD6FF5">
              <w:rPr>
                <w:noProof/>
                <w:webHidden/>
              </w:rPr>
            </w:r>
            <w:r w:rsidR="00BD6FF5">
              <w:rPr>
                <w:noProof/>
                <w:webHidden/>
              </w:rPr>
              <w:fldChar w:fldCharType="separate"/>
            </w:r>
            <w:r w:rsidR="00BD6FF5">
              <w:rPr>
                <w:noProof/>
                <w:webHidden/>
              </w:rPr>
              <w:t>11</w:t>
            </w:r>
            <w:r w:rsidR="00BD6FF5">
              <w:rPr>
                <w:noProof/>
                <w:webHidden/>
              </w:rPr>
              <w:fldChar w:fldCharType="end"/>
            </w:r>
          </w:hyperlink>
        </w:p>
        <w:p w14:paraId="3509DD22" w14:textId="62536DD9" w:rsidR="00BD6FF5" w:rsidRDefault="00153EC1">
          <w:pPr>
            <w:pStyle w:val="TOC1"/>
            <w:tabs>
              <w:tab w:val="left" w:pos="440"/>
              <w:tab w:val="right" w:leader="dot" w:pos="9350"/>
            </w:tabs>
            <w:rPr>
              <w:noProof/>
            </w:rPr>
          </w:pPr>
          <w:hyperlink w:anchor="_Toc147927695" w:history="1">
            <w:r w:rsidR="00BD6FF5" w:rsidRPr="00E26EBC">
              <w:rPr>
                <w:rStyle w:val="Hyperlink"/>
                <w:noProof/>
              </w:rPr>
              <w:t>4</w:t>
            </w:r>
            <w:r w:rsidR="00BD6FF5">
              <w:rPr>
                <w:noProof/>
              </w:rPr>
              <w:tab/>
            </w:r>
            <w:r w:rsidR="00BD6FF5" w:rsidRPr="00E26EBC">
              <w:rPr>
                <w:rStyle w:val="Hyperlink"/>
                <w:noProof/>
              </w:rPr>
              <w:t>Results</w:t>
            </w:r>
            <w:r w:rsidR="00BD6FF5">
              <w:rPr>
                <w:noProof/>
                <w:webHidden/>
              </w:rPr>
              <w:tab/>
            </w:r>
            <w:r w:rsidR="00BD6FF5">
              <w:rPr>
                <w:noProof/>
                <w:webHidden/>
              </w:rPr>
              <w:fldChar w:fldCharType="begin"/>
            </w:r>
            <w:r w:rsidR="00BD6FF5">
              <w:rPr>
                <w:noProof/>
                <w:webHidden/>
              </w:rPr>
              <w:instrText xml:space="preserve"> PAGEREF _Toc147927695 \h </w:instrText>
            </w:r>
            <w:r w:rsidR="00BD6FF5">
              <w:rPr>
                <w:noProof/>
                <w:webHidden/>
              </w:rPr>
            </w:r>
            <w:r w:rsidR="00BD6FF5">
              <w:rPr>
                <w:noProof/>
                <w:webHidden/>
              </w:rPr>
              <w:fldChar w:fldCharType="separate"/>
            </w:r>
            <w:r w:rsidR="00BD6FF5">
              <w:rPr>
                <w:noProof/>
                <w:webHidden/>
              </w:rPr>
              <w:t>12</w:t>
            </w:r>
            <w:r w:rsidR="00BD6FF5">
              <w:rPr>
                <w:noProof/>
                <w:webHidden/>
              </w:rPr>
              <w:fldChar w:fldCharType="end"/>
            </w:r>
          </w:hyperlink>
        </w:p>
        <w:p w14:paraId="5675351F" w14:textId="5E373914" w:rsidR="00BD6FF5" w:rsidRDefault="00153EC1">
          <w:pPr>
            <w:pStyle w:val="TOC2"/>
            <w:tabs>
              <w:tab w:val="left" w:pos="880"/>
              <w:tab w:val="right" w:leader="dot" w:pos="9350"/>
            </w:tabs>
            <w:rPr>
              <w:noProof/>
            </w:rPr>
          </w:pPr>
          <w:hyperlink w:anchor="_Toc147927696" w:history="1">
            <w:r w:rsidR="00BD6FF5" w:rsidRPr="00E26EBC">
              <w:rPr>
                <w:rStyle w:val="Hyperlink"/>
                <w:noProof/>
              </w:rPr>
              <w:t>4.1</w:t>
            </w:r>
            <w:r w:rsidR="00BD6FF5">
              <w:rPr>
                <w:noProof/>
              </w:rPr>
              <w:tab/>
            </w:r>
            <w:r w:rsidR="00BD6FF5" w:rsidRPr="00E26EBC">
              <w:rPr>
                <w:rStyle w:val="Hyperlink"/>
                <w:noProof/>
              </w:rPr>
              <w:t>Data Reviewer Comparison</w:t>
            </w:r>
            <w:r w:rsidR="00BD6FF5">
              <w:rPr>
                <w:noProof/>
                <w:webHidden/>
              </w:rPr>
              <w:tab/>
            </w:r>
            <w:r w:rsidR="00BD6FF5">
              <w:rPr>
                <w:noProof/>
                <w:webHidden/>
              </w:rPr>
              <w:fldChar w:fldCharType="begin"/>
            </w:r>
            <w:r w:rsidR="00BD6FF5">
              <w:rPr>
                <w:noProof/>
                <w:webHidden/>
              </w:rPr>
              <w:instrText xml:space="preserve"> PAGEREF _Toc147927696 \h </w:instrText>
            </w:r>
            <w:r w:rsidR="00BD6FF5">
              <w:rPr>
                <w:noProof/>
                <w:webHidden/>
              </w:rPr>
            </w:r>
            <w:r w:rsidR="00BD6FF5">
              <w:rPr>
                <w:noProof/>
                <w:webHidden/>
              </w:rPr>
              <w:fldChar w:fldCharType="separate"/>
            </w:r>
            <w:r w:rsidR="00BD6FF5">
              <w:rPr>
                <w:noProof/>
                <w:webHidden/>
              </w:rPr>
              <w:t>12</w:t>
            </w:r>
            <w:r w:rsidR="00BD6FF5">
              <w:rPr>
                <w:noProof/>
                <w:webHidden/>
              </w:rPr>
              <w:fldChar w:fldCharType="end"/>
            </w:r>
          </w:hyperlink>
        </w:p>
        <w:p w14:paraId="6983C2F2" w14:textId="547414D1" w:rsidR="00BD6FF5" w:rsidRDefault="00153EC1">
          <w:pPr>
            <w:pStyle w:val="TOC2"/>
            <w:tabs>
              <w:tab w:val="left" w:pos="880"/>
              <w:tab w:val="right" w:leader="dot" w:pos="9350"/>
            </w:tabs>
            <w:rPr>
              <w:noProof/>
            </w:rPr>
          </w:pPr>
          <w:hyperlink w:anchor="_Toc147927697" w:history="1">
            <w:r w:rsidR="00BD6FF5" w:rsidRPr="00E26EBC">
              <w:rPr>
                <w:rStyle w:val="Hyperlink"/>
                <w:noProof/>
              </w:rPr>
              <w:t>4.2</w:t>
            </w:r>
            <w:r w:rsidR="00BD6FF5">
              <w:rPr>
                <w:noProof/>
              </w:rPr>
              <w:tab/>
            </w:r>
            <w:r w:rsidR="00BD6FF5" w:rsidRPr="00E26EBC">
              <w:rPr>
                <w:rStyle w:val="Hyperlink"/>
                <w:noProof/>
              </w:rPr>
              <w:t>Species Composition</w:t>
            </w:r>
            <w:r w:rsidR="00BD6FF5">
              <w:rPr>
                <w:noProof/>
                <w:webHidden/>
              </w:rPr>
              <w:tab/>
            </w:r>
            <w:r w:rsidR="00BD6FF5">
              <w:rPr>
                <w:noProof/>
                <w:webHidden/>
              </w:rPr>
              <w:fldChar w:fldCharType="begin"/>
            </w:r>
            <w:r w:rsidR="00BD6FF5">
              <w:rPr>
                <w:noProof/>
                <w:webHidden/>
              </w:rPr>
              <w:instrText xml:space="preserve"> PAGEREF _Toc147927697 \h </w:instrText>
            </w:r>
            <w:r w:rsidR="00BD6FF5">
              <w:rPr>
                <w:noProof/>
                <w:webHidden/>
              </w:rPr>
            </w:r>
            <w:r w:rsidR="00BD6FF5">
              <w:rPr>
                <w:noProof/>
                <w:webHidden/>
              </w:rPr>
              <w:fldChar w:fldCharType="separate"/>
            </w:r>
            <w:r w:rsidR="00BD6FF5">
              <w:rPr>
                <w:noProof/>
                <w:webHidden/>
              </w:rPr>
              <w:t>15</w:t>
            </w:r>
            <w:r w:rsidR="00BD6FF5">
              <w:rPr>
                <w:noProof/>
                <w:webHidden/>
              </w:rPr>
              <w:fldChar w:fldCharType="end"/>
            </w:r>
          </w:hyperlink>
        </w:p>
        <w:p w14:paraId="7EDAB233" w14:textId="165D7167" w:rsidR="00BD6FF5" w:rsidRDefault="00153EC1">
          <w:pPr>
            <w:pStyle w:val="TOC2"/>
            <w:tabs>
              <w:tab w:val="left" w:pos="880"/>
              <w:tab w:val="right" w:leader="dot" w:pos="9350"/>
            </w:tabs>
            <w:rPr>
              <w:noProof/>
            </w:rPr>
          </w:pPr>
          <w:hyperlink w:anchor="_Toc147927698" w:history="1">
            <w:r w:rsidR="00BD6FF5" w:rsidRPr="00E26EBC">
              <w:rPr>
                <w:rStyle w:val="Hyperlink"/>
                <w:noProof/>
              </w:rPr>
              <w:t>4.3</w:t>
            </w:r>
            <w:r w:rsidR="00BD6FF5">
              <w:rPr>
                <w:noProof/>
              </w:rPr>
              <w:tab/>
            </w:r>
            <w:r w:rsidR="00BD6FF5" w:rsidRPr="00E26EBC">
              <w:rPr>
                <w:rStyle w:val="Hyperlink"/>
                <w:noProof/>
              </w:rPr>
              <w:t>Determining Species</w:t>
            </w:r>
            <w:r w:rsidR="00BD6FF5">
              <w:rPr>
                <w:noProof/>
                <w:webHidden/>
              </w:rPr>
              <w:tab/>
            </w:r>
            <w:r w:rsidR="00BD6FF5">
              <w:rPr>
                <w:noProof/>
                <w:webHidden/>
              </w:rPr>
              <w:fldChar w:fldCharType="begin"/>
            </w:r>
            <w:r w:rsidR="00BD6FF5">
              <w:rPr>
                <w:noProof/>
                <w:webHidden/>
              </w:rPr>
              <w:instrText xml:space="preserve"> PAGEREF _Toc147927698 \h </w:instrText>
            </w:r>
            <w:r w:rsidR="00BD6FF5">
              <w:rPr>
                <w:noProof/>
                <w:webHidden/>
              </w:rPr>
            </w:r>
            <w:r w:rsidR="00BD6FF5">
              <w:rPr>
                <w:noProof/>
                <w:webHidden/>
              </w:rPr>
              <w:fldChar w:fldCharType="separate"/>
            </w:r>
            <w:r w:rsidR="00BD6FF5">
              <w:rPr>
                <w:noProof/>
                <w:webHidden/>
              </w:rPr>
              <w:t>18</w:t>
            </w:r>
            <w:r w:rsidR="00BD6FF5">
              <w:rPr>
                <w:noProof/>
                <w:webHidden/>
              </w:rPr>
              <w:fldChar w:fldCharType="end"/>
            </w:r>
          </w:hyperlink>
        </w:p>
        <w:p w14:paraId="26F34B23" w14:textId="10B623A8" w:rsidR="00BD6FF5" w:rsidRDefault="00153EC1">
          <w:pPr>
            <w:pStyle w:val="TOC2"/>
            <w:tabs>
              <w:tab w:val="left" w:pos="880"/>
              <w:tab w:val="right" w:leader="dot" w:pos="9350"/>
            </w:tabs>
            <w:rPr>
              <w:noProof/>
            </w:rPr>
          </w:pPr>
          <w:hyperlink w:anchor="_Toc147927699" w:history="1">
            <w:r w:rsidR="00BD6FF5" w:rsidRPr="00E26EBC">
              <w:rPr>
                <w:rStyle w:val="Hyperlink"/>
                <w:noProof/>
              </w:rPr>
              <w:t>4.4</w:t>
            </w:r>
            <w:r w:rsidR="00BD6FF5">
              <w:rPr>
                <w:noProof/>
              </w:rPr>
              <w:tab/>
            </w:r>
            <w:r w:rsidR="00BD6FF5" w:rsidRPr="00E26EBC">
              <w:rPr>
                <w:rStyle w:val="Hyperlink"/>
                <w:noProof/>
              </w:rPr>
              <w:t>Abundance Estimation</w:t>
            </w:r>
            <w:r w:rsidR="00BD6FF5">
              <w:rPr>
                <w:noProof/>
                <w:webHidden/>
              </w:rPr>
              <w:tab/>
            </w:r>
            <w:r w:rsidR="00BD6FF5">
              <w:rPr>
                <w:noProof/>
                <w:webHidden/>
              </w:rPr>
              <w:fldChar w:fldCharType="begin"/>
            </w:r>
            <w:r w:rsidR="00BD6FF5">
              <w:rPr>
                <w:noProof/>
                <w:webHidden/>
              </w:rPr>
              <w:instrText xml:space="preserve"> PAGEREF _Toc147927699 \h </w:instrText>
            </w:r>
            <w:r w:rsidR="00BD6FF5">
              <w:rPr>
                <w:noProof/>
                <w:webHidden/>
              </w:rPr>
            </w:r>
            <w:r w:rsidR="00BD6FF5">
              <w:rPr>
                <w:noProof/>
                <w:webHidden/>
              </w:rPr>
              <w:fldChar w:fldCharType="separate"/>
            </w:r>
            <w:r w:rsidR="00BD6FF5">
              <w:rPr>
                <w:noProof/>
                <w:webHidden/>
              </w:rPr>
              <w:t>19</w:t>
            </w:r>
            <w:r w:rsidR="00BD6FF5">
              <w:rPr>
                <w:noProof/>
                <w:webHidden/>
              </w:rPr>
              <w:fldChar w:fldCharType="end"/>
            </w:r>
          </w:hyperlink>
        </w:p>
        <w:p w14:paraId="5E9633E3" w14:textId="2387CFA5" w:rsidR="00BD6FF5" w:rsidRDefault="00153EC1">
          <w:pPr>
            <w:pStyle w:val="TOC3"/>
            <w:tabs>
              <w:tab w:val="left" w:pos="1320"/>
              <w:tab w:val="right" w:leader="dot" w:pos="9350"/>
            </w:tabs>
            <w:rPr>
              <w:noProof/>
            </w:rPr>
          </w:pPr>
          <w:hyperlink w:anchor="_Toc147927700" w:history="1">
            <w:r w:rsidR="00BD6FF5" w:rsidRPr="00E26EBC">
              <w:rPr>
                <w:rStyle w:val="Hyperlink"/>
                <w:noProof/>
              </w:rPr>
              <w:t>4.4.1</w:t>
            </w:r>
            <w:r w:rsidR="00BD6FF5">
              <w:rPr>
                <w:noProof/>
              </w:rPr>
              <w:tab/>
            </w:r>
            <w:r w:rsidR="00BD6FF5" w:rsidRPr="00E26EBC">
              <w:rPr>
                <w:rStyle w:val="Hyperlink"/>
                <w:noProof/>
              </w:rPr>
              <w:t>Comparison with Redd-Based Estimates</w:t>
            </w:r>
            <w:r w:rsidR="00BD6FF5">
              <w:rPr>
                <w:noProof/>
                <w:webHidden/>
              </w:rPr>
              <w:tab/>
            </w:r>
            <w:r w:rsidR="00BD6FF5">
              <w:rPr>
                <w:noProof/>
                <w:webHidden/>
              </w:rPr>
              <w:fldChar w:fldCharType="begin"/>
            </w:r>
            <w:r w:rsidR="00BD6FF5">
              <w:rPr>
                <w:noProof/>
                <w:webHidden/>
              </w:rPr>
              <w:instrText xml:space="preserve"> PAGEREF _Toc147927700 \h </w:instrText>
            </w:r>
            <w:r w:rsidR="00BD6FF5">
              <w:rPr>
                <w:noProof/>
                <w:webHidden/>
              </w:rPr>
            </w:r>
            <w:r w:rsidR="00BD6FF5">
              <w:rPr>
                <w:noProof/>
                <w:webHidden/>
              </w:rPr>
              <w:fldChar w:fldCharType="separate"/>
            </w:r>
            <w:r w:rsidR="00BD6FF5">
              <w:rPr>
                <w:noProof/>
                <w:webHidden/>
              </w:rPr>
              <w:t>21</w:t>
            </w:r>
            <w:r w:rsidR="00BD6FF5">
              <w:rPr>
                <w:noProof/>
                <w:webHidden/>
              </w:rPr>
              <w:fldChar w:fldCharType="end"/>
            </w:r>
          </w:hyperlink>
        </w:p>
        <w:p w14:paraId="435171D1" w14:textId="1C80754C" w:rsidR="00BD6FF5" w:rsidRDefault="00153EC1">
          <w:pPr>
            <w:pStyle w:val="TOC1"/>
            <w:tabs>
              <w:tab w:val="left" w:pos="440"/>
              <w:tab w:val="right" w:leader="dot" w:pos="9350"/>
            </w:tabs>
            <w:rPr>
              <w:noProof/>
            </w:rPr>
          </w:pPr>
          <w:hyperlink w:anchor="_Toc147927701" w:history="1">
            <w:r w:rsidR="00BD6FF5" w:rsidRPr="00E26EBC">
              <w:rPr>
                <w:rStyle w:val="Hyperlink"/>
                <w:noProof/>
              </w:rPr>
              <w:t>5</w:t>
            </w:r>
            <w:r w:rsidR="00BD6FF5">
              <w:rPr>
                <w:noProof/>
              </w:rPr>
              <w:tab/>
            </w:r>
            <w:r w:rsidR="00BD6FF5" w:rsidRPr="00E26EBC">
              <w:rPr>
                <w:rStyle w:val="Hyperlink"/>
                <w:noProof/>
              </w:rPr>
              <w:t>Discussion</w:t>
            </w:r>
            <w:r w:rsidR="00BD6FF5">
              <w:rPr>
                <w:noProof/>
                <w:webHidden/>
              </w:rPr>
              <w:tab/>
            </w:r>
            <w:r w:rsidR="00BD6FF5">
              <w:rPr>
                <w:noProof/>
                <w:webHidden/>
              </w:rPr>
              <w:fldChar w:fldCharType="begin"/>
            </w:r>
            <w:r w:rsidR="00BD6FF5">
              <w:rPr>
                <w:noProof/>
                <w:webHidden/>
              </w:rPr>
              <w:instrText xml:space="preserve"> PAGEREF _Toc147927701 \h </w:instrText>
            </w:r>
            <w:r w:rsidR="00BD6FF5">
              <w:rPr>
                <w:noProof/>
                <w:webHidden/>
              </w:rPr>
            </w:r>
            <w:r w:rsidR="00BD6FF5">
              <w:rPr>
                <w:noProof/>
                <w:webHidden/>
              </w:rPr>
              <w:fldChar w:fldCharType="separate"/>
            </w:r>
            <w:r w:rsidR="00BD6FF5">
              <w:rPr>
                <w:noProof/>
                <w:webHidden/>
              </w:rPr>
              <w:t>22</w:t>
            </w:r>
            <w:r w:rsidR="00BD6FF5">
              <w:rPr>
                <w:noProof/>
                <w:webHidden/>
              </w:rPr>
              <w:fldChar w:fldCharType="end"/>
            </w:r>
          </w:hyperlink>
        </w:p>
        <w:p w14:paraId="26883D6A" w14:textId="68ADC20F" w:rsidR="00BD6FF5" w:rsidRDefault="00153EC1">
          <w:pPr>
            <w:pStyle w:val="TOC2"/>
            <w:tabs>
              <w:tab w:val="left" w:pos="880"/>
              <w:tab w:val="right" w:leader="dot" w:pos="9350"/>
            </w:tabs>
            <w:rPr>
              <w:noProof/>
            </w:rPr>
          </w:pPr>
          <w:hyperlink w:anchor="_Toc147927702" w:history="1">
            <w:r w:rsidR="00BD6FF5" w:rsidRPr="00E26EBC">
              <w:rPr>
                <w:rStyle w:val="Hyperlink"/>
                <w:noProof/>
              </w:rPr>
              <w:t>5.1</w:t>
            </w:r>
            <w:r w:rsidR="00BD6FF5">
              <w:rPr>
                <w:noProof/>
              </w:rPr>
              <w:tab/>
            </w:r>
            <w:r w:rsidR="00BD6FF5" w:rsidRPr="00E26EBC">
              <w:rPr>
                <w:rStyle w:val="Hyperlink"/>
                <w:noProof/>
              </w:rPr>
              <w:t>Recommendations</w:t>
            </w:r>
            <w:r w:rsidR="00BD6FF5">
              <w:rPr>
                <w:noProof/>
                <w:webHidden/>
              </w:rPr>
              <w:tab/>
            </w:r>
            <w:r w:rsidR="00BD6FF5">
              <w:rPr>
                <w:noProof/>
                <w:webHidden/>
              </w:rPr>
              <w:fldChar w:fldCharType="begin"/>
            </w:r>
            <w:r w:rsidR="00BD6FF5">
              <w:rPr>
                <w:noProof/>
                <w:webHidden/>
              </w:rPr>
              <w:instrText xml:space="preserve"> PAGEREF _Toc147927702 \h </w:instrText>
            </w:r>
            <w:r w:rsidR="00BD6FF5">
              <w:rPr>
                <w:noProof/>
                <w:webHidden/>
              </w:rPr>
            </w:r>
            <w:r w:rsidR="00BD6FF5">
              <w:rPr>
                <w:noProof/>
                <w:webHidden/>
              </w:rPr>
              <w:fldChar w:fldCharType="separate"/>
            </w:r>
            <w:r w:rsidR="00BD6FF5">
              <w:rPr>
                <w:noProof/>
                <w:webHidden/>
              </w:rPr>
              <w:t>24</w:t>
            </w:r>
            <w:r w:rsidR="00BD6FF5">
              <w:rPr>
                <w:noProof/>
                <w:webHidden/>
              </w:rPr>
              <w:fldChar w:fldCharType="end"/>
            </w:r>
          </w:hyperlink>
        </w:p>
        <w:p w14:paraId="53A8C0DB" w14:textId="7BDDB48B" w:rsidR="00BD6FF5" w:rsidRDefault="00153EC1">
          <w:pPr>
            <w:pStyle w:val="TOC1"/>
            <w:tabs>
              <w:tab w:val="left" w:pos="440"/>
              <w:tab w:val="right" w:leader="dot" w:pos="9350"/>
            </w:tabs>
            <w:rPr>
              <w:noProof/>
            </w:rPr>
          </w:pPr>
          <w:hyperlink w:anchor="_Toc147927703" w:history="1">
            <w:r w:rsidR="00BD6FF5" w:rsidRPr="00E26EBC">
              <w:rPr>
                <w:rStyle w:val="Hyperlink"/>
                <w:noProof/>
              </w:rPr>
              <w:t>6</w:t>
            </w:r>
            <w:r w:rsidR="00BD6FF5">
              <w:rPr>
                <w:noProof/>
              </w:rPr>
              <w:tab/>
            </w:r>
            <w:r w:rsidR="00BD6FF5" w:rsidRPr="00E26EBC">
              <w:rPr>
                <w:rStyle w:val="Hyperlink"/>
                <w:noProof/>
              </w:rPr>
              <w:t>Acknowledgements</w:t>
            </w:r>
            <w:r w:rsidR="00BD6FF5">
              <w:rPr>
                <w:noProof/>
                <w:webHidden/>
              </w:rPr>
              <w:tab/>
            </w:r>
            <w:r w:rsidR="00BD6FF5">
              <w:rPr>
                <w:noProof/>
                <w:webHidden/>
              </w:rPr>
              <w:fldChar w:fldCharType="begin"/>
            </w:r>
            <w:r w:rsidR="00BD6FF5">
              <w:rPr>
                <w:noProof/>
                <w:webHidden/>
              </w:rPr>
              <w:instrText xml:space="preserve"> PAGEREF _Toc147927703 \h </w:instrText>
            </w:r>
            <w:r w:rsidR="00BD6FF5">
              <w:rPr>
                <w:noProof/>
                <w:webHidden/>
              </w:rPr>
            </w:r>
            <w:r w:rsidR="00BD6FF5">
              <w:rPr>
                <w:noProof/>
                <w:webHidden/>
              </w:rPr>
              <w:fldChar w:fldCharType="separate"/>
            </w:r>
            <w:r w:rsidR="00BD6FF5">
              <w:rPr>
                <w:noProof/>
                <w:webHidden/>
              </w:rPr>
              <w:t>25</w:t>
            </w:r>
            <w:r w:rsidR="00BD6FF5">
              <w:rPr>
                <w:noProof/>
                <w:webHidden/>
              </w:rPr>
              <w:fldChar w:fldCharType="end"/>
            </w:r>
          </w:hyperlink>
        </w:p>
        <w:p w14:paraId="0BFB77FD" w14:textId="301C9DA0" w:rsidR="00BD6FF5" w:rsidRDefault="00153EC1">
          <w:pPr>
            <w:pStyle w:val="TOC1"/>
            <w:tabs>
              <w:tab w:val="left" w:pos="440"/>
              <w:tab w:val="right" w:leader="dot" w:pos="9350"/>
            </w:tabs>
            <w:rPr>
              <w:noProof/>
            </w:rPr>
          </w:pPr>
          <w:hyperlink w:anchor="_Toc147927704" w:history="1">
            <w:r w:rsidR="00BD6FF5" w:rsidRPr="00E26EBC">
              <w:rPr>
                <w:rStyle w:val="Hyperlink"/>
                <w:noProof/>
              </w:rPr>
              <w:t>7</w:t>
            </w:r>
            <w:r w:rsidR="00BD6FF5">
              <w:rPr>
                <w:noProof/>
              </w:rPr>
              <w:tab/>
            </w:r>
            <w:r w:rsidR="00BD6FF5" w:rsidRPr="00E26EBC">
              <w:rPr>
                <w:rStyle w:val="Hyperlink"/>
                <w:noProof/>
              </w:rPr>
              <w:t>Literature Cited</w:t>
            </w:r>
            <w:r w:rsidR="00BD6FF5">
              <w:rPr>
                <w:noProof/>
                <w:webHidden/>
              </w:rPr>
              <w:tab/>
            </w:r>
            <w:r w:rsidR="00BD6FF5">
              <w:rPr>
                <w:noProof/>
                <w:webHidden/>
              </w:rPr>
              <w:fldChar w:fldCharType="begin"/>
            </w:r>
            <w:r w:rsidR="00BD6FF5">
              <w:rPr>
                <w:noProof/>
                <w:webHidden/>
              </w:rPr>
              <w:instrText xml:space="preserve"> PAGEREF _Toc147927704 \h </w:instrText>
            </w:r>
            <w:r w:rsidR="00BD6FF5">
              <w:rPr>
                <w:noProof/>
                <w:webHidden/>
              </w:rPr>
            </w:r>
            <w:r w:rsidR="00BD6FF5">
              <w:rPr>
                <w:noProof/>
                <w:webHidden/>
              </w:rPr>
              <w:fldChar w:fldCharType="separate"/>
            </w:r>
            <w:r w:rsidR="00BD6FF5">
              <w:rPr>
                <w:noProof/>
                <w:webHidden/>
              </w:rPr>
              <w:t>25</w:t>
            </w:r>
            <w:r w:rsidR="00BD6FF5">
              <w:rPr>
                <w:noProof/>
                <w:webHidden/>
              </w:rPr>
              <w:fldChar w:fldCharType="end"/>
            </w:r>
          </w:hyperlink>
        </w:p>
        <w:p w14:paraId="13DD0711" w14:textId="4936E400" w:rsidR="005D2878" w:rsidRDefault="00E6123A">
          <w:r>
            <w:fldChar w:fldCharType="end"/>
          </w:r>
        </w:p>
      </w:sdtContent>
    </w:sdt>
    <w:p w14:paraId="13DD0712" w14:textId="77777777" w:rsidR="005D2878" w:rsidRDefault="00E6123A">
      <w:pPr>
        <w:pStyle w:val="FirstParagraph"/>
      </w:pPr>
      <w:r>
        <w:rPr>
          <w:vertAlign w:val="superscript"/>
        </w:rPr>
        <w:t>1</w:t>
      </w:r>
      <w:r>
        <w:t xml:space="preserve"> Washington Department of Fish &amp; Wildlife</w:t>
      </w:r>
    </w:p>
    <w:p w14:paraId="13DD0713" w14:textId="4828D3DF" w:rsidR="005D2878" w:rsidRDefault="00E6123A">
      <w:pPr>
        <w:pStyle w:val="BodyText"/>
      </w:pPr>
      <w:r>
        <w:rPr>
          <w:vertAlign w:val="superscript"/>
        </w:rPr>
        <w:t>✉</w:t>
      </w:r>
      <w:r>
        <w:t xml:space="preserve"> Correspondence: </w:t>
      </w:r>
      <w:hyperlink r:id="rId8">
        <w:r>
          <w:rPr>
            <w:rStyle w:val="Hyperlink"/>
          </w:rPr>
          <w:t>Bethany Craig &lt;</w:t>
        </w:r>
        <w:hyperlink r:id="rId9">
          <w:r>
            <w:rPr>
              <w:rStyle w:val="Hyperlink"/>
            </w:rPr>
            <w:t>Bethany.Craig@dfw.wa.gov</w:t>
          </w:r>
        </w:hyperlink>
        <w:r>
          <w:rPr>
            <w:rStyle w:val="Hyperlink"/>
          </w:rPr>
          <w:t>&gt;</w:t>
        </w:r>
      </w:hyperlink>
    </w:p>
    <w:p w14:paraId="13DD0714" w14:textId="77777777" w:rsidR="005D2878" w:rsidRDefault="00E6123A">
      <w:r>
        <w:br w:type="page"/>
      </w:r>
    </w:p>
    <w:p w14:paraId="13DD0715" w14:textId="77777777" w:rsidR="005D2878" w:rsidRDefault="00E6123A">
      <w:pPr>
        <w:pStyle w:val="Heading1"/>
      </w:pPr>
      <w:bookmarkStart w:id="0" w:name="_Toc147927685"/>
      <w:bookmarkStart w:id="1" w:name="executive-summary"/>
      <w:r>
        <w:rPr>
          <w:rStyle w:val="SectionNumber"/>
        </w:rPr>
        <w:lastRenderedPageBreak/>
        <w:t>1</w:t>
      </w:r>
      <w:r>
        <w:tab/>
        <w:t>Executive Summary</w:t>
      </w:r>
      <w:bookmarkEnd w:id="0"/>
    </w:p>
    <w:p w14:paraId="13DD0716" w14:textId="77777777" w:rsidR="005D2878" w:rsidRDefault="00E6123A">
      <w:pPr>
        <w:pStyle w:val="FirstParagraph"/>
      </w:pPr>
      <w:r>
        <w:t>This report contains methods and results of SONAR-based escapement estimates for winter steelhead on the Dungeness River from 2019-2022. WDFW deployed a multibeam SONAR unit in the lower Dungeness River during the majority of the steelhead return from either early February or early March through the end of June or July, 2018-2022.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13DD0717" w14:textId="77777777" w:rsidR="005D2878" w:rsidRDefault="00E6123A">
      <w:pPr>
        <w:pStyle w:val="BodyText"/>
      </w:pPr>
      <w:r>
        <w:t>To exclude similarly sized fish that were not steelhead from our SONAR counts, WDFW conducted weekly species composition sampling in 2021 and 2022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more bull trout were present.</w:t>
      </w:r>
    </w:p>
    <w:p w14:paraId="13DD0718" w14:textId="77777777" w:rsidR="005D2878" w:rsidRDefault="00E6123A">
      <w:pPr>
        <w:pStyle w:val="BodyText"/>
      </w:pPr>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13DD0719" w14:textId="77777777" w:rsidR="005D2878" w:rsidRDefault="00E6123A">
      <w:pPr>
        <w:pStyle w:val="BodyText"/>
      </w:pPr>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646 (CI 626 – 668) in 2021 to 1,101 (CI 1012 – 1196) in 2020. The SONAR-based estimates were consistently roughly twice the redd-based estimates.</w:t>
      </w:r>
    </w:p>
    <w:p w14:paraId="13DD071A" w14:textId="77777777" w:rsidR="005D2878" w:rsidRDefault="00E6123A">
      <w:pPr>
        <w:pStyle w:val="BodyText"/>
      </w:pPr>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13DD071B" w14:textId="77777777" w:rsidR="005D2878" w:rsidRDefault="00E6123A">
      <w:pPr>
        <w:pStyle w:val="Heading1"/>
      </w:pPr>
      <w:bookmarkStart w:id="2" w:name="_Toc147927686"/>
      <w:bookmarkStart w:id="3" w:name="introduction"/>
      <w:bookmarkEnd w:id="1"/>
      <w:r>
        <w:rPr>
          <w:rStyle w:val="SectionNumber"/>
        </w:rPr>
        <w:t>2</w:t>
      </w:r>
      <w:r>
        <w:tab/>
        <w:t>Introduction</w:t>
      </w:r>
      <w:bookmarkEnd w:id="2"/>
    </w:p>
    <w:p w14:paraId="13DD071C" w14:textId="38A49333" w:rsidR="005D2878" w:rsidRDefault="00E6123A">
      <w:pPr>
        <w:pStyle w:val="FirstParagraph"/>
      </w:pPr>
      <w:r>
        <w:t>Dungeness River steelhead (</w:t>
      </w:r>
      <w:proofErr w:type="spellStart"/>
      <w:r w:rsidRPr="00FB5375">
        <w:rPr>
          <w:i/>
          <w:iCs/>
          <w:strike/>
          <w:color w:val="FF0000"/>
          <w:rPrChange w:id="4" w:author="Cooper, Randy V (DFW)" w:date="2023-10-27T13:28:00Z">
            <w:rPr>
              <w:i/>
              <w:iCs/>
              <w:strike/>
            </w:rPr>
          </w:rPrChange>
        </w:rPr>
        <w:t>Onchorhynchus</w:t>
      </w:r>
      <w:proofErr w:type="spellEnd"/>
      <w:r>
        <w:rPr>
          <w:i/>
          <w:iCs/>
        </w:rPr>
        <w:t xml:space="preserve"> </w:t>
      </w:r>
      <w:r w:rsidR="00A81E64" w:rsidRPr="00A81E64">
        <w:rPr>
          <w:i/>
          <w:iCs/>
          <w:highlight w:val="yellow"/>
        </w:rPr>
        <w:t>Oncorh</w:t>
      </w:r>
      <w:r w:rsidR="00A81E64">
        <w:rPr>
          <w:i/>
          <w:iCs/>
          <w:highlight w:val="yellow"/>
        </w:rPr>
        <w:t>y</w:t>
      </w:r>
      <w:r w:rsidR="00A81E64" w:rsidRPr="00A81E64">
        <w:rPr>
          <w:i/>
          <w:iCs/>
          <w:highlight w:val="yellow"/>
        </w:rPr>
        <w:t>nchus</w:t>
      </w:r>
      <w:r w:rsidR="00A81E64">
        <w:rPr>
          <w:i/>
          <w:iCs/>
        </w:rPr>
        <w:t xml:space="preserve"> </w:t>
      </w:r>
      <w:r>
        <w:rPr>
          <w:i/>
          <w:iCs/>
        </w:rPr>
        <w:t>mykiss</w:t>
      </w:r>
      <w:r>
        <w:t xml:space="preserve">) are part of the Puget Sound Steelhead Distinct Population Segment (DPS), which includes all naturally spawned steelhead below migration barriers in the rivers flowing into the </w:t>
      </w:r>
      <w:r w:rsidRPr="00FB5375">
        <w:rPr>
          <w:strike/>
          <w:color w:val="FF0000"/>
          <w:rPrChange w:id="5" w:author="Cooper, Randy V (DFW)" w:date="2023-10-27T13:28:00Z">
            <w:rPr>
              <w:strike/>
            </w:rPr>
          </w:rPrChange>
        </w:rPr>
        <w:t>Straight</w:t>
      </w:r>
      <w:r>
        <w:t xml:space="preserve"> </w:t>
      </w:r>
      <w:r w:rsidR="00FB5375" w:rsidRPr="00FB5375">
        <w:rPr>
          <w:highlight w:val="yellow"/>
          <w:rPrChange w:id="6" w:author="Cooper, Randy V (DFW)" w:date="2023-10-27T13:26:00Z">
            <w:rPr/>
          </w:rPrChange>
        </w:rPr>
        <w:t>Strait</w:t>
      </w:r>
      <w:r w:rsidR="00FB5375">
        <w:t xml:space="preserve"> </w:t>
      </w:r>
      <w:r>
        <w:t xml:space="preserve">of Juan de Fuca from the Elwha (inclusive) </w:t>
      </w:r>
      <w:r>
        <w:lastRenderedPageBreak/>
        <w:t>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and in the Gray Wolf River up to RKM 15.5.</w:t>
      </w:r>
    </w:p>
    <w:p w14:paraId="13DD071D" w14:textId="77777777" w:rsidR="005D2878" w:rsidRDefault="00E6123A">
      <w:pPr>
        <w:pStyle w:val="BodyText"/>
      </w:pPr>
      <w:r>
        <w:t>The Dungeness River is snowmelt dominated and glacially influenced, with headwaters in the Olympia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13DD071E" w14:textId="77777777" w:rsidR="005D2878" w:rsidRDefault="00E6123A">
      <w:pPr>
        <w:pStyle w:val="BodyText"/>
      </w:pPr>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p w14:paraId="13DD071F" w14:textId="77777777" w:rsidR="005D2878" w:rsidRDefault="00E6123A">
      <w:pPr>
        <w:pStyle w:val="Heading1"/>
      </w:pPr>
      <w:bookmarkStart w:id="7" w:name="_Toc147927687"/>
      <w:bookmarkStart w:id="8" w:name="methods"/>
      <w:bookmarkEnd w:id="3"/>
      <w:r>
        <w:rPr>
          <w:rStyle w:val="SectionNumber"/>
        </w:rPr>
        <w:t>3</w:t>
      </w:r>
      <w:r>
        <w:tab/>
        <w:t>Methods</w:t>
      </w:r>
      <w:bookmarkEnd w:id="7"/>
    </w:p>
    <w:p w14:paraId="13DD0720" w14:textId="77777777" w:rsidR="005D2878" w:rsidRDefault="00E6123A">
      <w:pPr>
        <w:pStyle w:val="Heading2"/>
      </w:pPr>
      <w:bookmarkStart w:id="9" w:name="_Toc147927688"/>
      <w:bookmarkStart w:id="10" w:name="sonar-operation"/>
      <w:r>
        <w:rPr>
          <w:rStyle w:val="SectionNumber"/>
        </w:rPr>
        <w:t>3.1</w:t>
      </w:r>
      <w:r>
        <w:tab/>
        <w:t>SONAR operation</w:t>
      </w:r>
      <w:bookmarkEnd w:id="9"/>
    </w:p>
    <w:p w14:paraId="13DD0721" w14:textId="77777777" w:rsidR="005D2878" w:rsidRDefault="00E6123A">
      <w:pPr>
        <w:pStyle w:val="FirstParagraph"/>
      </w:pPr>
      <w:r>
        <w:t>We deployed the ARIS 1800 Explorer, manufactured by Sound Metrics, of Bellevue, Washington in the lower Dungeness River during the majority of the steelhead run from 2018 through 2022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13DD0722" w14:textId="77777777" w:rsidR="005D2878" w:rsidRDefault="00E6123A" w:rsidP="00BD6FF5">
      <w:pPr>
        <w:pStyle w:val="CaptionedFigure"/>
        <w:jc w:val="center"/>
      </w:pPr>
      <w:r>
        <w:rPr>
          <w:noProof/>
        </w:rPr>
        <w:lastRenderedPageBreak/>
        <w:drawing>
          <wp:inline distT="0" distB="0" distL="0" distR="0" wp14:anchorId="13DD0BAE" wp14:editId="13DD0BAF">
            <wp:extent cx="4876800" cy="4876800"/>
            <wp:effectExtent l="0" t="0" r="0" b="0"/>
            <wp:docPr id="1"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0" name="Picture" descr="../images/watershed_map.jpg"/>
                    <pic:cNvPicPr>
                      <a:picLocks noChangeAspect="1" noChangeArrowheads="1"/>
                    </pic:cNvPicPr>
                  </pic:nvPicPr>
                  <pic:blipFill>
                    <a:blip r:embed="rId10"/>
                    <a:stretch>
                      <a:fillRect/>
                    </a:stretch>
                  </pic:blipFill>
                  <pic:spPr bwMode="auto">
                    <a:xfrm>
                      <a:off x="0" y="0"/>
                      <a:ext cx="4876800" cy="4876800"/>
                    </a:xfrm>
                    <a:prstGeom prst="rect">
                      <a:avLst/>
                    </a:prstGeom>
                    <a:noFill/>
                    <a:ln w="9525">
                      <a:noFill/>
                      <a:headEnd/>
                      <a:tailEnd/>
                    </a:ln>
                  </pic:spPr>
                </pic:pic>
              </a:graphicData>
            </a:graphic>
          </wp:inline>
        </w:drawing>
      </w:r>
    </w:p>
    <w:p w14:paraId="13DD0723" w14:textId="77777777" w:rsidR="005D2878" w:rsidRDefault="00E6123A">
      <w:pPr>
        <w:pStyle w:val="ImageCaption"/>
      </w:pPr>
      <w:r>
        <w:t>Figure 3.1: Location of SONAR in Dungeness River basin. Steelhead distribution shown in dark gray.</w:t>
      </w:r>
    </w:p>
    <w:p w14:paraId="13DD0724" w14:textId="77777777" w:rsidR="005D2878" w:rsidRDefault="00E6123A">
      <w:pPr>
        <w:pStyle w:val="BodyText"/>
      </w:pPr>
      <w:r>
        <w:t>In 2018 the SONAR unit was deployed at approximately at river mile (RM) 0.2, below the majority of steelhead spawning habitat, and ensonified an approximately 20 meter (m) wide run in the river (Figure 3.2). The SONAR unit was mounted to a pole mount and attached to a reinforced ladder, secured to the river bottom by rebar (Figure 3.3).</w:t>
      </w:r>
    </w:p>
    <w:p w14:paraId="13DD0725" w14:textId="77777777" w:rsidR="005D2878" w:rsidRDefault="00E6123A">
      <w:pPr>
        <w:pStyle w:val="BodyText"/>
      </w:pPr>
      <w:r>
        <w:t>Fish frequently milled or held in front of this SONAR site, which made counting fish passage difficult. As a result, in 2019, the SONAR site was moved upstream to approximately RM 0.3,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13DD0726" w14:textId="77777777" w:rsidR="005D2878" w:rsidRDefault="00E6123A" w:rsidP="00BD6FF5">
      <w:pPr>
        <w:pStyle w:val="CaptionedFigure"/>
        <w:jc w:val="center"/>
      </w:pPr>
      <w:r>
        <w:rPr>
          <w:noProof/>
        </w:rPr>
        <w:lastRenderedPageBreak/>
        <w:drawing>
          <wp:inline distT="0" distB="0" distL="0" distR="0" wp14:anchorId="13DD0BB0" wp14:editId="13DD0BB1">
            <wp:extent cx="5390147" cy="5130265"/>
            <wp:effectExtent l="0" t="0" r="0" b="0"/>
            <wp:docPr id="366492862" name="Picture" descr="Figure 3.2: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11"/>
                    <a:stretch>
                      <a:fillRect/>
                    </a:stretch>
                  </pic:blipFill>
                  <pic:spPr bwMode="auto">
                    <a:xfrm>
                      <a:off x="0" y="0"/>
                      <a:ext cx="5390147" cy="5130265"/>
                    </a:xfrm>
                    <a:prstGeom prst="rect">
                      <a:avLst/>
                    </a:prstGeom>
                    <a:noFill/>
                    <a:ln w="9525">
                      <a:noFill/>
                      <a:headEnd/>
                      <a:tailEnd/>
                    </a:ln>
                  </pic:spPr>
                </pic:pic>
              </a:graphicData>
            </a:graphic>
          </wp:inline>
        </w:drawing>
      </w:r>
    </w:p>
    <w:p w14:paraId="13DD0727" w14:textId="77777777" w:rsidR="005D2878" w:rsidRDefault="00E6123A">
      <w:pPr>
        <w:pStyle w:val="ImageCaption"/>
      </w:pPr>
      <w:r>
        <w:t>Figure 3.2: Location of the SONAR site in the lower Dungeness River in 2018 (white) and 2019-2022 (striped).</w:t>
      </w:r>
    </w:p>
    <w:p w14:paraId="13DD0728" w14:textId="77777777" w:rsidR="005D2878" w:rsidRDefault="00E6123A" w:rsidP="00BD6FF5">
      <w:pPr>
        <w:pStyle w:val="CaptionedFigure"/>
        <w:jc w:val="center"/>
      </w:pPr>
      <w:r>
        <w:rPr>
          <w:noProof/>
        </w:rPr>
        <w:lastRenderedPageBreak/>
        <w:drawing>
          <wp:inline distT="0" distB="0" distL="0" distR="0" wp14:anchorId="13DD0BB2" wp14:editId="13DD0BB3">
            <wp:extent cx="3665912" cy="2747356"/>
            <wp:effectExtent l="0" t="0" r="0" b="0"/>
            <wp:docPr id="1889520141"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2"/>
                    <a:stretch>
                      <a:fillRect/>
                    </a:stretch>
                  </pic:blipFill>
                  <pic:spPr bwMode="auto">
                    <a:xfrm>
                      <a:off x="0" y="0"/>
                      <a:ext cx="3665912" cy="2747356"/>
                    </a:xfrm>
                    <a:prstGeom prst="rect">
                      <a:avLst/>
                    </a:prstGeom>
                    <a:noFill/>
                    <a:ln w="9525">
                      <a:noFill/>
                      <a:headEnd/>
                      <a:tailEnd/>
                    </a:ln>
                  </pic:spPr>
                </pic:pic>
              </a:graphicData>
            </a:graphic>
          </wp:inline>
        </w:drawing>
      </w:r>
    </w:p>
    <w:p w14:paraId="13DD0729" w14:textId="77777777" w:rsidR="005D2878" w:rsidRDefault="00E6123A">
      <w:pPr>
        <w:pStyle w:val="ImageCaption"/>
      </w:pPr>
      <w:r>
        <w:t>Figure 3.3: SONAR unit deployment via a pole mount and ladder system in the Dungeness River in 2018.</w:t>
      </w:r>
    </w:p>
    <w:p w14:paraId="13DD072A" w14:textId="77777777" w:rsidR="005D2878" w:rsidRDefault="00E6123A">
      <w:pPr>
        <w:pStyle w:val="BodyText"/>
      </w:pPr>
      <w:r>
        <w:t>Midway through the 2019 season the SONAR unit was mounted on a semi-permanent platform along the hardened left bank, in a spot that is protected and retains adequate depth so that the SONAR unit did not need to be shifted laterally to accommodate changing water levels (Figure 3.4).</w:t>
      </w:r>
    </w:p>
    <w:p w14:paraId="13DD072B" w14:textId="77777777" w:rsidR="005D2878" w:rsidRDefault="00E6123A">
      <w:pPr>
        <w:pStyle w:val="BodyText"/>
      </w:pPr>
      <w:r>
        <w:t xml:space="preserve">In all years, a picket weir was constructed approximately 1 m </w:t>
      </w:r>
      <w:r w:rsidRPr="00434B1D">
        <w:rPr>
          <w:strike/>
          <w:color w:val="FF0000"/>
          <w:highlight w:val="yellow"/>
          <w:rPrChange w:id="11" w:author="Cooper, Randy V (DFW)" w:date="2023-10-27T17:06:00Z">
            <w:rPr/>
          </w:rPrChange>
        </w:rPr>
        <w:t>above</w:t>
      </w:r>
      <w:r>
        <w:t xml:space="preserve"> upstream of the SONAR unit from the bank, extending out to approximately 1 m past the SONAR, to deflect debris (Figure 3.4). A second picket weir was constructed approximately 1 m </w:t>
      </w:r>
      <w:r w:rsidRPr="007E7838">
        <w:rPr>
          <w:strike/>
          <w:color w:val="FF0000"/>
          <w:highlight w:val="yellow"/>
          <w:rPrChange w:id="12" w:author="Cooper, Randy V (DFW)" w:date="2023-10-27T13:37:00Z">
            <w:rPr/>
          </w:rPrChange>
        </w:rPr>
        <w:t>below</w:t>
      </w:r>
      <w:r w:rsidRPr="007E7838">
        <w:rPr>
          <w:strike/>
          <w:rPrChange w:id="13" w:author="Cooper, Randy V (DFW)" w:date="2023-10-27T13:37:00Z">
            <w:rPr/>
          </w:rPrChange>
        </w:rPr>
        <w:t xml:space="preserve"> </w:t>
      </w:r>
      <w:r>
        <w:t>downstream of the SONAR unit to direct migrating fish out in front of the unit.</w:t>
      </w:r>
    </w:p>
    <w:p w14:paraId="13DD072C" w14:textId="77777777" w:rsidR="005D2878" w:rsidRDefault="00E6123A" w:rsidP="00BD6FF5">
      <w:pPr>
        <w:pStyle w:val="CaptionedFigure"/>
        <w:jc w:val="center"/>
      </w:pPr>
      <w:r>
        <w:rPr>
          <w:noProof/>
        </w:rPr>
        <w:drawing>
          <wp:inline distT="0" distB="0" distL="0" distR="0" wp14:anchorId="13DD0BB4" wp14:editId="13DD0BB5">
            <wp:extent cx="4085705" cy="3063240"/>
            <wp:effectExtent l="0" t="0" r="0" b="0"/>
            <wp:docPr id="2139711301"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3"/>
                    <a:stretch>
                      <a:fillRect/>
                    </a:stretch>
                  </pic:blipFill>
                  <pic:spPr bwMode="auto">
                    <a:xfrm>
                      <a:off x="0" y="0"/>
                      <a:ext cx="4085705" cy="3063240"/>
                    </a:xfrm>
                    <a:prstGeom prst="rect">
                      <a:avLst/>
                    </a:prstGeom>
                    <a:noFill/>
                    <a:ln w="9525">
                      <a:noFill/>
                      <a:headEnd/>
                      <a:tailEnd/>
                    </a:ln>
                  </pic:spPr>
                </pic:pic>
              </a:graphicData>
            </a:graphic>
          </wp:inline>
        </w:drawing>
      </w:r>
    </w:p>
    <w:p w14:paraId="13DD072D" w14:textId="77777777" w:rsidR="005D2878" w:rsidRDefault="00E6123A">
      <w:pPr>
        <w:pStyle w:val="ImageCaption"/>
      </w:pPr>
      <w:r>
        <w:t>Figure 3.4: SONAR unit deployment via a pole mount and platform in the Dungeness River in 2020. Picket weir is the upstream picket weir.</w:t>
      </w:r>
    </w:p>
    <w:p w14:paraId="13DD072E" w14:textId="77777777" w:rsidR="005D2878" w:rsidRDefault="00E6123A">
      <w:pPr>
        <w:pStyle w:val="BodyText"/>
      </w:pPr>
      <w:r>
        <w:lastRenderedPageBreak/>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13DD072F" w14:textId="77777777" w:rsidR="005D2878" w:rsidRDefault="00E6123A">
      <w:pPr>
        <w:pStyle w:val="TableCaption"/>
      </w:pPr>
      <w:r>
        <w:t>Table 3.1: SONAR operational dates on the Dungeness River, 2018 - 2022.</w:t>
      </w:r>
    </w:p>
    <w:tbl>
      <w:tblPr>
        <w:tblStyle w:val="Table"/>
        <w:tblW w:w="0" w:type="auto"/>
        <w:jc w:val="center"/>
        <w:tblLook w:val="0020" w:firstRow="1" w:lastRow="0" w:firstColumn="0" w:lastColumn="0" w:noHBand="0" w:noVBand="0"/>
        <w:tblCaption w:val="Table 3.1: SONAR operational dates on the Dungeness River, 2018 - 2022."/>
      </w:tblPr>
      <w:tblGrid>
        <w:gridCol w:w="663"/>
        <w:gridCol w:w="1078"/>
        <w:gridCol w:w="1048"/>
      </w:tblGrid>
      <w:tr w:rsidR="005D2878" w14:paraId="13DD0733"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30" w14:textId="77777777" w:rsidR="005D2878" w:rsidRDefault="00E6123A" w:rsidP="004F4F97">
            <w:pPr>
              <w:pStyle w:val="Compact"/>
              <w:jc w:val="center"/>
            </w:pPr>
            <w:r>
              <w:t>Year</w:t>
            </w:r>
          </w:p>
        </w:tc>
        <w:tc>
          <w:tcPr>
            <w:tcW w:w="0" w:type="auto"/>
          </w:tcPr>
          <w:p w14:paraId="13DD0731" w14:textId="77777777" w:rsidR="005D2878" w:rsidRDefault="00E6123A" w:rsidP="004F4F97">
            <w:pPr>
              <w:pStyle w:val="Compact"/>
              <w:jc w:val="center"/>
            </w:pPr>
            <w:r>
              <w:t>First Date</w:t>
            </w:r>
          </w:p>
        </w:tc>
        <w:tc>
          <w:tcPr>
            <w:tcW w:w="0" w:type="auto"/>
          </w:tcPr>
          <w:p w14:paraId="13DD0732" w14:textId="77777777" w:rsidR="005D2878" w:rsidRDefault="00E6123A" w:rsidP="004F4F97">
            <w:pPr>
              <w:pStyle w:val="Compact"/>
              <w:jc w:val="center"/>
            </w:pPr>
            <w:r>
              <w:t>Last Date</w:t>
            </w:r>
          </w:p>
        </w:tc>
      </w:tr>
      <w:tr w:rsidR="005D2878" w14:paraId="13DD0737" w14:textId="77777777" w:rsidTr="004F4F97">
        <w:trPr>
          <w:jc w:val="center"/>
        </w:trPr>
        <w:tc>
          <w:tcPr>
            <w:tcW w:w="0" w:type="auto"/>
          </w:tcPr>
          <w:p w14:paraId="13DD0734" w14:textId="77777777" w:rsidR="005D2878" w:rsidRDefault="00E6123A" w:rsidP="004F4F97">
            <w:pPr>
              <w:pStyle w:val="Compact"/>
              <w:jc w:val="center"/>
            </w:pPr>
            <w:r>
              <w:t>2018</w:t>
            </w:r>
          </w:p>
        </w:tc>
        <w:tc>
          <w:tcPr>
            <w:tcW w:w="0" w:type="auto"/>
          </w:tcPr>
          <w:p w14:paraId="13DD0735" w14:textId="77777777" w:rsidR="005D2878" w:rsidRDefault="00E6123A" w:rsidP="004F4F97">
            <w:pPr>
              <w:pStyle w:val="Compact"/>
              <w:jc w:val="center"/>
            </w:pPr>
            <w:r>
              <w:t>Feb 28</w:t>
            </w:r>
          </w:p>
        </w:tc>
        <w:tc>
          <w:tcPr>
            <w:tcW w:w="0" w:type="auto"/>
          </w:tcPr>
          <w:p w14:paraId="13DD0736" w14:textId="77777777" w:rsidR="005D2878" w:rsidRDefault="00E6123A" w:rsidP="004F4F97">
            <w:pPr>
              <w:pStyle w:val="Compact"/>
              <w:jc w:val="center"/>
            </w:pPr>
            <w:r>
              <w:t>Jul 03</w:t>
            </w:r>
          </w:p>
        </w:tc>
      </w:tr>
      <w:tr w:rsidR="005D2878" w14:paraId="13DD073B" w14:textId="77777777" w:rsidTr="004F4F97">
        <w:trPr>
          <w:jc w:val="center"/>
        </w:trPr>
        <w:tc>
          <w:tcPr>
            <w:tcW w:w="0" w:type="auto"/>
          </w:tcPr>
          <w:p w14:paraId="13DD0738" w14:textId="77777777" w:rsidR="005D2878" w:rsidRDefault="00E6123A" w:rsidP="004F4F97">
            <w:pPr>
              <w:pStyle w:val="Compact"/>
              <w:jc w:val="center"/>
            </w:pPr>
            <w:r>
              <w:t>2019</w:t>
            </w:r>
          </w:p>
        </w:tc>
        <w:tc>
          <w:tcPr>
            <w:tcW w:w="0" w:type="auto"/>
          </w:tcPr>
          <w:p w14:paraId="13DD0739" w14:textId="77777777" w:rsidR="005D2878" w:rsidRDefault="00E6123A" w:rsidP="004F4F97">
            <w:pPr>
              <w:pStyle w:val="Compact"/>
              <w:jc w:val="center"/>
            </w:pPr>
            <w:r>
              <w:t>Mar 05</w:t>
            </w:r>
          </w:p>
        </w:tc>
        <w:tc>
          <w:tcPr>
            <w:tcW w:w="0" w:type="auto"/>
          </w:tcPr>
          <w:p w14:paraId="13DD073A" w14:textId="77777777" w:rsidR="005D2878" w:rsidRDefault="00E6123A" w:rsidP="004F4F97">
            <w:pPr>
              <w:pStyle w:val="Compact"/>
              <w:jc w:val="center"/>
            </w:pPr>
            <w:r>
              <w:t>Jul 17</w:t>
            </w:r>
          </w:p>
        </w:tc>
      </w:tr>
      <w:tr w:rsidR="005D2878" w14:paraId="13DD073F" w14:textId="77777777" w:rsidTr="004F4F97">
        <w:trPr>
          <w:jc w:val="center"/>
        </w:trPr>
        <w:tc>
          <w:tcPr>
            <w:tcW w:w="0" w:type="auto"/>
          </w:tcPr>
          <w:p w14:paraId="13DD073C" w14:textId="77777777" w:rsidR="005D2878" w:rsidRDefault="00E6123A" w:rsidP="004F4F97">
            <w:pPr>
              <w:pStyle w:val="Compact"/>
              <w:jc w:val="center"/>
            </w:pPr>
            <w:r>
              <w:t>2020</w:t>
            </w:r>
          </w:p>
        </w:tc>
        <w:tc>
          <w:tcPr>
            <w:tcW w:w="0" w:type="auto"/>
          </w:tcPr>
          <w:p w14:paraId="13DD073D" w14:textId="77777777" w:rsidR="005D2878" w:rsidRDefault="00E6123A" w:rsidP="004F4F97">
            <w:pPr>
              <w:pStyle w:val="Compact"/>
              <w:jc w:val="center"/>
            </w:pPr>
            <w:r>
              <w:t>Feb 13</w:t>
            </w:r>
          </w:p>
        </w:tc>
        <w:tc>
          <w:tcPr>
            <w:tcW w:w="0" w:type="auto"/>
          </w:tcPr>
          <w:p w14:paraId="13DD073E" w14:textId="77777777" w:rsidR="005D2878" w:rsidRDefault="00E6123A" w:rsidP="004F4F97">
            <w:pPr>
              <w:pStyle w:val="Compact"/>
              <w:jc w:val="center"/>
            </w:pPr>
            <w:r>
              <w:t>Jul 26</w:t>
            </w:r>
          </w:p>
        </w:tc>
      </w:tr>
      <w:tr w:rsidR="005D2878" w14:paraId="13DD0743" w14:textId="77777777" w:rsidTr="004F4F97">
        <w:trPr>
          <w:jc w:val="center"/>
        </w:trPr>
        <w:tc>
          <w:tcPr>
            <w:tcW w:w="0" w:type="auto"/>
          </w:tcPr>
          <w:p w14:paraId="13DD0740" w14:textId="77777777" w:rsidR="005D2878" w:rsidRDefault="00E6123A" w:rsidP="004F4F97">
            <w:pPr>
              <w:pStyle w:val="Compact"/>
              <w:jc w:val="center"/>
            </w:pPr>
            <w:r>
              <w:t>2021</w:t>
            </w:r>
          </w:p>
        </w:tc>
        <w:tc>
          <w:tcPr>
            <w:tcW w:w="0" w:type="auto"/>
          </w:tcPr>
          <w:p w14:paraId="13DD0741" w14:textId="77777777" w:rsidR="005D2878" w:rsidRDefault="00E6123A" w:rsidP="004F4F97">
            <w:pPr>
              <w:pStyle w:val="Compact"/>
              <w:jc w:val="center"/>
            </w:pPr>
            <w:r>
              <w:t>Feb 01</w:t>
            </w:r>
          </w:p>
        </w:tc>
        <w:tc>
          <w:tcPr>
            <w:tcW w:w="0" w:type="auto"/>
          </w:tcPr>
          <w:p w14:paraId="13DD0742" w14:textId="77777777" w:rsidR="005D2878" w:rsidRDefault="00E6123A" w:rsidP="004F4F97">
            <w:pPr>
              <w:pStyle w:val="Compact"/>
              <w:jc w:val="center"/>
            </w:pPr>
            <w:r>
              <w:t>Jun 22</w:t>
            </w:r>
          </w:p>
        </w:tc>
      </w:tr>
      <w:tr w:rsidR="005D2878" w14:paraId="13DD0747" w14:textId="77777777" w:rsidTr="004F4F97">
        <w:trPr>
          <w:jc w:val="center"/>
        </w:trPr>
        <w:tc>
          <w:tcPr>
            <w:tcW w:w="0" w:type="auto"/>
          </w:tcPr>
          <w:p w14:paraId="13DD0744" w14:textId="77777777" w:rsidR="005D2878" w:rsidRDefault="00E6123A" w:rsidP="004F4F97">
            <w:pPr>
              <w:pStyle w:val="Compact"/>
              <w:jc w:val="center"/>
            </w:pPr>
            <w:r>
              <w:t>2022</w:t>
            </w:r>
          </w:p>
        </w:tc>
        <w:tc>
          <w:tcPr>
            <w:tcW w:w="0" w:type="auto"/>
          </w:tcPr>
          <w:p w14:paraId="13DD0745" w14:textId="77777777" w:rsidR="005D2878" w:rsidRDefault="00E6123A" w:rsidP="004F4F97">
            <w:pPr>
              <w:pStyle w:val="Compact"/>
              <w:jc w:val="center"/>
            </w:pPr>
            <w:r>
              <w:t>Feb 09</w:t>
            </w:r>
          </w:p>
        </w:tc>
        <w:tc>
          <w:tcPr>
            <w:tcW w:w="0" w:type="auto"/>
          </w:tcPr>
          <w:p w14:paraId="13DD0746" w14:textId="77777777" w:rsidR="005D2878" w:rsidRDefault="00E6123A" w:rsidP="004F4F97">
            <w:pPr>
              <w:pStyle w:val="Compact"/>
              <w:jc w:val="center"/>
            </w:pPr>
            <w:r>
              <w:t>Jun 25</w:t>
            </w:r>
          </w:p>
        </w:tc>
      </w:tr>
    </w:tbl>
    <w:p w14:paraId="13DD0748" w14:textId="77777777" w:rsidR="005D2878" w:rsidRDefault="00E6123A" w:rsidP="00BC66C8">
      <w:pPr>
        <w:pStyle w:val="CaptionedFigure"/>
        <w:jc w:val="center"/>
      </w:pPr>
      <w:r>
        <w:rPr>
          <w:noProof/>
        </w:rPr>
        <w:drawing>
          <wp:inline distT="0" distB="0" distL="0" distR="0" wp14:anchorId="13DD0BB6" wp14:editId="13DD0BB7">
            <wp:extent cx="5943600" cy="3226525"/>
            <wp:effectExtent l="0" t="0" r="0" b="0"/>
            <wp:docPr id="905731368"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13DD0749" w14:textId="77777777" w:rsidR="005D2878" w:rsidRDefault="00E6123A">
      <w:pPr>
        <w:pStyle w:val="ImageCaption"/>
      </w:pPr>
      <w:r>
        <w:t>Figure 3.5: Plot of when SONAR was operational (purple) and not (yellow), from Feb 1 through July 31 each year.</w:t>
      </w:r>
    </w:p>
    <w:p w14:paraId="13DD074A" w14:textId="77777777" w:rsidR="005D2878" w:rsidRDefault="00E6123A" w:rsidP="00BC66C8">
      <w:pPr>
        <w:pStyle w:val="CaptionedFigure"/>
        <w:jc w:val="center"/>
      </w:pPr>
      <w:r>
        <w:rPr>
          <w:noProof/>
        </w:rPr>
        <w:lastRenderedPageBreak/>
        <w:drawing>
          <wp:inline distT="0" distB="0" distL="0" distR="0" wp14:anchorId="13DD0BB8" wp14:editId="13DD0BB9">
            <wp:extent cx="5943600" cy="3226525"/>
            <wp:effectExtent l="0" t="0" r="0" b="0"/>
            <wp:docPr id="363324590"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5"/>
                    <a:stretch>
                      <a:fillRect/>
                    </a:stretch>
                  </pic:blipFill>
                  <pic:spPr bwMode="auto">
                    <a:xfrm>
                      <a:off x="0" y="0"/>
                      <a:ext cx="5943600" cy="3226525"/>
                    </a:xfrm>
                    <a:prstGeom prst="rect">
                      <a:avLst/>
                    </a:prstGeom>
                    <a:noFill/>
                    <a:ln w="9525">
                      <a:noFill/>
                      <a:headEnd/>
                      <a:tailEnd/>
                    </a:ln>
                  </pic:spPr>
                </pic:pic>
              </a:graphicData>
            </a:graphic>
          </wp:inline>
        </w:drawing>
      </w:r>
    </w:p>
    <w:p w14:paraId="13DD074B" w14:textId="77777777" w:rsidR="005D2878" w:rsidRDefault="00E6123A">
      <w:pPr>
        <w:pStyle w:val="ImageCaption"/>
      </w:pPr>
      <w:r>
        <w:t>Figure 3.6: Plot of when SONAR was reviewed (purple) and not (yellow), from Feb 1 through July 31 each year.</w:t>
      </w:r>
    </w:p>
    <w:p w14:paraId="13DD074C" w14:textId="77777777" w:rsidR="005D2878" w:rsidRDefault="00E6123A">
      <w:pPr>
        <w:pStyle w:val="Heading2"/>
      </w:pPr>
      <w:bookmarkStart w:id="14" w:name="_Toc147927689"/>
      <w:bookmarkStart w:id="15" w:name="data-processing"/>
      <w:bookmarkEnd w:id="10"/>
      <w:r>
        <w:rPr>
          <w:rStyle w:val="SectionNumber"/>
        </w:rPr>
        <w:t>3.2</w:t>
      </w:r>
      <w:r>
        <w:tab/>
        <w:t>Data Processing</w:t>
      </w:r>
      <w:bookmarkEnd w:id="14"/>
    </w:p>
    <w:p w14:paraId="13DD074D" w14:textId="77777777" w:rsidR="005D2878" w:rsidRDefault="00E6123A">
      <w:pPr>
        <w:pStyle w:val="FirstParagraph"/>
      </w:pPr>
      <w:r>
        <w:t>In 2018 we reviewed both 30-minute files in each hour, for a total of 48 files per 24-hour period. Data review for 2018 was time-consuming and onerous due to the number of fish milling in front of the SONAR, and we were only able to review 22%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 3.2 shows what percentage of the hours were reviewed each year, and how much of the steelhead migration season was captured by operational SONAR.</w:t>
      </w:r>
    </w:p>
    <w:p w14:paraId="13DD074E" w14:textId="77777777" w:rsidR="005D2878" w:rsidRDefault="00E6123A">
      <w:pPr>
        <w:pStyle w:val="TableCaption"/>
      </w:pPr>
      <w:r>
        <w:t>Table 3.2: Number of hours during winter steelhead migration period (Feb 1 - June 15) and what percentage of those hours the SONAR was operational and what percentage of those hours have been reviewed.</w:t>
      </w:r>
    </w:p>
    <w:tbl>
      <w:tblPr>
        <w:tblStyle w:val="Table"/>
        <w:tblW w:w="0" w:type="auto"/>
        <w:jc w:val="center"/>
        <w:tblLook w:val="0020" w:firstRow="1" w:lastRow="0" w:firstColumn="0" w:lastColumn="0" w:noHBand="0" w:noVBand="0"/>
        <w:tblCaption w:val="Table 3.2: Number of hours during winter steelhead migration period (Feb 1 - June 15) and what percentage of those hours the SONAR was operational and what percentage of those hours have been reviewed."/>
      </w:tblPr>
      <w:tblGrid>
        <w:gridCol w:w="663"/>
        <w:gridCol w:w="748"/>
        <w:gridCol w:w="1621"/>
        <w:gridCol w:w="1427"/>
      </w:tblGrid>
      <w:tr w:rsidR="005D2878" w14:paraId="13DD0753" w14:textId="77777777" w:rsidTr="00BC66C8">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4F" w14:textId="77777777" w:rsidR="005D2878" w:rsidRDefault="00E6123A">
            <w:pPr>
              <w:pStyle w:val="Compact"/>
            </w:pPr>
            <w:r>
              <w:t>Year</w:t>
            </w:r>
          </w:p>
        </w:tc>
        <w:tc>
          <w:tcPr>
            <w:tcW w:w="0" w:type="auto"/>
          </w:tcPr>
          <w:p w14:paraId="13DD0750" w14:textId="77777777" w:rsidR="005D2878" w:rsidRDefault="00E6123A">
            <w:pPr>
              <w:pStyle w:val="Compact"/>
              <w:jc w:val="right"/>
            </w:pPr>
            <w:r>
              <w:t>Hours</w:t>
            </w:r>
          </w:p>
        </w:tc>
        <w:tc>
          <w:tcPr>
            <w:tcW w:w="0" w:type="auto"/>
          </w:tcPr>
          <w:p w14:paraId="13DD0751" w14:textId="77777777" w:rsidR="005D2878" w:rsidRDefault="00E6123A" w:rsidP="004F4F97">
            <w:pPr>
              <w:pStyle w:val="Compact"/>
              <w:jc w:val="center"/>
            </w:pPr>
            <w:r>
              <w:t>Operational (%)</w:t>
            </w:r>
          </w:p>
        </w:tc>
        <w:tc>
          <w:tcPr>
            <w:tcW w:w="0" w:type="auto"/>
          </w:tcPr>
          <w:p w14:paraId="13DD0752" w14:textId="77777777" w:rsidR="005D2878" w:rsidRDefault="00E6123A" w:rsidP="004F4F97">
            <w:pPr>
              <w:pStyle w:val="Compact"/>
              <w:jc w:val="center"/>
            </w:pPr>
            <w:r>
              <w:t>Reviewed (%)</w:t>
            </w:r>
          </w:p>
        </w:tc>
      </w:tr>
      <w:tr w:rsidR="005D2878" w14:paraId="13DD0758" w14:textId="77777777" w:rsidTr="00BC66C8">
        <w:trPr>
          <w:jc w:val="center"/>
        </w:trPr>
        <w:tc>
          <w:tcPr>
            <w:tcW w:w="0" w:type="auto"/>
          </w:tcPr>
          <w:p w14:paraId="13DD0754" w14:textId="77777777" w:rsidR="005D2878" w:rsidRDefault="00E6123A">
            <w:pPr>
              <w:pStyle w:val="Compact"/>
            </w:pPr>
            <w:r>
              <w:t>2018</w:t>
            </w:r>
          </w:p>
        </w:tc>
        <w:tc>
          <w:tcPr>
            <w:tcW w:w="0" w:type="auto"/>
          </w:tcPr>
          <w:p w14:paraId="13DD0755" w14:textId="77777777" w:rsidR="005D2878" w:rsidRDefault="00E6123A">
            <w:pPr>
              <w:pStyle w:val="Compact"/>
              <w:jc w:val="right"/>
            </w:pPr>
            <w:r>
              <w:t>4,344</w:t>
            </w:r>
          </w:p>
        </w:tc>
        <w:tc>
          <w:tcPr>
            <w:tcW w:w="0" w:type="auto"/>
          </w:tcPr>
          <w:p w14:paraId="13DD0756" w14:textId="77777777" w:rsidR="005D2878" w:rsidRDefault="00E6123A" w:rsidP="004F4F97">
            <w:pPr>
              <w:pStyle w:val="Compact"/>
              <w:jc w:val="center"/>
            </w:pPr>
            <w:r>
              <w:t>62.9</w:t>
            </w:r>
          </w:p>
        </w:tc>
        <w:tc>
          <w:tcPr>
            <w:tcW w:w="0" w:type="auto"/>
          </w:tcPr>
          <w:p w14:paraId="13DD0757" w14:textId="77777777" w:rsidR="005D2878" w:rsidRDefault="00E6123A" w:rsidP="004F4F97">
            <w:pPr>
              <w:pStyle w:val="Compact"/>
              <w:jc w:val="center"/>
            </w:pPr>
            <w:r>
              <w:t>22.1</w:t>
            </w:r>
          </w:p>
        </w:tc>
      </w:tr>
      <w:tr w:rsidR="005D2878" w14:paraId="13DD075D" w14:textId="77777777" w:rsidTr="00BC66C8">
        <w:trPr>
          <w:jc w:val="center"/>
        </w:trPr>
        <w:tc>
          <w:tcPr>
            <w:tcW w:w="0" w:type="auto"/>
          </w:tcPr>
          <w:p w14:paraId="13DD0759" w14:textId="77777777" w:rsidR="005D2878" w:rsidRDefault="00E6123A">
            <w:pPr>
              <w:pStyle w:val="Compact"/>
            </w:pPr>
            <w:r>
              <w:t>2019</w:t>
            </w:r>
          </w:p>
        </w:tc>
        <w:tc>
          <w:tcPr>
            <w:tcW w:w="0" w:type="auto"/>
          </w:tcPr>
          <w:p w14:paraId="13DD075A" w14:textId="77777777" w:rsidR="005D2878" w:rsidRDefault="00E6123A">
            <w:pPr>
              <w:pStyle w:val="Compact"/>
              <w:jc w:val="right"/>
            </w:pPr>
            <w:r>
              <w:t>4,343</w:t>
            </w:r>
          </w:p>
        </w:tc>
        <w:tc>
          <w:tcPr>
            <w:tcW w:w="0" w:type="auto"/>
          </w:tcPr>
          <w:p w14:paraId="13DD075B" w14:textId="77777777" w:rsidR="005D2878" w:rsidRDefault="00E6123A" w:rsidP="004F4F97">
            <w:pPr>
              <w:pStyle w:val="Compact"/>
              <w:jc w:val="center"/>
            </w:pPr>
            <w:r>
              <w:t>73.5</w:t>
            </w:r>
          </w:p>
        </w:tc>
        <w:tc>
          <w:tcPr>
            <w:tcW w:w="0" w:type="auto"/>
          </w:tcPr>
          <w:p w14:paraId="13DD075C" w14:textId="77777777" w:rsidR="005D2878" w:rsidRDefault="00E6123A" w:rsidP="004F4F97">
            <w:pPr>
              <w:pStyle w:val="Compact"/>
              <w:jc w:val="center"/>
            </w:pPr>
            <w:r>
              <w:t>41.3</w:t>
            </w:r>
          </w:p>
        </w:tc>
      </w:tr>
      <w:tr w:rsidR="005D2878" w14:paraId="13DD0762" w14:textId="77777777" w:rsidTr="00BC66C8">
        <w:trPr>
          <w:jc w:val="center"/>
        </w:trPr>
        <w:tc>
          <w:tcPr>
            <w:tcW w:w="0" w:type="auto"/>
          </w:tcPr>
          <w:p w14:paraId="13DD075E" w14:textId="77777777" w:rsidR="005D2878" w:rsidRDefault="00E6123A">
            <w:pPr>
              <w:pStyle w:val="Compact"/>
            </w:pPr>
            <w:r>
              <w:t>2020</w:t>
            </w:r>
          </w:p>
        </w:tc>
        <w:tc>
          <w:tcPr>
            <w:tcW w:w="0" w:type="auto"/>
          </w:tcPr>
          <w:p w14:paraId="13DD075F" w14:textId="77777777" w:rsidR="005D2878" w:rsidRDefault="00E6123A">
            <w:pPr>
              <w:pStyle w:val="Compact"/>
              <w:jc w:val="right"/>
            </w:pPr>
            <w:r>
              <w:t>4,367</w:t>
            </w:r>
          </w:p>
        </w:tc>
        <w:tc>
          <w:tcPr>
            <w:tcW w:w="0" w:type="auto"/>
          </w:tcPr>
          <w:p w14:paraId="13DD0760" w14:textId="77777777" w:rsidR="005D2878" w:rsidRDefault="00E6123A" w:rsidP="004F4F97">
            <w:pPr>
              <w:pStyle w:val="Compact"/>
              <w:jc w:val="center"/>
            </w:pPr>
            <w:r>
              <w:t>63.8</w:t>
            </w:r>
          </w:p>
        </w:tc>
        <w:tc>
          <w:tcPr>
            <w:tcW w:w="0" w:type="auto"/>
          </w:tcPr>
          <w:p w14:paraId="13DD0761" w14:textId="77777777" w:rsidR="005D2878" w:rsidRDefault="00E6123A" w:rsidP="004F4F97">
            <w:pPr>
              <w:pStyle w:val="Compact"/>
              <w:jc w:val="center"/>
            </w:pPr>
            <w:r>
              <w:t>36.4</w:t>
            </w:r>
          </w:p>
        </w:tc>
      </w:tr>
      <w:tr w:rsidR="005D2878" w14:paraId="13DD0767" w14:textId="77777777" w:rsidTr="00BC66C8">
        <w:trPr>
          <w:jc w:val="center"/>
        </w:trPr>
        <w:tc>
          <w:tcPr>
            <w:tcW w:w="0" w:type="auto"/>
          </w:tcPr>
          <w:p w14:paraId="13DD0763" w14:textId="77777777" w:rsidR="005D2878" w:rsidRDefault="00E6123A">
            <w:pPr>
              <w:pStyle w:val="Compact"/>
            </w:pPr>
            <w:r>
              <w:t>2021</w:t>
            </w:r>
          </w:p>
        </w:tc>
        <w:tc>
          <w:tcPr>
            <w:tcW w:w="0" w:type="auto"/>
          </w:tcPr>
          <w:p w14:paraId="13DD0764" w14:textId="77777777" w:rsidR="005D2878" w:rsidRDefault="00E6123A">
            <w:pPr>
              <w:pStyle w:val="Compact"/>
              <w:jc w:val="right"/>
            </w:pPr>
            <w:r>
              <w:t>4,343</w:t>
            </w:r>
          </w:p>
        </w:tc>
        <w:tc>
          <w:tcPr>
            <w:tcW w:w="0" w:type="auto"/>
          </w:tcPr>
          <w:p w14:paraId="13DD0765" w14:textId="77777777" w:rsidR="005D2878" w:rsidRDefault="00E6123A" w:rsidP="004F4F97">
            <w:pPr>
              <w:pStyle w:val="Compact"/>
              <w:jc w:val="center"/>
            </w:pPr>
            <w:r>
              <w:t>73.4</w:t>
            </w:r>
          </w:p>
        </w:tc>
        <w:tc>
          <w:tcPr>
            <w:tcW w:w="0" w:type="auto"/>
          </w:tcPr>
          <w:p w14:paraId="13DD0766" w14:textId="77777777" w:rsidR="005D2878" w:rsidRDefault="00E6123A" w:rsidP="004F4F97">
            <w:pPr>
              <w:pStyle w:val="Compact"/>
              <w:jc w:val="center"/>
            </w:pPr>
            <w:r>
              <w:t>41.9</w:t>
            </w:r>
          </w:p>
        </w:tc>
      </w:tr>
      <w:tr w:rsidR="005D2878" w14:paraId="13DD076C" w14:textId="77777777" w:rsidTr="00BC66C8">
        <w:trPr>
          <w:jc w:val="center"/>
        </w:trPr>
        <w:tc>
          <w:tcPr>
            <w:tcW w:w="0" w:type="auto"/>
          </w:tcPr>
          <w:p w14:paraId="13DD0768" w14:textId="77777777" w:rsidR="005D2878" w:rsidRDefault="00E6123A">
            <w:pPr>
              <w:pStyle w:val="Compact"/>
            </w:pPr>
            <w:r>
              <w:t>2022</w:t>
            </w:r>
          </w:p>
        </w:tc>
        <w:tc>
          <w:tcPr>
            <w:tcW w:w="0" w:type="auto"/>
          </w:tcPr>
          <w:p w14:paraId="13DD0769" w14:textId="77777777" w:rsidR="005D2878" w:rsidRDefault="00E6123A">
            <w:pPr>
              <w:pStyle w:val="Compact"/>
              <w:jc w:val="right"/>
            </w:pPr>
            <w:r>
              <w:t>4,343</w:t>
            </w:r>
          </w:p>
        </w:tc>
        <w:tc>
          <w:tcPr>
            <w:tcW w:w="0" w:type="auto"/>
          </w:tcPr>
          <w:p w14:paraId="13DD076A" w14:textId="77777777" w:rsidR="005D2878" w:rsidRDefault="00E6123A" w:rsidP="004F4F97">
            <w:pPr>
              <w:pStyle w:val="Compact"/>
              <w:jc w:val="center"/>
            </w:pPr>
            <w:r>
              <w:t>71.0</w:t>
            </w:r>
          </w:p>
        </w:tc>
        <w:tc>
          <w:tcPr>
            <w:tcW w:w="0" w:type="auto"/>
          </w:tcPr>
          <w:p w14:paraId="13DD076B" w14:textId="77777777" w:rsidR="005D2878" w:rsidRDefault="00E6123A" w:rsidP="004F4F97">
            <w:pPr>
              <w:pStyle w:val="Compact"/>
              <w:jc w:val="center"/>
            </w:pPr>
            <w:r>
              <w:t>40.5</w:t>
            </w:r>
          </w:p>
        </w:tc>
      </w:tr>
    </w:tbl>
    <w:p w14:paraId="13DD076D" w14:textId="77777777" w:rsidR="005D2878" w:rsidRDefault="00E6123A">
      <w:pPr>
        <w:pStyle w:val="BodyText"/>
      </w:pPr>
      <w:r>
        <w:lastRenderedPageBreak/>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13DD076E" w14:textId="77777777" w:rsidR="005D2878" w:rsidRDefault="00E6123A">
      <w:pPr>
        <w:pStyle w:val="BodyText"/>
      </w:pPr>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13DD076F" w14:textId="77777777" w:rsidR="005D2878" w:rsidRDefault="00E6123A">
      <w:pPr>
        <w:pStyle w:val="Compact"/>
        <w:numPr>
          <w:ilvl w:val="0"/>
          <w:numId w:val="4"/>
        </w:numPr>
      </w:pPr>
      <w:r>
        <w:t>Date</w:t>
      </w:r>
    </w:p>
    <w:p w14:paraId="13DD0770" w14:textId="77777777" w:rsidR="005D2878" w:rsidRDefault="00E6123A">
      <w:pPr>
        <w:pStyle w:val="Compact"/>
        <w:numPr>
          <w:ilvl w:val="0"/>
          <w:numId w:val="4"/>
        </w:numPr>
      </w:pPr>
      <w:r>
        <w:t>Hour of the 30-minute image file (e.g., 14:00, 14:30)</w:t>
      </w:r>
    </w:p>
    <w:p w14:paraId="13DD0771" w14:textId="77777777" w:rsidR="005D2878" w:rsidRDefault="00E6123A">
      <w:pPr>
        <w:pStyle w:val="Compact"/>
        <w:numPr>
          <w:ilvl w:val="0"/>
          <w:numId w:val="4"/>
        </w:numPr>
      </w:pPr>
      <w:r>
        <w:t>Time</w:t>
      </w:r>
    </w:p>
    <w:p w14:paraId="13DD0772" w14:textId="77777777" w:rsidR="005D2878" w:rsidRDefault="00E6123A">
      <w:pPr>
        <w:pStyle w:val="Compact"/>
        <w:numPr>
          <w:ilvl w:val="0"/>
          <w:numId w:val="4"/>
        </w:numPr>
      </w:pPr>
      <w:r>
        <w:t>Frame</w:t>
      </w:r>
    </w:p>
    <w:p w14:paraId="13DD0773" w14:textId="77777777" w:rsidR="005D2878" w:rsidRDefault="00E6123A">
      <w:pPr>
        <w:pStyle w:val="Compact"/>
        <w:numPr>
          <w:ilvl w:val="0"/>
          <w:numId w:val="4"/>
        </w:numPr>
      </w:pPr>
      <w:r>
        <w:t>Direction of travel (upstream or downstream)</w:t>
      </w:r>
    </w:p>
    <w:p w14:paraId="13DD0774" w14:textId="77777777" w:rsidR="005D2878" w:rsidRDefault="00E6123A">
      <w:pPr>
        <w:pStyle w:val="Compact"/>
        <w:numPr>
          <w:ilvl w:val="0"/>
          <w:numId w:val="4"/>
        </w:numPr>
      </w:pPr>
      <w:r>
        <w:t>Range (distance from the SONAR)</w:t>
      </w:r>
    </w:p>
    <w:p w14:paraId="13DD0775" w14:textId="38A17E7B" w:rsidR="005D2878" w:rsidRDefault="00E6123A">
      <w:pPr>
        <w:pStyle w:val="Compact"/>
        <w:numPr>
          <w:ilvl w:val="0"/>
          <w:numId w:val="4"/>
        </w:numPr>
      </w:pPr>
      <w:r w:rsidRPr="00C8791B">
        <w:t xml:space="preserve">Length </w:t>
      </w:r>
      <w:r>
        <w:t>of the fish in cm</w:t>
      </w:r>
    </w:p>
    <w:p w14:paraId="13DD0776" w14:textId="77777777" w:rsidR="005D2878" w:rsidRDefault="00E6123A">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13DD0777" w14:textId="77777777" w:rsidR="005D2878" w:rsidRDefault="00E6123A">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13DD0778" w14:textId="77777777" w:rsidR="005D2878" w:rsidRDefault="00E6123A">
      <w:pPr>
        <w:pStyle w:val="Heading2"/>
      </w:pPr>
      <w:bookmarkStart w:id="16" w:name="_Toc147927690"/>
      <w:bookmarkStart w:id="17" w:name="data-reviewer-comparison"/>
      <w:bookmarkEnd w:id="15"/>
      <w:r>
        <w:rPr>
          <w:rStyle w:val="SectionNumber"/>
        </w:rPr>
        <w:t>3.3</w:t>
      </w:r>
      <w:r>
        <w:tab/>
        <w:t>Data Reviewer Comparison</w:t>
      </w:r>
      <w:bookmarkEnd w:id="16"/>
    </w:p>
    <w:p w14:paraId="13DD0779" w14:textId="77777777" w:rsidR="005D2878" w:rsidRDefault="00E6123A">
      <w:pPr>
        <w:pStyle w:val="FirstParagraph"/>
      </w:pPr>
      <w:r>
        <w:t>In several years (2019 - 2022),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13DD077A" w14:textId="77777777" w:rsidR="005D2878" w:rsidRDefault="00E6123A">
      <w:pPr>
        <w:pStyle w:val="BodyText"/>
      </w:pPr>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w:t>
      </w:r>
      <w:r>
        <w:lastRenderedPageBreak/>
        <w:t>summarized those differences with statistics such as mean bias, mean absolute error (MAE), root mean squared error (RMSE) and mean absolute percent error (MAPE).</w:t>
      </w:r>
    </w:p>
    <w:p w14:paraId="13DD077B" w14:textId="77777777" w:rsidR="005D2878" w:rsidRDefault="00E6123A">
      <w:pPr>
        <w:pStyle w:val="TableCaption"/>
      </w:pPr>
      <w:r>
        <w:t>Table 3.3: Number of distinct days, hours and individual fish that were double or triple reviewed each year.</w:t>
      </w:r>
    </w:p>
    <w:tbl>
      <w:tblPr>
        <w:tblStyle w:val="Table"/>
        <w:tblW w:w="0" w:type="auto"/>
        <w:jc w:val="center"/>
        <w:tblLook w:val="0020" w:firstRow="1" w:lastRow="0" w:firstColumn="0" w:lastColumn="0" w:noHBand="0" w:noVBand="0"/>
        <w:tblCaption w:val="Table 3.3: Number of distinct days, hours and individual fish that were double or triple reviewed each year."/>
      </w:tblPr>
      <w:tblGrid>
        <w:gridCol w:w="663"/>
        <w:gridCol w:w="808"/>
        <w:gridCol w:w="913"/>
        <w:gridCol w:w="735"/>
      </w:tblGrid>
      <w:tr w:rsidR="005D2878" w14:paraId="13DD0780"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7C" w14:textId="77777777" w:rsidR="005D2878" w:rsidRDefault="00E6123A" w:rsidP="006E489E">
            <w:pPr>
              <w:pStyle w:val="Compact"/>
              <w:jc w:val="center"/>
            </w:pPr>
            <w:r>
              <w:t>Year</w:t>
            </w:r>
          </w:p>
        </w:tc>
        <w:tc>
          <w:tcPr>
            <w:tcW w:w="0" w:type="auto"/>
          </w:tcPr>
          <w:p w14:paraId="13DD077D" w14:textId="77777777" w:rsidR="005D2878" w:rsidRDefault="00E6123A" w:rsidP="006E489E">
            <w:pPr>
              <w:pStyle w:val="Compact"/>
              <w:jc w:val="center"/>
            </w:pPr>
            <w:r>
              <w:t>n Days</w:t>
            </w:r>
          </w:p>
        </w:tc>
        <w:tc>
          <w:tcPr>
            <w:tcW w:w="0" w:type="auto"/>
          </w:tcPr>
          <w:p w14:paraId="13DD077E" w14:textId="77777777" w:rsidR="005D2878" w:rsidRDefault="00E6123A" w:rsidP="006E489E">
            <w:pPr>
              <w:pStyle w:val="Compact"/>
              <w:jc w:val="center"/>
            </w:pPr>
            <w:r>
              <w:t>n Hours</w:t>
            </w:r>
          </w:p>
        </w:tc>
        <w:tc>
          <w:tcPr>
            <w:tcW w:w="0" w:type="auto"/>
          </w:tcPr>
          <w:p w14:paraId="13DD077F" w14:textId="77777777" w:rsidR="005D2878" w:rsidRDefault="00E6123A" w:rsidP="006E489E">
            <w:pPr>
              <w:pStyle w:val="Compact"/>
              <w:jc w:val="center"/>
            </w:pPr>
            <w:r>
              <w:t>n Fish</w:t>
            </w:r>
          </w:p>
        </w:tc>
      </w:tr>
      <w:tr w:rsidR="005D2878" w14:paraId="13DD0785" w14:textId="77777777" w:rsidTr="004F4F97">
        <w:trPr>
          <w:jc w:val="center"/>
        </w:trPr>
        <w:tc>
          <w:tcPr>
            <w:tcW w:w="0" w:type="auto"/>
          </w:tcPr>
          <w:p w14:paraId="13DD0781" w14:textId="77777777" w:rsidR="005D2878" w:rsidRDefault="00E6123A" w:rsidP="006E489E">
            <w:pPr>
              <w:pStyle w:val="Compact"/>
              <w:jc w:val="center"/>
            </w:pPr>
            <w:r>
              <w:t>2019</w:t>
            </w:r>
          </w:p>
        </w:tc>
        <w:tc>
          <w:tcPr>
            <w:tcW w:w="0" w:type="auto"/>
          </w:tcPr>
          <w:p w14:paraId="13DD0782" w14:textId="77777777" w:rsidR="005D2878" w:rsidRDefault="00E6123A" w:rsidP="006E489E">
            <w:pPr>
              <w:pStyle w:val="Compact"/>
              <w:jc w:val="center"/>
            </w:pPr>
            <w:r>
              <w:t>5</w:t>
            </w:r>
          </w:p>
        </w:tc>
        <w:tc>
          <w:tcPr>
            <w:tcW w:w="0" w:type="auto"/>
          </w:tcPr>
          <w:p w14:paraId="13DD0783" w14:textId="77777777" w:rsidR="005D2878" w:rsidRDefault="00E6123A" w:rsidP="006E489E">
            <w:pPr>
              <w:pStyle w:val="Compact"/>
              <w:jc w:val="center"/>
            </w:pPr>
            <w:r>
              <w:t>32</w:t>
            </w:r>
          </w:p>
        </w:tc>
        <w:tc>
          <w:tcPr>
            <w:tcW w:w="0" w:type="auto"/>
          </w:tcPr>
          <w:p w14:paraId="13DD0784" w14:textId="77777777" w:rsidR="005D2878" w:rsidRDefault="00E6123A" w:rsidP="006E489E">
            <w:pPr>
              <w:pStyle w:val="Compact"/>
              <w:jc w:val="center"/>
            </w:pPr>
            <w:r>
              <w:t>54</w:t>
            </w:r>
          </w:p>
        </w:tc>
      </w:tr>
      <w:tr w:rsidR="005D2878" w14:paraId="13DD078A" w14:textId="77777777" w:rsidTr="004F4F97">
        <w:trPr>
          <w:jc w:val="center"/>
        </w:trPr>
        <w:tc>
          <w:tcPr>
            <w:tcW w:w="0" w:type="auto"/>
          </w:tcPr>
          <w:p w14:paraId="13DD0786" w14:textId="77777777" w:rsidR="005D2878" w:rsidRDefault="00E6123A" w:rsidP="006E489E">
            <w:pPr>
              <w:pStyle w:val="Compact"/>
              <w:jc w:val="center"/>
            </w:pPr>
            <w:r>
              <w:t>2020</w:t>
            </w:r>
          </w:p>
        </w:tc>
        <w:tc>
          <w:tcPr>
            <w:tcW w:w="0" w:type="auto"/>
          </w:tcPr>
          <w:p w14:paraId="13DD0787" w14:textId="77777777" w:rsidR="005D2878" w:rsidRDefault="00E6123A" w:rsidP="006E489E">
            <w:pPr>
              <w:pStyle w:val="Compact"/>
              <w:jc w:val="center"/>
            </w:pPr>
            <w:r>
              <w:t>6</w:t>
            </w:r>
          </w:p>
        </w:tc>
        <w:tc>
          <w:tcPr>
            <w:tcW w:w="0" w:type="auto"/>
          </w:tcPr>
          <w:p w14:paraId="13DD0788" w14:textId="77777777" w:rsidR="005D2878" w:rsidRDefault="00E6123A" w:rsidP="006E489E">
            <w:pPr>
              <w:pStyle w:val="Compact"/>
              <w:jc w:val="center"/>
            </w:pPr>
            <w:r>
              <w:t>34</w:t>
            </w:r>
          </w:p>
        </w:tc>
        <w:tc>
          <w:tcPr>
            <w:tcW w:w="0" w:type="auto"/>
          </w:tcPr>
          <w:p w14:paraId="13DD0789" w14:textId="77777777" w:rsidR="005D2878" w:rsidRDefault="00E6123A" w:rsidP="006E489E">
            <w:pPr>
              <w:pStyle w:val="Compact"/>
              <w:jc w:val="center"/>
            </w:pPr>
            <w:r>
              <w:t>51</w:t>
            </w:r>
          </w:p>
        </w:tc>
      </w:tr>
      <w:tr w:rsidR="005D2878" w14:paraId="13DD078F" w14:textId="77777777" w:rsidTr="004F4F97">
        <w:trPr>
          <w:jc w:val="center"/>
        </w:trPr>
        <w:tc>
          <w:tcPr>
            <w:tcW w:w="0" w:type="auto"/>
          </w:tcPr>
          <w:p w14:paraId="13DD078B" w14:textId="77777777" w:rsidR="005D2878" w:rsidRDefault="00E6123A" w:rsidP="006E489E">
            <w:pPr>
              <w:pStyle w:val="Compact"/>
              <w:jc w:val="center"/>
            </w:pPr>
            <w:r>
              <w:t>2021</w:t>
            </w:r>
          </w:p>
        </w:tc>
        <w:tc>
          <w:tcPr>
            <w:tcW w:w="0" w:type="auto"/>
          </w:tcPr>
          <w:p w14:paraId="13DD078C" w14:textId="77777777" w:rsidR="005D2878" w:rsidRDefault="00E6123A" w:rsidP="006E489E">
            <w:pPr>
              <w:pStyle w:val="Compact"/>
              <w:jc w:val="center"/>
            </w:pPr>
            <w:r>
              <w:t>12</w:t>
            </w:r>
          </w:p>
        </w:tc>
        <w:tc>
          <w:tcPr>
            <w:tcW w:w="0" w:type="auto"/>
          </w:tcPr>
          <w:p w14:paraId="13DD078D" w14:textId="77777777" w:rsidR="005D2878" w:rsidRDefault="00E6123A" w:rsidP="006E489E">
            <w:pPr>
              <w:pStyle w:val="Compact"/>
              <w:jc w:val="center"/>
            </w:pPr>
            <w:r>
              <w:t>65</w:t>
            </w:r>
          </w:p>
        </w:tc>
        <w:tc>
          <w:tcPr>
            <w:tcW w:w="0" w:type="auto"/>
          </w:tcPr>
          <w:p w14:paraId="13DD078E" w14:textId="77777777" w:rsidR="005D2878" w:rsidRDefault="00E6123A" w:rsidP="006E489E">
            <w:pPr>
              <w:pStyle w:val="Compact"/>
              <w:jc w:val="center"/>
            </w:pPr>
            <w:r>
              <w:t>92</w:t>
            </w:r>
          </w:p>
        </w:tc>
      </w:tr>
      <w:tr w:rsidR="005D2878" w14:paraId="13DD0794" w14:textId="77777777" w:rsidTr="004F4F97">
        <w:trPr>
          <w:jc w:val="center"/>
        </w:trPr>
        <w:tc>
          <w:tcPr>
            <w:tcW w:w="0" w:type="auto"/>
          </w:tcPr>
          <w:p w14:paraId="13DD0790" w14:textId="77777777" w:rsidR="005D2878" w:rsidRDefault="00E6123A" w:rsidP="006E489E">
            <w:pPr>
              <w:pStyle w:val="Compact"/>
              <w:jc w:val="center"/>
            </w:pPr>
            <w:r>
              <w:t>2022</w:t>
            </w:r>
          </w:p>
        </w:tc>
        <w:tc>
          <w:tcPr>
            <w:tcW w:w="0" w:type="auto"/>
          </w:tcPr>
          <w:p w14:paraId="13DD0791" w14:textId="77777777" w:rsidR="005D2878" w:rsidRDefault="00E6123A" w:rsidP="006E489E">
            <w:pPr>
              <w:pStyle w:val="Compact"/>
              <w:jc w:val="center"/>
            </w:pPr>
            <w:r>
              <w:t>14</w:t>
            </w:r>
          </w:p>
        </w:tc>
        <w:tc>
          <w:tcPr>
            <w:tcW w:w="0" w:type="auto"/>
          </w:tcPr>
          <w:p w14:paraId="13DD0792" w14:textId="77777777" w:rsidR="005D2878" w:rsidRDefault="00E6123A" w:rsidP="006E489E">
            <w:pPr>
              <w:pStyle w:val="Compact"/>
              <w:jc w:val="center"/>
            </w:pPr>
            <w:r>
              <w:t>69</w:t>
            </w:r>
          </w:p>
        </w:tc>
        <w:tc>
          <w:tcPr>
            <w:tcW w:w="0" w:type="auto"/>
          </w:tcPr>
          <w:p w14:paraId="13DD0793" w14:textId="77777777" w:rsidR="005D2878" w:rsidRDefault="00E6123A" w:rsidP="006E489E">
            <w:pPr>
              <w:pStyle w:val="Compact"/>
              <w:jc w:val="center"/>
            </w:pPr>
            <w:r>
              <w:t>116</w:t>
            </w:r>
          </w:p>
        </w:tc>
      </w:tr>
    </w:tbl>
    <w:p w14:paraId="13DD0795" w14:textId="77777777" w:rsidR="005D2878" w:rsidRDefault="00E6123A">
      <w:pPr>
        <w:pStyle w:val="Heading2"/>
      </w:pPr>
      <w:bookmarkStart w:id="18" w:name="_Toc147927691"/>
      <w:bookmarkStart w:id="19" w:name="species-composition-sampling"/>
      <w:bookmarkEnd w:id="17"/>
      <w:r>
        <w:rPr>
          <w:rStyle w:val="SectionNumber"/>
        </w:rPr>
        <w:t>3.4</w:t>
      </w:r>
      <w:r>
        <w:tab/>
        <w:t>Species Composition Sampling</w:t>
      </w:r>
      <w:bookmarkEnd w:id="18"/>
    </w:p>
    <w:p w14:paraId="13DD0796" w14:textId="77777777" w:rsidR="005D2878" w:rsidRDefault="00E6123A">
      <w:pPr>
        <w:pStyle w:val="FirstParagraph"/>
      </w:pPr>
      <w:r>
        <w:t>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sex, scales, and DNA. Captured steelhead were assessed for kelt status.</w:t>
      </w:r>
    </w:p>
    <w:p w14:paraId="13DD0797" w14:textId="2FF85A48" w:rsidR="005D2878" w:rsidRDefault="00E6123A">
      <w:pPr>
        <w:pStyle w:val="BodyText"/>
      </w:pPr>
      <w:r>
        <w:t xml:space="preserve">No regular species composition sampling was conducted in 2018, 2019, or 2020. In 2019, three sampling efforts targeting bull trout </w:t>
      </w:r>
      <w:ins w:id="20" w:author="Cooper, Randy V (DFW)" w:date="2023-10-27T13:54:00Z">
        <w:r w:rsidR="00EE122E">
          <w:t>(</w:t>
        </w:r>
        <w:r w:rsidR="00EE122E" w:rsidRPr="00EE122E">
          <w:rPr>
            <w:i/>
            <w:iCs/>
            <w:color w:val="FF0000"/>
            <w:highlight w:val="yellow"/>
            <w:rPrChange w:id="21" w:author="Cooper, Randy V (DFW)" w:date="2023-10-27T13:54:00Z">
              <w:rPr/>
            </w:rPrChange>
          </w:rPr>
          <w:t xml:space="preserve">Salvelinus </w:t>
        </w:r>
        <w:proofErr w:type="spellStart"/>
        <w:r w:rsidR="00EE122E" w:rsidRPr="00EE122E">
          <w:rPr>
            <w:i/>
            <w:iCs/>
            <w:color w:val="FF0000"/>
            <w:highlight w:val="yellow"/>
            <w:rPrChange w:id="22" w:author="Cooper, Randy V (DFW)" w:date="2023-10-27T13:54:00Z">
              <w:rPr/>
            </w:rPrChange>
          </w:rPr>
          <w:t>confluentus</w:t>
        </w:r>
        <w:proofErr w:type="spellEnd"/>
        <w:r w:rsidR="00EE122E">
          <w:t xml:space="preserve">) </w:t>
        </w:r>
      </w:ins>
      <w:r>
        <w:t>were conducted once per week in June at sites throughout the Dungeness and Gray Wolf rivers.</w:t>
      </w:r>
    </w:p>
    <w:p w14:paraId="13DD0798" w14:textId="77777777" w:rsidR="005D2878" w:rsidRDefault="00E6123A">
      <w:pPr>
        <w:pStyle w:val="Heading2"/>
      </w:pPr>
      <w:bookmarkStart w:id="23" w:name="_Toc147927692"/>
      <w:bookmarkStart w:id="24" w:name="determining-species"/>
      <w:bookmarkEnd w:id="19"/>
      <w:r>
        <w:rPr>
          <w:rStyle w:val="SectionNumber"/>
        </w:rPr>
        <w:t>3.5</w:t>
      </w:r>
      <w:r>
        <w:tab/>
        <w:t>Determining Species</w:t>
      </w:r>
      <w:bookmarkEnd w:id="23"/>
    </w:p>
    <w:p w14:paraId="13DD0799" w14:textId="74764C9C" w:rsidR="005D2878" w:rsidRDefault="00E6123A">
      <w:pPr>
        <w:pStyle w:val="FirstParagraph"/>
      </w:pPr>
      <w:r>
        <w:t>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w:t>
      </w:r>
      <w:proofErr w:type="gramStart"/>
      <w:r>
        <w:t>e.g.</w:t>
      </w:r>
      <w:proofErr w:type="gramEnd"/>
      <w:r>
        <w:t> bull trout, rainbow trout</w:t>
      </w:r>
      <w:ins w:id="25" w:author="Cooper, Randy V (DFW)" w:date="2023-10-27T13:57:00Z">
        <w:r w:rsidR="00EE122E">
          <w:t xml:space="preserve">, </w:t>
        </w:r>
      </w:ins>
      <w:r w:rsidR="00153EC1" w:rsidRPr="00153EC1">
        <w:rPr>
          <w:color w:val="FF0000"/>
          <w:highlight w:val="yellow"/>
        </w:rPr>
        <w:t>Chinook</w:t>
      </w:r>
      <w:ins w:id="26" w:author="Cooper, Randy V (DFW)" w:date="2023-10-27T13:57:00Z">
        <w:r w:rsidR="00EE122E" w:rsidRPr="00153EC1">
          <w:rPr>
            <w:color w:val="FF0000"/>
            <w:highlight w:val="yellow"/>
          </w:rPr>
          <w:t>???</w:t>
        </w:r>
      </w:ins>
      <w:r w:rsidRPr="00153EC1">
        <w:rPr>
          <w:highlight w:val="yellow"/>
        </w:rPr>
        <w:t>).</w:t>
      </w:r>
    </w:p>
    <w:p w14:paraId="13DD079A" w14:textId="7B35212C" w:rsidR="005D2878" w:rsidRDefault="00E6123A">
      <w:pPr>
        <w:pStyle w:val="BodyText"/>
      </w:pPr>
      <w:r>
        <w:t>We modeled the probability of a fish being a steelhead using fork length and the Julian day of capture from the 2021 and 2022 species composition data. Since we only care about differentiating steelhead from other fish, we grouped resident rainbow and cutthroat trout</w:t>
      </w:r>
      <w:ins w:id="27" w:author="Cooper, Randy V (DFW)" w:date="2023-10-27T14:21:00Z">
        <w:r w:rsidR="00C918C9">
          <w:t xml:space="preserve"> (</w:t>
        </w:r>
        <w:r w:rsidR="00C918C9" w:rsidRPr="00AB773D">
          <w:rPr>
            <w:i/>
            <w:iCs/>
            <w:color w:val="FF0000"/>
            <w:highlight w:val="yellow"/>
            <w:rPrChange w:id="28" w:author="Cooper, Randy V (DFW)" w:date="2023-10-27T14:21:00Z">
              <w:rPr/>
            </w:rPrChange>
          </w:rPr>
          <w:t>O</w:t>
        </w:r>
        <w:r w:rsidR="00AB773D" w:rsidRPr="00AB773D">
          <w:rPr>
            <w:i/>
            <w:iCs/>
            <w:color w:val="FF0000"/>
            <w:highlight w:val="yellow"/>
            <w:rPrChange w:id="29" w:author="Cooper, Randy V (DFW)" w:date="2023-10-27T14:21:00Z">
              <w:rPr/>
            </w:rPrChange>
          </w:rPr>
          <w:t xml:space="preserve">ncorhynchus </w:t>
        </w:r>
        <w:proofErr w:type="spellStart"/>
        <w:r w:rsidR="00AB773D" w:rsidRPr="00AB773D">
          <w:rPr>
            <w:i/>
            <w:iCs/>
            <w:color w:val="FF0000"/>
            <w:highlight w:val="yellow"/>
            <w:rPrChange w:id="30" w:author="Cooper, Randy V (DFW)" w:date="2023-10-27T14:21:00Z">
              <w:rPr/>
            </w:rPrChange>
          </w:rPr>
          <w:t>clark</w:t>
        </w:r>
      </w:ins>
      <w:ins w:id="31" w:author="Cooper, Randy V (DFW)" w:date="2023-10-27T14:23:00Z">
        <w:r w:rsidR="002E163B">
          <w:rPr>
            <w:i/>
            <w:iCs/>
            <w:color w:val="FF0000"/>
            <w:highlight w:val="yellow"/>
          </w:rPr>
          <w:t>i</w:t>
        </w:r>
      </w:ins>
      <w:ins w:id="32" w:author="Cooper, Randy V (DFW)" w:date="2023-10-27T14:21:00Z">
        <w:r w:rsidR="00AB773D" w:rsidRPr="00AB773D">
          <w:rPr>
            <w:i/>
            <w:iCs/>
            <w:color w:val="FF0000"/>
            <w:highlight w:val="yellow"/>
            <w:rPrChange w:id="33" w:author="Cooper, Randy V (DFW)" w:date="2023-10-27T14:21:00Z">
              <w:rPr/>
            </w:rPrChange>
          </w:rPr>
          <w:t>i</w:t>
        </w:r>
        <w:proofErr w:type="spellEnd"/>
        <w:r w:rsidR="00AB773D">
          <w:t>)</w:t>
        </w:r>
      </w:ins>
      <w:r>
        <w:t xml:space="preserve">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14:paraId="13DD079B" w14:textId="48ED47F6" w:rsidR="005D2878" w:rsidRDefault="00E6123A">
      <w:pPr>
        <w:pStyle w:val="BodyText"/>
      </w:pPr>
      <w:r>
        <w:t xml:space="preserve">After fitting this GAM, we predicted the probability of being a steelhead for all fish observed on the </w:t>
      </w:r>
      <w:r w:rsidRPr="00EE122E">
        <w:rPr>
          <w:highlight w:val="yellow"/>
          <w:rPrChange w:id="34" w:author="Cooper, Randy V (DFW)" w:date="2023-10-27T14:00:00Z">
            <w:rPr/>
          </w:rPrChange>
        </w:rPr>
        <w:t>sonar</w:t>
      </w:r>
      <w:r>
        <w:t xml:space="preserve"> </w:t>
      </w:r>
      <w:ins w:id="35" w:author="Cooper, Randy V (DFW)" w:date="2023-10-27T14:02:00Z">
        <w:r w:rsidR="00EE122E">
          <w:t>(</w:t>
        </w:r>
      </w:ins>
      <w:ins w:id="36" w:author="Cooper, Randy V (DFW)" w:date="2023-10-27T17:44:00Z">
        <w:r w:rsidR="002C73C1" w:rsidRPr="002C73C1">
          <w:rPr>
            <w:color w:val="FF0000"/>
            <w:highlight w:val="yellow"/>
            <w:rPrChange w:id="37" w:author="Cooper, Randy V (DFW)" w:date="2023-10-27T17:45:00Z">
              <w:rPr/>
            </w:rPrChange>
          </w:rPr>
          <w:t>SONAR</w:t>
        </w:r>
        <w:r w:rsidR="002C73C1">
          <w:t xml:space="preserve"> </w:t>
        </w:r>
      </w:ins>
      <w:ins w:id="38" w:author="Cooper, Randy V (DFW)" w:date="2023-10-27T14:02:00Z">
        <w:r w:rsidR="00EE122E" w:rsidRPr="00D17982">
          <w:rPr>
            <w:color w:val="FF0000"/>
            <w:highlight w:val="yellow"/>
            <w:rPrChange w:id="39" w:author="Cooper, Randy V (DFW)" w:date="2023-10-27T14:03:00Z">
              <w:rPr/>
            </w:rPrChange>
          </w:rPr>
          <w:t>caps</w:t>
        </w:r>
      </w:ins>
      <w:ins w:id="40" w:author="Cooper, Randy V (DFW)" w:date="2023-10-27T14:03:00Z">
        <w:r w:rsidR="00EE122E" w:rsidRPr="00D17982">
          <w:rPr>
            <w:color w:val="FF0000"/>
            <w:highlight w:val="yellow"/>
            <w:rPrChange w:id="41" w:author="Cooper, Randy V (DFW)" w:date="2023-10-27T14:03:00Z">
              <w:rPr/>
            </w:rPrChange>
          </w:rPr>
          <w:t>???</w:t>
        </w:r>
        <w:r w:rsidR="00D17982">
          <w:t xml:space="preserve">) </w:t>
        </w:r>
      </w:ins>
      <w:r>
        <w:t>that were smaller than or equal to 67 cm, based on their length and Julian day of observation. Any fish with a probability of 50% or greater we assigned to be a steelhead.</w:t>
      </w:r>
    </w:p>
    <w:p w14:paraId="13DD079C" w14:textId="77777777" w:rsidR="005D2878" w:rsidRDefault="00E6123A">
      <w:pPr>
        <w:pStyle w:val="Heading2"/>
      </w:pPr>
      <w:bookmarkStart w:id="42" w:name="_Toc147927693"/>
      <w:bookmarkStart w:id="43" w:name="abundance-estimation"/>
      <w:bookmarkEnd w:id="24"/>
      <w:r>
        <w:rPr>
          <w:rStyle w:val="SectionNumber"/>
        </w:rPr>
        <w:t>3.6</w:t>
      </w:r>
      <w:r>
        <w:tab/>
        <w:t>Abundance Estimation</w:t>
      </w:r>
      <w:bookmarkEnd w:id="42"/>
    </w:p>
    <w:p w14:paraId="13DD079D" w14:textId="77777777" w:rsidR="005D2878" w:rsidRDefault="00E6123A">
      <w:pPr>
        <w:pStyle w:val="FirstParagraph"/>
      </w:pPr>
      <w:r>
        <w:t xml:space="preserve">Although data was collected for the 2018 run year, the data quality was insufficient to estimate a steelhead abundance for that year. Because we observed frequent milling behavior at the SONAR site, </w:t>
      </w:r>
      <w:r>
        <w:lastRenderedPageBreak/>
        <w:t>counts were much higher than subsequent years, and only 29% of the season was reviewed (Table 3.4), we treated 2018 as a pilot year and did not make an escapement estimate.</w:t>
      </w:r>
    </w:p>
    <w:p w14:paraId="13DD079E" w14:textId="77777777" w:rsidR="005D2878" w:rsidRDefault="00E6123A">
      <w:pPr>
        <w:pStyle w:val="TableCaption"/>
      </w:pPr>
      <w:r>
        <w:t>Table 3.4: Number of half hour periods each year between February and mid-June, how many when the SONAR was operational, how many were reviewed and what percentage it was operational and reviewed, 2018 - 2022.</w:t>
      </w:r>
    </w:p>
    <w:tbl>
      <w:tblPr>
        <w:tblStyle w:val="Table"/>
        <w:tblW w:w="9601" w:type="dxa"/>
        <w:jc w:val="center"/>
        <w:tblLook w:val="0020" w:firstRow="1" w:lastRow="0" w:firstColumn="0" w:lastColumn="0" w:noHBand="0" w:noVBand="0"/>
        <w:tblCaption w:val="Table 3.4: Number of half hour periods each year between February and mid-June, how many when the SONAR was operational, how many were reviewed and what percentage it was operational and reviewed, 2018 - 2022."/>
      </w:tblPr>
      <w:tblGrid>
        <w:gridCol w:w="663"/>
        <w:gridCol w:w="1046"/>
        <w:gridCol w:w="1081"/>
        <w:gridCol w:w="1170"/>
        <w:gridCol w:w="1530"/>
        <w:gridCol w:w="1350"/>
        <w:gridCol w:w="1350"/>
        <w:gridCol w:w="1411"/>
      </w:tblGrid>
      <w:tr w:rsidR="005D2878" w14:paraId="13DD07A7" w14:textId="77777777" w:rsidTr="00647F39">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9F" w14:textId="77777777" w:rsidR="005D2878" w:rsidRDefault="00E6123A" w:rsidP="00647F39">
            <w:pPr>
              <w:pStyle w:val="Compact"/>
              <w:jc w:val="center"/>
            </w:pPr>
            <w:r>
              <w:t>Year</w:t>
            </w:r>
          </w:p>
        </w:tc>
        <w:tc>
          <w:tcPr>
            <w:tcW w:w="1046" w:type="dxa"/>
          </w:tcPr>
          <w:p w14:paraId="13DD07A0" w14:textId="77777777" w:rsidR="005D2878" w:rsidRDefault="00E6123A" w:rsidP="00647F39">
            <w:pPr>
              <w:pStyle w:val="Compact"/>
              <w:jc w:val="center"/>
            </w:pPr>
            <w:r>
              <w:t>First Day</w:t>
            </w:r>
          </w:p>
        </w:tc>
        <w:tc>
          <w:tcPr>
            <w:tcW w:w="1081" w:type="dxa"/>
          </w:tcPr>
          <w:p w14:paraId="13DD07A1" w14:textId="77777777" w:rsidR="005D2878" w:rsidRDefault="00E6123A" w:rsidP="00647F39">
            <w:pPr>
              <w:pStyle w:val="Compact"/>
              <w:jc w:val="center"/>
            </w:pPr>
            <w:r>
              <w:t>Last Day</w:t>
            </w:r>
          </w:p>
        </w:tc>
        <w:tc>
          <w:tcPr>
            <w:tcW w:w="1170" w:type="dxa"/>
          </w:tcPr>
          <w:p w14:paraId="13DD07A2" w14:textId="77777777" w:rsidR="005D2878" w:rsidRDefault="00E6123A" w:rsidP="00647F39">
            <w:pPr>
              <w:pStyle w:val="Compact"/>
              <w:jc w:val="center"/>
            </w:pPr>
            <w:r>
              <w:t>n Periods</w:t>
            </w:r>
          </w:p>
        </w:tc>
        <w:tc>
          <w:tcPr>
            <w:tcW w:w="1530" w:type="dxa"/>
          </w:tcPr>
          <w:p w14:paraId="13DD07A3" w14:textId="77777777" w:rsidR="005D2878" w:rsidRDefault="00E6123A" w:rsidP="00647F39">
            <w:pPr>
              <w:pStyle w:val="Compact"/>
              <w:jc w:val="center"/>
            </w:pPr>
            <w:r>
              <w:t>n Operational</w:t>
            </w:r>
          </w:p>
        </w:tc>
        <w:tc>
          <w:tcPr>
            <w:tcW w:w="1350" w:type="dxa"/>
          </w:tcPr>
          <w:p w14:paraId="13DD07A4" w14:textId="77777777" w:rsidR="005D2878" w:rsidRDefault="00E6123A" w:rsidP="00647F39">
            <w:pPr>
              <w:pStyle w:val="Compact"/>
              <w:jc w:val="center"/>
            </w:pPr>
            <w:r>
              <w:t>n Reviewed</w:t>
            </w:r>
          </w:p>
        </w:tc>
        <w:tc>
          <w:tcPr>
            <w:tcW w:w="1350" w:type="dxa"/>
          </w:tcPr>
          <w:p w14:paraId="13DD07A5" w14:textId="77777777" w:rsidR="005D2878" w:rsidRDefault="00E6123A" w:rsidP="00647F39">
            <w:pPr>
              <w:pStyle w:val="Compact"/>
              <w:jc w:val="center"/>
            </w:pPr>
            <w:r>
              <w:t>Pct Operational</w:t>
            </w:r>
          </w:p>
        </w:tc>
        <w:tc>
          <w:tcPr>
            <w:tcW w:w="0" w:type="auto"/>
          </w:tcPr>
          <w:p w14:paraId="13DD07A6" w14:textId="77777777" w:rsidR="005D2878" w:rsidRDefault="00E6123A" w:rsidP="00647F39">
            <w:pPr>
              <w:pStyle w:val="Compact"/>
              <w:jc w:val="center"/>
            </w:pPr>
            <w:r>
              <w:t>Pct Reviewed</w:t>
            </w:r>
          </w:p>
        </w:tc>
      </w:tr>
      <w:tr w:rsidR="005D2878" w14:paraId="13DD07B0" w14:textId="77777777" w:rsidTr="00647F39">
        <w:trPr>
          <w:jc w:val="center"/>
        </w:trPr>
        <w:tc>
          <w:tcPr>
            <w:tcW w:w="0" w:type="auto"/>
          </w:tcPr>
          <w:p w14:paraId="13DD07A8" w14:textId="77777777" w:rsidR="005D2878" w:rsidRDefault="00E6123A" w:rsidP="00647F39">
            <w:pPr>
              <w:pStyle w:val="Compact"/>
              <w:jc w:val="center"/>
            </w:pPr>
            <w:r>
              <w:t>2018</w:t>
            </w:r>
          </w:p>
        </w:tc>
        <w:tc>
          <w:tcPr>
            <w:tcW w:w="1046" w:type="dxa"/>
          </w:tcPr>
          <w:p w14:paraId="13DD07A9" w14:textId="77777777" w:rsidR="005D2878" w:rsidRDefault="00E6123A" w:rsidP="00647F39">
            <w:pPr>
              <w:pStyle w:val="Compact"/>
              <w:jc w:val="center"/>
            </w:pPr>
            <w:r>
              <w:t>Feb 01</w:t>
            </w:r>
          </w:p>
        </w:tc>
        <w:tc>
          <w:tcPr>
            <w:tcW w:w="1081" w:type="dxa"/>
          </w:tcPr>
          <w:p w14:paraId="13DD07AA" w14:textId="77777777" w:rsidR="005D2878" w:rsidRDefault="00E6123A" w:rsidP="00647F39">
            <w:pPr>
              <w:pStyle w:val="Compact"/>
              <w:jc w:val="center"/>
            </w:pPr>
            <w:r>
              <w:t>Jun 15</w:t>
            </w:r>
          </w:p>
        </w:tc>
        <w:tc>
          <w:tcPr>
            <w:tcW w:w="1170" w:type="dxa"/>
          </w:tcPr>
          <w:p w14:paraId="13DD07AB" w14:textId="77777777" w:rsidR="005D2878" w:rsidRDefault="00E6123A" w:rsidP="00647F39">
            <w:pPr>
              <w:pStyle w:val="Compact"/>
              <w:jc w:val="center"/>
            </w:pPr>
            <w:r>
              <w:t>6,478</w:t>
            </w:r>
          </w:p>
        </w:tc>
        <w:tc>
          <w:tcPr>
            <w:tcW w:w="1530" w:type="dxa"/>
          </w:tcPr>
          <w:p w14:paraId="13DD07AC" w14:textId="77777777" w:rsidR="005D2878" w:rsidRDefault="00E6123A" w:rsidP="00647F39">
            <w:pPr>
              <w:pStyle w:val="Compact"/>
              <w:jc w:val="center"/>
            </w:pPr>
            <w:r>
              <w:t>4,711</w:t>
            </w:r>
          </w:p>
        </w:tc>
        <w:tc>
          <w:tcPr>
            <w:tcW w:w="1350" w:type="dxa"/>
          </w:tcPr>
          <w:p w14:paraId="13DD07AD" w14:textId="77777777" w:rsidR="005D2878" w:rsidRDefault="00E6123A" w:rsidP="00647F39">
            <w:pPr>
              <w:pStyle w:val="Compact"/>
              <w:jc w:val="center"/>
            </w:pPr>
            <w:r>
              <w:t>1,866</w:t>
            </w:r>
          </w:p>
        </w:tc>
        <w:tc>
          <w:tcPr>
            <w:tcW w:w="1350" w:type="dxa"/>
          </w:tcPr>
          <w:p w14:paraId="13DD07AE" w14:textId="77777777" w:rsidR="005D2878" w:rsidRDefault="00E6123A" w:rsidP="00647F39">
            <w:pPr>
              <w:pStyle w:val="Compact"/>
              <w:jc w:val="center"/>
            </w:pPr>
            <w:r>
              <w:t>72.7%</w:t>
            </w:r>
          </w:p>
        </w:tc>
        <w:tc>
          <w:tcPr>
            <w:tcW w:w="0" w:type="auto"/>
          </w:tcPr>
          <w:p w14:paraId="13DD07AF" w14:textId="77777777" w:rsidR="005D2878" w:rsidRDefault="00E6123A" w:rsidP="00647F39">
            <w:pPr>
              <w:pStyle w:val="Compact"/>
              <w:jc w:val="center"/>
            </w:pPr>
            <w:r>
              <w:t>28.8%</w:t>
            </w:r>
          </w:p>
        </w:tc>
      </w:tr>
      <w:tr w:rsidR="005D2878" w14:paraId="13DD07B9" w14:textId="77777777" w:rsidTr="00647F39">
        <w:trPr>
          <w:jc w:val="center"/>
        </w:trPr>
        <w:tc>
          <w:tcPr>
            <w:tcW w:w="0" w:type="auto"/>
          </w:tcPr>
          <w:p w14:paraId="13DD07B1" w14:textId="77777777" w:rsidR="005D2878" w:rsidRDefault="00E6123A" w:rsidP="00647F39">
            <w:pPr>
              <w:pStyle w:val="Compact"/>
              <w:jc w:val="center"/>
            </w:pPr>
            <w:r>
              <w:t>2019</w:t>
            </w:r>
          </w:p>
        </w:tc>
        <w:tc>
          <w:tcPr>
            <w:tcW w:w="1046" w:type="dxa"/>
          </w:tcPr>
          <w:p w14:paraId="13DD07B2" w14:textId="77777777" w:rsidR="005D2878" w:rsidRDefault="00E6123A" w:rsidP="00647F39">
            <w:pPr>
              <w:pStyle w:val="Compact"/>
              <w:jc w:val="center"/>
            </w:pPr>
            <w:r>
              <w:t>Feb 01</w:t>
            </w:r>
          </w:p>
        </w:tc>
        <w:tc>
          <w:tcPr>
            <w:tcW w:w="1081" w:type="dxa"/>
          </w:tcPr>
          <w:p w14:paraId="13DD07B3" w14:textId="77777777" w:rsidR="005D2878" w:rsidRDefault="00E6123A" w:rsidP="00647F39">
            <w:pPr>
              <w:pStyle w:val="Compact"/>
              <w:jc w:val="center"/>
            </w:pPr>
            <w:r>
              <w:t>Jun 15</w:t>
            </w:r>
          </w:p>
        </w:tc>
        <w:tc>
          <w:tcPr>
            <w:tcW w:w="1170" w:type="dxa"/>
          </w:tcPr>
          <w:p w14:paraId="13DD07B4" w14:textId="77777777" w:rsidR="005D2878" w:rsidRDefault="00E6123A" w:rsidP="00647F39">
            <w:pPr>
              <w:pStyle w:val="Compact"/>
              <w:jc w:val="center"/>
            </w:pPr>
            <w:r>
              <w:t>6,478</w:t>
            </w:r>
          </w:p>
        </w:tc>
        <w:tc>
          <w:tcPr>
            <w:tcW w:w="1530" w:type="dxa"/>
          </w:tcPr>
          <w:p w14:paraId="13DD07B5" w14:textId="77777777" w:rsidR="005D2878" w:rsidRDefault="00E6123A" w:rsidP="00647F39">
            <w:pPr>
              <w:pStyle w:val="Compact"/>
              <w:jc w:val="center"/>
            </w:pPr>
            <w:r>
              <w:t>4,848</w:t>
            </w:r>
          </w:p>
        </w:tc>
        <w:tc>
          <w:tcPr>
            <w:tcW w:w="1350" w:type="dxa"/>
          </w:tcPr>
          <w:p w14:paraId="13DD07B6" w14:textId="77777777" w:rsidR="005D2878" w:rsidRDefault="00E6123A" w:rsidP="00647F39">
            <w:pPr>
              <w:pStyle w:val="Compact"/>
              <w:jc w:val="center"/>
            </w:pPr>
            <w:r>
              <w:t>2,724</w:t>
            </w:r>
          </w:p>
        </w:tc>
        <w:tc>
          <w:tcPr>
            <w:tcW w:w="1350" w:type="dxa"/>
          </w:tcPr>
          <w:p w14:paraId="13DD07B7" w14:textId="77777777" w:rsidR="005D2878" w:rsidRDefault="00E6123A" w:rsidP="00647F39">
            <w:pPr>
              <w:pStyle w:val="Compact"/>
              <w:jc w:val="center"/>
            </w:pPr>
            <w:r>
              <w:t>74.8%</w:t>
            </w:r>
          </w:p>
        </w:tc>
        <w:tc>
          <w:tcPr>
            <w:tcW w:w="0" w:type="auto"/>
          </w:tcPr>
          <w:p w14:paraId="13DD07B8" w14:textId="77777777" w:rsidR="005D2878" w:rsidRDefault="00E6123A" w:rsidP="00647F39">
            <w:pPr>
              <w:pStyle w:val="Compact"/>
              <w:jc w:val="center"/>
            </w:pPr>
            <w:r>
              <w:t>42.1%</w:t>
            </w:r>
          </w:p>
        </w:tc>
      </w:tr>
      <w:tr w:rsidR="005D2878" w14:paraId="13DD07C2" w14:textId="77777777" w:rsidTr="00647F39">
        <w:trPr>
          <w:jc w:val="center"/>
        </w:trPr>
        <w:tc>
          <w:tcPr>
            <w:tcW w:w="0" w:type="auto"/>
          </w:tcPr>
          <w:p w14:paraId="13DD07BA" w14:textId="77777777" w:rsidR="005D2878" w:rsidRDefault="00E6123A" w:rsidP="00647F39">
            <w:pPr>
              <w:pStyle w:val="Compact"/>
              <w:jc w:val="center"/>
            </w:pPr>
            <w:r>
              <w:t>2020</w:t>
            </w:r>
          </w:p>
        </w:tc>
        <w:tc>
          <w:tcPr>
            <w:tcW w:w="1046" w:type="dxa"/>
          </w:tcPr>
          <w:p w14:paraId="13DD07BB" w14:textId="77777777" w:rsidR="005D2878" w:rsidRDefault="00E6123A" w:rsidP="00647F39">
            <w:pPr>
              <w:pStyle w:val="Compact"/>
              <w:jc w:val="center"/>
            </w:pPr>
            <w:r>
              <w:t>Feb 01</w:t>
            </w:r>
          </w:p>
        </w:tc>
        <w:tc>
          <w:tcPr>
            <w:tcW w:w="1081" w:type="dxa"/>
          </w:tcPr>
          <w:p w14:paraId="13DD07BC" w14:textId="77777777" w:rsidR="005D2878" w:rsidRDefault="00E6123A" w:rsidP="00647F39">
            <w:pPr>
              <w:pStyle w:val="Compact"/>
              <w:jc w:val="center"/>
            </w:pPr>
            <w:r>
              <w:t>Jun 15</w:t>
            </w:r>
          </w:p>
        </w:tc>
        <w:tc>
          <w:tcPr>
            <w:tcW w:w="1170" w:type="dxa"/>
          </w:tcPr>
          <w:p w14:paraId="13DD07BD" w14:textId="77777777" w:rsidR="005D2878" w:rsidRDefault="00E6123A" w:rsidP="00647F39">
            <w:pPr>
              <w:pStyle w:val="Compact"/>
              <w:jc w:val="center"/>
            </w:pPr>
            <w:r>
              <w:t>6,526</w:t>
            </w:r>
          </w:p>
        </w:tc>
        <w:tc>
          <w:tcPr>
            <w:tcW w:w="1530" w:type="dxa"/>
          </w:tcPr>
          <w:p w14:paraId="13DD07BE" w14:textId="77777777" w:rsidR="005D2878" w:rsidRDefault="00E6123A" w:rsidP="00647F39">
            <w:pPr>
              <w:pStyle w:val="Compact"/>
              <w:jc w:val="center"/>
            </w:pPr>
            <w:r>
              <w:t>4,084</w:t>
            </w:r>
          </w:p>
        </w:tc>
        <w:tc>
          <w:tcPr>
            <w:tcW w:w="1350" w:type="dxa"/>
          </w:tcPr>
          <w:p w14:paraId="13DD07BF" w14:textId="77777777" w:rsidR="005D2878" w:rsidRDefault="00E6123A" w:rsidP="00647F39">
            <w:pPr>
              <w:pStyle w:val="Compact"/>
              <w:jc w:val="center"/>
            </w:pPr>
            <w:r>
              <w:t>2,506</w:t>
            </w:r>
          </w:p>
        </w:tc>
        <w:tc>
          <w:tcPr>
            <w:tcW w:w="1350" w:type="dxa"/>
          </w:tcPr>
          <w:p w14:paraId="13DD07C0" w14:textId="77777777" w:rsidR="005D2878" w:rsidRDefault="00E6123A" w:rsidP="00647F39">
            <w:pPr>
              <w:pStyle w:val="Compact"/>
              <w:jc w:val="center"/>
            </w:pPr>
            <w:r>
              <w:t>62.6%</w:t>
            </w:r>
          </w:p>
        </w:tc>
        <w:tc>
          <w:tcPr>
            <w:tcW w:w="0" w:type="auto"/>
          </w:tcPr>
          <w:p w14:paraId="13DD07C1" w14:textId="77777777" w:rsidR="005D2878" w:rsidRDefault="00E6123A" w:rsidP="00647F39">
            <w:pPr>
              <w:pStyle w:val="Compact"/>
              <w:jc w:val="center"/>
            </w:pPr>
            <w:r>
              <w:t>38.4%</w:t>
            </w:r>
          </w:p>
        </w:tc>
      </w:tr>
      <w:tr w:rsidR="005D2878" w14:paraId="13DD07CB" w14:textId="77777777" w:rsidTr="00647F39">
        <w:trPr>
          <w:jc w:val="center"/>
        </w:trPr>
        <w:tc>
          <w:tcPr>
            <w:tcW w:w="0" w:type="auto"/>
          </w:tcPr>
          <w:p w14:paraId="13DD07C3" w14:textId="77777777" w:rsidR="005D2878" w:rsidRDefault="00E6123A" w:rsidP="00647F39">
            <w:pPr>
              <w:pStyle w:val="Compact"/>
              <w:jc w:val="center"/>
            </w:pPr>
            <w:r>
              <w:t>2021</w:t>
            </w:r>
          </w:p>
        </w:tc>
        <w:tc>
          <w:tcPr>
            <w:tcW w:w="1046" w:type="dxa"/>
          </w:tcPr>
          <w:p w14:paraId="13DD07C4" w14:textId="77777777" w:rsidR="005D2878" w:rsidRDefault="00E6123A" w:rsidP="00647F39">
            <w:pPr>
              <w:pStyle w:val="Compact"/>
              <w:jc w:val="center"/>
            </w:pPr>
            <w:r>
              <w:t>Feb 01</w:t>
            </w:r>
          </w:p>
        </w:tc>
        <w:tc>
          <w:tcPr>
            <w:tcW w:w="1081" w:type="dxa"/>
          </w:tcPr>
          <w:p w14:paraId="13DD07C5" w14:textId="77777777" w:rsidR="005D2878" w:rsidRDefault="00E6123A" w:rsidP="00647F39">
            <w:pPr>
              <w:pStyle w:val="Compact"/>
              <w:jc w:val="center"/>
            </w:pPr>
            <w:r>
              <w:t>Jun 15</w:t>
            </w:r>
          </w:p>
        </w:tc>
        <w:tc>
          <w:tcPr>
            <w:tcW w:w="1170" w:type="dxa"/>
          </w:tcPr>
          <w:p w14:paraId="13DD07C6" w14:textId="77777777" w:rsidR="005D2878" w:rsidRDefault="00E6123A" w:rsidP="00647F39">
            <w:pPr>
              <w:pStyle w:val="Compact"/>
              <w:jc w:val="center"/>
            </w:pPr>
            <w:r>
              <w:t>6,478</w:t>
            </w:r>
          </w:p>
        </w:tc>
        <w:tc>
          <w:tcPr>
            <w:tcW w:w="1530" w:type="dxa"/>
          </w:tcPr>
          <w:p w14:paraId="13DD07C7" w14:textId="77777777" w:rsidR="005D2878" w:rsidRDefault="00E6123A" w:rsidP="00647F39">
            <w:pPr>
              <w:pStyle w:val="Compact"/>
              <w:jc w:val="center"/>
            </w:pPr>
            <w:r>
              <w:t>6,070</w:t>
            </w:r>
          </w:p>
        </w:tc>
        <w:tc>
          <w:tcPr>
            <w:tcW w:w="1350" w:type="dxa"/>
          </w:tcPr>
          <w:p w14:paraId="13DD07C8" w14:textId="77777777" w:rsidR="005D2878" w:rsidRDefault="00E6123A" w:rsidP="00647F39">
            <w:pPr>
              <w:pStyle w:val="Compact"/>
              <w:jc w:val="center"/>
            </w:pPr>
            <w:r>
              <w:t>3,463</w:t>
            </w:r>
          </w:p>
        </w:tc>
        <w:tc>
          <w:tcPr>
            <w:tcW w:w="1350" w:type="dxa"/>
          </w:tcPr>
          <w:p w14:paraId="13DD07C9" w14:textId="77777777" w:rsidR="005D2878" w:rsidRDefault="00E6123A" w:rsidP="00647F39">
            <w:pPr>
              <w:pStyle w:val="Compact"/>
              <w:jc w:val="center"/>
            </w:pPr>
            <w:r>
              <w:t>93.7%</w:t>
            </w:r>
          </w:p>
        </w:tc>
        <w:tc>
          <w:tcPr>
            <w:tcW w:w="0" w:type="auto"/>
          </w:tcPr>
          <w:p w14:paraId="13DD07CA" w14:textId="77777777" w:rsidR="005D2878" w:rsidRDefault="00E6123A" w:rsidP="00647F39">
            <w:pPr>
              <w:pStyle w:val="Compact"/>
              <w:jc w:val="center"/>
            </w:pPr>
            <w:r>
              <w:t>53.5%</w:t>
            </w:r>
          </w:p>
        </w:tc>
      </w:tr>
      <w:tr w:rsidR="005D2878" w14:paraId="13DD07D4" w14:textId="77777777" w:rsidTr="00647F39">
        <w:trPr>
          <w:jc w:val="center"/>
        </w:trPr>
        <w:tc>
          <w:tcPr>
            <w:tcW w:w="0" w:type="auto"/>
          </w:tcPr>
          <w:p w14:paraId="13DD07CC" w14:textId="77777777" w:rsidR="005D2878" w:rsidRDefault="00E6123A" w:rsidP="00647F39">
            <w:pPr>
              <w:pStyle w:val="Compact"/>
              <w:jc w:val="center"/>
            </w:pPr>
            <w:r>
              <w:t>2022</w:t>
            </w:r>
          </w:p>
        </w:tc>
        <w:tc>
          <w:tcPr>
            <w:tcW w:w="1046" w:type="dxa"/>
          </w:tcPr>
          <w:p w14:paraId="13DD07CD" w14:textId="77777777" w:rsidR="005D2878" w:rsidRDefault="00E6123A" w:rsidP="00647F39">
            <w:pPr>
              <w:pStyle w:val="Compact"/>
              <w:jc w:val="center"/>
            </w:pPr>
            <w:r>
              <w:t>Feb 01</w:t>
            </w:r>
          </w:p>
        </w:tc>
        <w:tc>
          <w:tcPr>
            <w:tcW w:w="1081" w:type="dxa"/>
          </w:tcPr>
          <w:p w14:paraId="13DD07CE" w14:textId="77777777" w:rsidR="005D2878" w:rsidRDefault="00E6123A" w:rsidP="00647F39">
            <w:pPr>
              <w:pStyle w:val="Compact"/>
              <w:jc w:val="center"/>
            </w:pPr>
            <w:r>
              <w:t>Jun 15</w:t>
            </w:r>
          </w:p>
        </w:tc>
        <w:tc>
          <w:tcPr>
            <w:tcW w:w="1170" w:type="dxa"/>
          </w:tcPr>
          <w:p w14:paraId="13DD07CF" w14:textId="77777777" w:rsidR="005D2878" w:rsidRDefault="00E6123A" w:rsidP="00647F39">
            <w:pPr>
              <w:pStyle w:val="Compact"/>
              <w:jc w:val="center"/>
            </w:pPr>
            <w:r>
              <w:t>6,478</w:t>
            </w:r>
          </w:p>
        </w:tc>
        <w:tc>
          <w:tcPr>
            <w:tcW w:w="1530" w:type="dxa"/>
          </w:tcPr>
          <w:p w14:paraId="13DD07D0" w14:textId="77777777" w:rsidR="005D2878" w:rsidRDefault="00E6123A" w:rsidP="00647F39">
            <w:pPr>
              <w:pStyle w:val="Compact"/>
              <w:jc w:val="center"/>
            </w:pPr>
            <w:r>
              <w:t>5,738</w:t>
            </w:r>
          </w:p>
        </w:tc>
        <w:tc>
          <w:tcPr>
            <w:tcW w:w="1350" w:type="dxa"/>
          </w:tcPr>
          <w:p w14:paraId="13DD07D1" w14:textId="77777777" w:rsidR="005D2878" w:rsidRDefault="00E6123A" w:rsidP="00647F39">
            <w:pPr>
              <w:pStyle w:val="Compact"/>
              <w:jc w:val="center"/>
            </w:pPr>
            <w:r>
              <w:t>3,276</w:t>
            </w:r>
          </w:p>
        </w:tc>
        <w:tc>
          <w:tcPr>
            <w:tcW w:w="1350" w:type="dxa"/>
          </w:tcPr>
          <w:p w14:paraId="13DD07D2" w14:textId="77777777" w:rsidR="005D2878" w:rsidRDefault="00E6123A" w:rsidP="00647F39">
            <w:pPr>
              <w:pStyle w:val="Compact"/>
              <w:jc w:val="center"/>
            </w:pPr>
            <w:r>
              <w:t>88.6%</w:t>
            </w:r>
          </w:p>
        </w:tc>
        <w:tc>
          <w:tcPr>
            <w:tcW w:w="0" w:type="auto"/>
          </w:tcPr>
          <w:p w14:paraId="13DD07D3" w14:textId="77777777" w:rsidR="005D2878" w:rsidRDefault="00E6123A" w:rsidP="00647F39">
            <w:pPr>
              <w:pStyle w:val="Compact"/>
              <w:jc w:val="center"/>
            </w:pPr>
            <w:r>
              <w:t>50.6%</w:t>
            </w:r>
          </w:p>
        </w:tc>
      </w:tr>
    </w:tbl>
    <w:p w14:paraId="13DD07D5" w14:textId="77777777" w:rsidR="005D2878" w:rsidRDefault="00E6123A">
      <w:pPr>
        <w:pStyle w:val="BodyText"/>
      </w:pPr>
      <w:r>
        <w:t>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13DD07D6" w14:textId="4AA00702" w:rsidR="005D2878" w:rsidRDefault="00E6123A">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w:t>
      </w:r>
      <w:r w:rsidRPr="00F65471">
        <w:rPr>
          <w:strike/>
          <w:color w:val="FF0000"/>
          <w:highlight w:val="yellow"/>
          <w:rPrChange w:id="44" w:author="Cooper, Randy V (DFW)" w:date="2023-10-27T17:21:00Z">
            <w:rPr/>
          </w:rPrChange>
        </w:rPr>
        <w:t>time-scale</w:t>
      </w:r>
      <w:ins w:id="45" w:author="Cooper, Randy V (DFW)" w:date="2023-10-27T17:21:00Z">
        <w:r w:rsidR="00F65471">
          <w:rPr>
            <w:color w:val="FF0000"/>
          </w:rPr>
          <w:t xml:space="preserve"> timescale</w:t>
        </w:r>
      </w:ins>
      <w:r>
        <w:t>)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13DD07D7" w14:textId="77777777" w:rsidR="005D2878" w:rsidRDefault="00E6123A">
      <w:pPr>
        <w:pStyle w:val="BodyText"/>
      </w:pPr>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13DD07D8" w14:textId="77777777" w:rsidR="005D2878" w:rsidRDefault="00E6123A">
      <w:pPr>
        <w:pStyle w:val="Heading3"/>
      </w:pPr>
      <w:bookmarkStart w:id="46" w:name="_Toc147927694"/>
      <w:bookmarkStart w:id="47" w:name="comparison-with-redd-based-estimates"/>
      <w:r>
        <w:rPr>
          <w:rStyle w:val="SectionNumber"/>
        </w:rPr>
        <w:t>3.6.1</w:t>
      </w:r>
      <w:r>
        <w:tab/>
        <w:t>Comparison with Redd-Based Estimates</w:t>
      </w:r>
      <w:bookmarkEnd w:id="46"/>
    </w:p>
    <w:p w14:paraId="13DD07D9" w14:textId="77777777" w:rsidR="005D2878" w:rsidRDefault="00E6123A">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w:t>
      </w:r>
      <w:r>
        <w:lastRenderedPageBreak/>
        <w:t>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p w14:paraId="13DD07DA" w14:textId="77777777" w:rsidR="005D2878" w:rsidRDefault="00E6123A">
      <w:pPr>
        <w:pStyle w:val="Heading1"/>
      </w:pPr>
      <w:bookmarkStart w:id="48" w:name="_Toc147927695"/>
      <w:bookmarkStart w:id="49" w:name="results"/>
      <w:bookmarkEnd w:id="8"/>
      <w:bookmarkEnd w:id="43"/>
      <w:bookmarkEnd w:id="47"/>
      <w:r>
        <w:rPr>
          <w:rStyle w:val="SectionNumber"/>
        </w:rPr>
        <w:t>4</w:t>
      </w:r>
      <w:r>
        <w:tab/>
        <w:t>Results</w:t>
      </w:r>
      <w:bookmarkEnd w:id="48"/>
    </w:p>
    <w:p w14:paraId="13DD07DB" w14:textId="77777777" w:rsidR="005D2878" w:rsidRDefault="00E6123A">
      <w:pPr>
        <w:pStyle w:val="Heading2"/>
      </w:pPr>
      <w:bookmarkStart w:id="50" w:name="_Toc147927696"/>
      <w:bookmarkStart w:id="51" w:name="data-reviewer-comparison-1"/>
      <w:r>
        <w:rPr>
          <w:rStyle w:val="SectionNumber"/>
        </w:rPr>
        <w:t>4.1</w:t>
      </w:r>
      <w:r>
        <w:tab/>
        <w:t>Data Reviewer Comparison</w:t>
      </w:r>
      <w:bookmarkEnd w:id="50"/>
    </w:p>
    <w:p w14:paraId="13DD07DC" w14:textId="77777777" w:rsidR="005D2878" w:rsidRDefault="00E6123A">
      <w:pPr>
        <w:pStyle w:val="FirstParagraph"/>
      </w:pPr>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13DD07DD" w14:textId="77777777" w:rsidR="005D2878" w:rsidRDefault="00E6123A">
      <w:pPr>
        <w:pStyle w:val="TableCaption"/>
      </w:pPr>
      <w:r>
        <w:t>Table 4.1: Total counts of steelhead by direction and year for each observer pair during days when both observers were counting.</w:t>
      </w:r>
    </w:p>
    <w:tbl>
      <w:tblPr>
        <w:tblStyle w:val="Table"/>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663"/>
        <w:gridCol w:w="1368"/>
        <w:gridCol w:w="445"/>
        <w:gridCol w:w="453"/>
        <w:gridCol w:w="443"/>
        <w:gridCol w:w="440"/>
        <w:gridCol w:w="475"/>
        <w:gridCol w:w="440"/>
      </w:tblGrid>
      <w:tr w:rsidR="005D2878" w14:paraId="13DD07E6"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DE" w14:textId="77777777" w:rsidR="005D2878" w:rsidRDefault="00E6123A" w:rsidP="001A3D54">
            <w:pPr>
              <w:pStyle w:val="Compact"/>
              <w:jc w:val="center"/>
            </w:pPr>
            <w:r>
              <w:t>Year</w:t>
            </w:r>
          </w:p>
        </w:tc>
        <w:tc>
          <w:tcPr>
            <w:tcW w:w="0" w:type="auto"/>
          </w:tcPr>
          <w:p w14:paraId="13DD07DF" w14:textId="77777777" w:rsidR="005D2878" w:rsidRDefault="00E6123A" w:rsidP="001A3D54">
            <w:pPr>
              <w:pStyle w:val="Compact"/>
              <w:jc w:val="center"/>
            </w:pPr>
            <w:r>
              <w:t>Direction</w:t>
            </w:r>
          </w:p>
        </w:tc>
        <w:tc>
          <w:tcPr>
            <w:tcW w:w="0" w:type="auto"/>
          </w:tcPr>
          <w:p w14:paraId="13DD07E0" w14:textId="77777777" w:rsidR="005D2878" w:rsidRDefault="00E6123A" w:rsidP="001A3D54">
            <w:pPr>
              <w:pStyle w:val="Compact"/>
              <w:jc w:val="center"/>
            </w:pPr>
            <w:r>
              <w:t>AS</w:t>
            </w:r>
          </w:p>
        </w:tc>
        <w:tc>
          <w:tcPr>
            <w:tcW w:w="0" w:type="auto"/>
          </w:tcPr>
          <w:p w14:paraId="13DD07E1" w14:textId="77777777" w:rsidR="005D2878" w:rsidRDefault="00E6123A" w:rsidP="001A3D54">
            <w:pPr>
              <w:pStyle w:val="Compact"/>
              <w:jc w:val="center"/>
            </w:pPr>
            <w:r>
              <w:t>BC</w:t>
            </w:r>
          </w:p>
        </w:tc>
        <w:tc>
          <w:tcPr>
            <w:tcW w:w="0" w:type="auto"/>
          </w:tcPr>
          <w:p w14:paraId="13DD07E2" w14:textId="77777777" w:rsidR="005D2878" w:rsidRDefault="00E6123A" w:rsidP="001A3D54">
            <w:pPr>
              <w:pStyle w:val="Compact"/>
              <w:jc w:val="center"/>
            </w:pPr>
            <w:r>
              <w:t>BT</w:t>
            </w:r>
          </w:p>
        </w:tc>
        <w:tc>
          <w:tcPr>
            <w:tcW w:w="0" w:type="auto"/>
          </w:tcPr>
          <w:p w14:paraId="13DD07E3" w14:textId="77777777" w:rsidR="005D2878" w:rsidRDefault="00E6123A" w:rsidP="001A3D54">
            <w:pPr>
              <w:pStyle w:val="Compact"/>
              <w:jc w:val="center"/>
            </w:pPr>
            <w:r>
              <w:t>CS</w:t>
            </w:r>
          </w:p>
        </w:tc>
        <w:tc>
          <w:tcPr>
            <w:tcW w:w="0" w:type="auto"/>
          </w:tcPr>
          <w:p w14:paraId="13DD07E4" w14:textId="77777777" w:rsidR="005D2878" w:rsidRDefault="00E6123A" w:rsidP="001A3D54">
            <w:pPr>
              <w:pStyle w:val="Compact"/>
              <w:jc w:val="center"/>
            </w:pPr>
            <w:r>
              <w:t>GB</w:t>
            </w:r>
          </w:p>
        </w:tc>
        <w:tc>
          <w:tcPr>
            <w:tcW w:w="0" w:type="auto"/>
          </w:tcPr>
          <w:p w14:paraId="13DD07E5" w14:textId="77777777" w:rsidR="005D2878" w:rsidRDefault="00E6123A" w:rsidP="001A3D54">
            <w:pPr>
              <w:pStyle w:val="Compact"/>
              <w:jc w:val="center"/>
            </w:pPr>
            <w:r>
              <w:t>JG</w:t>
            </w:r>
          </w:p>
        </w:tc>
      </w:tr>
      <w:tr w:rsidR="005D2878" w14:paraId="13DD07EF" w14:textId="77777777" w:rsidTr="001A3D54">
        <w:trPr>
          <w:jc w:val="center"/>
        </w:trPr>
        <w:tc>
          <w:tcPr>
            <w:tcW w:w="0" w:type="auto"/>
          </w:tcPr>
          <w:p w14:paraId="13DD07E7" w14:textId="77777777" w:rsidR="005D2878" w:rsidRDefault="00E6123A" w:rsidP="001A3D54">
            <w:pPr>
              <w:pStyle w:val="Compact"/>
              <w:jc w:val="center"/>
            </w:pPr>
            <w:r>
              <w:t>2019</w:t>
            </w:r>
          </w:p>
        </w:tc>
        <w:tc>
          <w:tcPr>
            <w:tcW w:w="0" w:type="auto"/>
          </w:tcPr>
          <w:p w14:paraId="13DD07E8" w14:textId="77777777" w:rsidR="005D2878" w:rsidRDefault="00E6123A" w:rsidP="001A3D54">
            <w:pPr>
              <w:pStyle w:val="Compact"/>
              <w:jc w:val="center"/>
            </w:pPr>
            <w:r>
              <w:t>Upstream</w:t>
            </w:r>
          </w:p>
        </w:tc>
        <w:tc>
          <w:tcPr>
            <w:tcW w:w="0" w:type="auto"/>
          </w:tcPr>
          <w:p w14:paraId="13DD07E9" w14:textId="77777777" w:rsidR="005D2878" w:rsidRDefault="00E6123A" w:rsidP="001A3D54">
            <w:pPr>
              <w:pStyle w:val="Compact"/>
              <w:jc w:val="center"/>
            </w:pPr>
            <w:r>
              <w:t>38</w:t>
            </w:r>
          </w:p>
        </w:tc>
        <w:tc>
          <w:tcPr>
            <w:tcW w:w="0" w:type="auto"/>
          </w:tcPr>
          <w:p w14:paraId="13DD07EA" w14:textId="77777777" w:rsidR="005D2878" w:rsidRDefault="00E6123A" w:rsidP="001A3D54">
            <w:pPr>
              <w:pStyle w:val="Compact"/>
              <w:jc w:val="center"/>
            </w:pPr>
            <w:r>
              <w:t>38</w:t>
            </w:r>
          </w:p>
        </w:tc>
        <w:tc>
          <w:tcPr>
            <w:tcW w:w="0" w:type="auto"/>
          </w:tcPr>
          <w:p w14:paraId="13DD07EB" w14:textId="77777777" w:rsidR="005D2878" w:rsidRDefault="00E6123A" w:rsidP="001A3D54">
            <w:pPr>
              <w:pStyle w:val="Compact"/>
              <w:jc w:val="center"/>
            </w:pPr>
            <w:r>
              <w:t>-</w:t>
            </w:r>
          </w:p>
        </w:tc>
        <w:tc>
          <w:tcPr>
            <w:tcW w:w="0" w:type="auto"/>
          </w:tcPr>
          <w:p w14:paraId="13DD07EC" w14:textId="77777777" w:rsidR="005D2878" w:rsidRDefault="00E6123A" w:rsidP="001A3D54">
            <w:pPr>
              <w:pStyle w:val="Compact"/>
              <w:jc w:val="center"/>
            </w:pPr>
            <w:r>
              <w:t>-</w:t>
            </w:r>
          </w:p>
        </w:tc>
        <w:tc>
          <w:tcPr>
            <w:tcW w:w="0" w:type="auto"/>
          </w:tcPr>
          <w:p w14:paraId="13DD07ED" w14:textId="77777777" w:rsidR="005D2878" w:rsidRDefault="00E6123A" w:rsidP="001A3D54">
            <w:pPr>
              <w:pStyle w:val="Compact"/>
              <w:jc w:val="center"/>
            </w:pPr>
            <w:r>
              <w:t>-</w:t>
            </w:r>
          </w:p>
        </w:tc>
        <w:tc>
          <w:tcPr>
            <w:tcW w:w="0" w:type="auto"/>
          </w:tcPr>
          <w:p w14:paraId="13DD07EE" w14:textId="77777777" w:rsidR="005D2878" w:rsidRDefault="00E6123A" w:rsidP="001A3D54">
            <w:pPr>
              <w:pStyle w:val="Compact"/>
              <w:jc w:val="center"/>
            </w:pPr>
            <w:r>
              <w:t>-</w:t>
            </w:r>
          </w:p>
        </w:tc>
      </w:tr>
      <w:tr w:rsidR="005D2878" w14:paraId="13DD07F8" w14:textId="77777777" w:rsidTr="001A3D54">
        <w:trPr>
          <w:jc w:val="center"/>
        </w:trPr>
        <w:tc>
          <w:tcPr>
            <w:tcW w:w="0" w:type="auto"/>
          </w:tcPr>
          <w:p w14:paraId="13DD07F0" w14:textId="77777777" w:rsidR="005D2878" w:rsidRDefault="00E6123A" w:rsidP="001A3D54">
            <w:pPr>
              <w:pStyle w:val="Compact"/>
              <w:jc w:val="center"/>
            </w:pPr>
            <w:r>
              <w:t>2019</w:t>
            </w:r>
          </w:p>
        </w:tc>
        <w:tc>
          <w:tcPr>
            <w:tcW w:w="0" w:type="auto"/>
          </w:tcPr>
          <w:p w14:paraId="13DD07F1" w14:textId="77777777" w:rsidR="005D2878" w:rsidRDefault="00E6123A" w:rsidP="001A3D54">
            <w:pPr>
              <w:pStyle w:val="Compact"/>
              <w:jc w:val="center"/>
            </w:pPr>
            <w:r>
              <w:t>Upstream</w:t>
            </w:r>
          </w:p>
        </w:tc>
        <w:tc>
          <w:tcPr>
            <w:tcW w:w="0" w:type="auto"/>
          </w:tcPr>
          <w:p w14:paraId="13DD07F2" w14:textId="77777777" w:rsidR="005D2878" w:rsidRDefault="00E6123A" w:rsidP="001A3D54">
            <w:pPr>
              <w:pStyle w:val="Compact"/>
              <w:jc w:val="center"/>
            </w:pPr>
            <w:r>
              <w:t>-</w:t>
            </w:r>
          </w:p>
        </w:tc>
        <w:tc>
          <w:tcPr>
            <w:tcW w:w="0" w:type="auto"/>
          </w:tcPr>
          <w:p w14:paraId="13DD07F3" w14:textId="77777777" w:rsidR="005D2878" w:rsidRDefault="00E6123A" w:rsidP="001A3D54">
            <w:pPr>
              <w:pStyle w:val="Compact"/>
              <w:jc w:val="center"/>
            </w:pPr>
            <w:r>
              <w:t>38</w:t>
            </w:r>
          </w:p>
        </w:tc>
        <w:tc>
          <w:tcPr>
            <w:tcW w:w="0" w:type="auto"/>
          </w:tcPr>
          <w:p w14:paraId="13DD07F4" w14:textId="77777777" w:rsidR="005D2878" w:rsidRDefault="00E6123A" w:rsidP="001A3D54">
            <w:pPr>
              <w:pStyle w:val="Compact"/>
              <w:jc w:val="center"/>
            </w:pPr>
            <w:r>
              <w:t>-</w:t>
            </w:r>
          </w:p>
        </w:tc>
        <w:tc>
          <w:tcPr>
            <w:tcW w:w="0" w:type="auto"/>
          </w:tcPr>
          <w:p w14:paraId="13DD07F5" w14:textId="77777777" w:rsidR="005D2878" w:rsidRDefault="00E6123A" w:rsidP="001A3D54">
            <w:pPr>
              <w:pStyle w:val="Compact"/>
              <w:jc w:val="center"/>
            </w:pPr>
            <w:r>
              <w:t>-</w:t>
            </w:r>
          </w:p>
        </w:tc>
        <w:tc>
          <w:tcPr>
            <w:tcW w:w="0" w:type="auto"/>
          </w:tcPr>
          <w:p w14:paraId="13DD07F6" w14:textId="77777777" w:rsidR="005D2878" w:rsidRDefault="00E6123A" w:rsidP="001A3D54">
            <w:pPr>
              <w:pStyle w:val="Compact"/>
              <w:jc w:val="center"/>
            </w:pPr>
            <w:r>
              <w:t>-</w:t>
            </w:r>
          </w:p>
        </w:tc>
        <w:tc>
          <w:tcPr>
            <w:tcW w:w="0" w:type="auto"/>
          </w:tcPr>
          <w:p w14:paraId="13DD07F7" w14:textId="77777777" w:rsidR="005D2878" w:rsidRDefault="00E6123A" w:rsidP="001A3D54">
            <w:pPr>
              <w:pStyle w:val="Compact"/>
              <w:jc w:val="center"/>
            </w:pPr>
            <w:r>
              <w:t>37</w:t>
            </w:r>
          </w:p>
        </w:tc>
      </w:tr>
      <w:tr w:rsidR="005D2878" w14:paraId="13DD0801" w14:textId="77777777" w:rsidTr="001A3D54">
        <w:trPr>
          <w:jc w:val="center"/>
        </w:trPr>
        <w:tc>
          <w:tcPr>
            <w:tcW w:w="0" w:type="auto"/>
          </w:tcPr>
          <w:p w14:paraId="13DD07F9" w14:textId="77777777" w:rsidR="005D2878" w:rsidRDefault="00E6123A" w:rsidP="001A3D54">
            <w:pPr>
              <w:pStyle w:val="Compact"/>
              <w:jc w:val="center"/>
            </w:pPr>
            <w:r>
              <w:t>2019</w:t>
            </w:r>
          </w:p>
        </w:tc>
        <w:tc>
          <w:tcPr>
            <w:tcW w:w="0" w:type="auto"/>
          </w:tcPr>
          <w:p w14:paraId="13DD07FA" w14:textId="77777777" w:rsidR="005D2878" w:rsidRDefault="00E6123A" w:rsidP="001A3D54">
            <w:pPr>
              <w:pStyle w:val="Compact"/>
              <w:jc w:val="center"/>
            </w:pPr>
            <w:r>
              <w:t>Upstream</w:t>
            </w:r>
          </w:p>
        </w:tc>
        <w:tc>
          <w:tcPr>
            <w:tcW w:w="0" w:type="auto"/>
          </w:tcPr>
          <w:p w14:paraId="13DD07FB" w14:textId="77777777" w:rsidR="005D2878" w:rsidRDefault="00E6123A" w:rsidP="001A3D54">
            <w:pPr>
              <w:pStyle w:val="Compact"/>
              <w:jc w:val="center"/>
            </w:pPr>
            <w:r>
              <w:t>38</w:t>
            </w:r>
          </w:p>
        </w:tc>
        <w:tc>
          <w:tcPr>
            <w:tcW w:w="0" w:type="auto"/>
          </w:tcPr>
          <w:p w14:paraId="13DD07FC" w14:textId="77777777" w:rsidR="005D2878" w:rsidRDefault="00E6123A" w:rsidP="001A3D54">
            <w:pPr>
              <w:pStyle w:val="Compact"/>
              <w:jc w:val="center"/>
            </w:pPr>
            <w:r>
              <w:t>-</w:t>
            </w:r>
          </w:p>
        </w:tc>
        <w:tc>
          <w:tcPr>
            <w:tcW w:w="0" w:type="auto"/>
          </w:tcPr>
          <w:p w14:paraId="13DD07FD" w14:textId="77777777" w:rsidR="005D2878" w:rsidRDefault="00E6123A" w:rsidP="001A3D54">
            <w:pPr>
              <w:pStyle w:val="Compact"/>
              <w:jc w:val="center"/>
            </w:pPr>
            <w:r>
              <w:t>-</w:t>
            </w:r>
          </w:p>
        </w:tc>
        <w:tc>
          <w:tcPr>
            <w:tcW w:w="0" w:type="auto"/>
          </w:tcPr>
          <w:p w14:paraId="13DD07FE" w14:textId="77777777" w:rsidR="005D2878" w:rsidRDefault="00E6123A" w:rsidP="001A3D54">
            <w:pPr>
              <w:pStyle w:val="Compact"/>
              <w:jc w:val="center"/>
            </w:pPr>
            <w:r>
              <w:t>-</w:t>
            </w:r>
          </w:p>
        </w:tc>
        <w:tc>
          <w:tcPr>
            <w:tcW w:w="0" w:type="auto"/>
          </w:tcPr>
          <w:p w14:paraId="13DD07FF" w14:textId="77777777" w:rsidR="005D2878" w:rsidRDefault="00E6123A" w:rsidP="001A3D54">
            <w:pPr>
              <w:pStyle w:val="Compact"/>
              <w:jc w:val="center"/>
            </w:pPr>
            <w:r>
              <w:t>-</w:t>
            </w:r>
          </w:p>
        </w:tc>
        <w:tc>
          <w:tcPr>
            <w:tcW w:w="0" w:type="auto"/>
          </w:tcPr>
          <w:p w14:paraId="13DD0800" w14:textId="77777777" w:rsidR="005D2878" w:rsidRDefault="00E6123A" w:rsidP="001A3D54">
            <w:pPr>
              <w:pStyle w:val="Compact"/>
              <w:jc w:val="center"/>
            </w:pPr>
            <w:r>
              <w:t>37</w:t>
            </w:r>
          </w:p>
        </w:tc>
      </w:tr>
      <w:tr w:rsidR="005D2878" w14:paraId="13DD080A" w14:textId="77777777" w:rsidTr="001A3D54">
        <w:trPr>
          <w:jc w:val="center"/>
        </w:trPr>
        <w:tc>
          <w:tcPr>
            <w:tcW w:w="0" w:type="auto"/>
          </w:tcPr>
          <w:p w14:paraId="13DD0802" w14:textId="77777777" w:rsidR="005D2878" w:rsidRDefault="00E6123A" w:rsidP="001A3D54">
            <w:pPr>
              <w:pStyle w:val="Compact"/>
              <w:jc w:val="center"/>
            </w:pPr>
            <w:r>
              <w:t>2020</w:t>
            </w:r>
          </w:p>
        </w:tc>
        <w:tc>
          <w:tcPr>
            <w:tcW w:w="0" w:type="auto"/>
          </w:tcPr>
          <w:p w14:paraId="13DD0803" w14:textId="77777777" w:rsidR="005D2878" w:rsidRDefault="00E6123A" w:rsidP="001A3D54">
            <w:pPr>
              <w:pStyle w:val="Compact"/>
              <w:jc w:val="center"/>
            </w:pPr>
            <w:r>
              <w:t>Upstream</w:t>
            </w:r>
          </w:p>
        </w:tc>
        <w:tc>
          <w:tcPr>
            <w:tcW w:w="0" w:type="auto"/>
          </w:tcPr>
          <w:p w14:paraId="13DD0804" w14:textId="77777777" w:rsidR="005D2878" w:rsidRDefault="00E6123A" w:rsidP="001A3D54">
            <w:pPr>
              <w:pStyle w:val="Compact"/>
              <w:jc w:val="center"/>
            </w:pPr>
            <w:r>
              <w:t>31</w:t>
            </w:r>
          </w:p>
        </w:tc>
        <w:tc>
          <w:tcPr>
            <w:tcW w:w="0" w:type="auto"/>
          </w:tcPr>
          <w:p w14:paraId="13DD0805" w14:textId="77777777" w:rsidR="005D2878" w:rsidRDefault="00E6123A" w:rsidP="001A3D54">
            <w:pPr>
              <w:pStyle w:val="Compact"/>
              <w:jc w:val="center"/>
            </w:pPr>
            <w:r>
              <w:t>-</w:t>
            </w:r>
          </w:p>
        </w:tc>
        <w:tc>
          <w:tcPr>
            <w:tcW w:w="0" w:type="auto"/>
          </w:tcPr>
          <w:p w14:paraId="13DD0806" w14:textId="77777777" w:rsidR="005D2878" w:rsidRDefault="00E6123A" w:rsidP="001A3D54">
            <w:pPr>
              <w:pStyle w:val="Compact"/>
              <w:jc w:val="center"/>
            </w:pPr>
            <w:r>
              <w:t>32</w:t>
            </w:r>
          </w:p>
        </w:tc>
        <w:tc>
          <w:tcPr>
            <w:tcW w:w="0" w:type="auto"/>
          </w:tcPr>
          <w:p w14:paraId="13DD0807" w14:textId="77777777" w:rsidR="005D2878" w:rsidRDefault="00E6123A" w:rsidP="001A3D54">
            <w:pPr>
              <w:pStyle w:val="Compact"/>
              <w:jc w:val="center"/>
            </w:pPr>
            <w:r>
              <w:t>-</w:t>
            </w:r>
          </w:p>
        </w:tc>
        <w:tc>
          <w:tcPr>
            <w:tcW w:w="0" w:type="auto"/>
          </w:tcPr>
          <w:p w14:paraId="13DD0808" w14:textId="77777777" w:rsidR="005D2878" w:rsidRDefault="00E6123A" w:rsidP="001A3D54">
            <w:pPr>
              <w:pStyle w:val="Compact"/>
              <w:jc w:val="center"/>
            </w:pPr>
            <w:r>
              <w:t>-</w:t>
            </w:r>
          </w:p>
        </w:tc>
        <w:tc>
          <w:tcPr>
            <w:tcW w:w="0" w:type="auto"/>
          </w:tcPr>
          <w:p w14:paraId="13DD0809" w14:textId="77777777" w:rsidR="005D2878" w:rsidRDefault="00E6123A" w:rsidP="001A3D54">
            <w:pPr>
              <w:pStyle w:val="Compact"/>
              <w:jc w:val="center"/>
            </w:pPr>
            <w:r>
              <w:t>-</w:t>
            </w:r>
          </w:p>
        </w:tc>
      </w:tr>
      <w:tr w:rsidR="005D2878" w14:paraId="13DD0813" w14:textId="77777777" w:rsidTr="001A3D54">
        <w:trPr>
          <w:jc w:val="center"/>
        </w:trPr>
        <w:tc>
          <w:tcPr>
            <w:tcW w:w="0" w:type="auto"/>
          </w:tcPr>
          <w:p w14:paraId="13DD080B" w14:textId="77777777" w:rsidR="005D2878" w:rsidRDefault="00E6123A" w:rsidP="001A3D54">
            <w:pPr>
              <w:pStyle w:val="Compact"/>
              <w:jc w:val="center"/>
            </w:pPr>
            <w:r>
              <w:t>2021</w:t>
            </w:r>
          </w:p>
        </w:tc>
        <w:tc>
          <w:tcPr>
            <w:tcW w:w="0" w:type="auto"/>
          </w:tcPr>
          <w:p w14:paraId="13DD080C" w14:textId="77777777" w:rsidR="005D2878" w:rsidRDefault="00E6123A" w:rsidP="001A3D54">
            <w:pPr>
              <w:pStyle w:val="Compact"/>
              <w:jc w:val="center"/>
            </w:pPr>
            <w:r>
              <w:t>Upstream</w:t>
            </w:r>
          </w:p>
        </w:tc>
        <w:tc>
          <w:tcPr>
            <w:tcW w:w="0" w:type="auto"/>
          </w:tcPr>
          <w:p w14:paraId="13DD080D" w14:textId="77777777" w:rsidR="005D2878" w:rsidRDefault="00E6123A" w:rsidP="001A3D54">
            <w:pPr>
              <w:pStyle w:val="Compact"/>
              <w:jc w:val="center"/>
            </w:pPr>
            <w:r>
              <w:t>14</w:t>
            </w:r>
          </w:p>
        </w:tc>
        <w:tc>
          <w:tcPr>
            <w:tcW w:w="0" w:type="auto"/>
          </w:tcPr>
          <w:p w14:paraId="13DD080E" w14:textId="77777777" w:rsidR="005D2878" w:rsidRDefault="00E6123A" w:rsidP="001A3D54">
            <w:pPr>
              <w:pStyle w:val="Compact"/>
              <w:jc w:val="center"/>
            </w:pPr>
            <w:r>
              <w:t>-</w:t>
            </w:r>
          </w:p>
        </w:tc>
        <w:tc>
          <w:tcPr>
            <w:tcW w:w="0" w:type="auto"/>
          </w:tcPr>
          <w:p w14:paraId="13DD080F" w14:textId="77777777" w:rsidR="005D2878" w:rsidRDefault="00E6123A" w:rsidP="001A3D54">
            <w:pPr>
              <w:pStyle w:val="Compact"/>
              <w:jc w:val="center"/>
            </w:pPr>
            <w:r>
              <w:t>13</w:t>
            </w:r>
          </w:p>
        </w:tc>
        <w:tc>
          <w:tcPr>
            <w:tcW w:w="0" w:type="auto"/>
          </w:tcPr>
          <w:p w14:paraId="13DD0810" w14:textId="77777777" w:rsidR="005D2878" w:rsidRDefault="00E6123A" w:rsidP="001A3D54">
            <w:pPr>
              <w:pStyle w:val="Compact"/>
              <w:jc w:val="center"/>
            </w:pPr>
            <w:r>
              <w:t>-</w:t>
            </w:r>
          </w:p>
        </w:tc>
        <w:tc>
          <w:tcPr>
            <w:tcW w:w="0" w:type="auto"/>
          </w:tcPr>
          <w:p w14:paraId="13DD0811" w14:textId="77777777" w:rsidR="005D2878" w:rsidRDefault="00E6123A" w:rsidP="001A3D54">
            <w:pPr>
              <w:pStyle w:val="Compact"/>
              <w:jc w:val="center"/>
            </w:pPr>
            <w:r>
              <w:t>-</w:t>
            </w:r>
          </w:p>
        </w:tc>
        <w:tc>
          <w:tcPr>
            <w:tcW w:w="0" w:type="auto"/>
          </w:tcPr>
          <w:p w14:paraId="13DD0812" w14:textId="77777777" w:rsidR="005D2878" w:rsidRDefault="00E6123A" w:rsidP="001A3D54">
            <w:pPr>
              <w:pStyle w:val="Compact"/>
              <w:jc w:val="center"/>
            </w:pPr>
            <w:r>
              <w:t>-</w:t>
            </w:r>
          </w:p>
        </w:tc>
      </w:tr>
      <w:tr w:rsidR="005D2878" w14:paraId="13DD081C" w14:textId="77777777" w:rsidTr="001A3D54">
        <w:trPr>
          <w:jc w:val="center"/>
        </w:trPr>
        <w:tc>
          <w:tcPr>
            <w:tcW w:w="0" w:type="auto"/>
          </w:tcPr>
          <w:p w14:paraId="13DD0814" w14:textId="77777777" w:rsidR="005D2878" w:rsidRDefault="00E6123A" w:rsidP="001A3D54">
            <w:pPr>
              <w:pStyle w:val="Compact"/>
              <w:jc w:val="center"/>
            </w:pPr>
            <w:r>
              <w:t>2021</w:t>
            </w:r>
          </w:p>
        </w:tc>
        <w:tc>
          <w:tcPr>
            <w:tcW w:w="0" w:type="auto"/>
          </w:tcPr>
          <w:p w14:paraId="13DD0815" w14:textId="77777777" w:rsidR="005D2878" w:rsidRDefault="00E6123A" w:rsidP="001A3D54">
            <w:pPr>
              <w:pStyle w:val="Compact"/>
              <w:jc w:val="center"/>
            </w:pPr>
            <w:r>
              <w:t>Upstream</w:t>
            </w:r>
          </w:p>
        </w:tc>
        <w:tc>
          <w:tcPr>
            <w:tcW w:w="0" w:type="auto"/>
          </w:tcPr>
          <w:p w14:paraId="13DD0816" w14:textId="77777777" w:rsidR="005D2878" w:rsidRDefault="00E6123A" w:rsidP="001A3D54">
            <w:pPr>
              <w:pStyle w:val="Compact"/>
              <w:jc w:val="center"/>
            </w:pPr>
            <w:r>
              <w:t>26</w:t>
            </w:r>
          </w:p>
        </w:tc>
        <w:tc>
          <w:tcPr>
            <w:tcW w:w="0" w:type="auto"/>
          </w:tcPr>
          <w:p w14:paraId="13DD0817" w14:textId="77777777" w:rsidR="005D2878" w:rsidRDefault="00E6123A" w:rsidP="001A3D54">
            <w:pPr>
              <w:pStyle w:val="Compact"/>
              <w:jc w:val="center"/>
            </w:pPr>
            <w:r>
              <w:t>-</w:t>
            </w:r>
          </w:p>
        </w:tc>
        <w:tc>
          <w:tcPr>
            <w:tcW w:w="0" w:type="auto"/>
          </w:tcPr>
          <w:p w14:paraId="13DD0818" w14:textId="77777777" w:rsidR="005D2878" w:rsidRDefault="00E6123A" w:rsidP="001A3D54">
            <w:pPr>
              <w:pStyle w:val="Compact"/>
              <w:jc w:val="center"/>
            </w:pPr>
            <w:r>
              <w:t>-</w:t>
            </w:r>
          </w:p>
        </w:tc>
        <w:tc>
          <w:tcPr>
            <w:tcW w:w="0" w:type="auto"/>
          </w:tcPr>
          <w:p w14:paraId="13DD0819" w14:textId="77777777" w:rsidR="005D2878" w:rsidRDefault="00E6123A" w:rsidP="001A3D54">
            <w:pPr>
              <w:pStyle w:val="Compact"/>
              <w:jc w:val="center"/>
            </w:pPr>
            <w:r>
              <w:t>26</w:t>
            </w:r>
          </w:p>
        </w:tc>
        <w:tc>
          <w:tcPr>
            <w:tcW w:w="0" w:type="auto"/>
          </w:tcPr>
          <w:p w14:paraId="13DD081A" w14:textId="77777777" w:rsidR="005D2878" w:rsidRDefault="00E6123A" w:rsidP="001A3D54">
            <w:pPr>
              <w:pStyle w:val="Compact"/>
              <w:jc w:val="center"/>
            </w:pPr>
            <w:r>
              <w:t>-</w:t>
            </w:r>
          </w:p>
        </w:tc>
        <w:tc>
          <w:tcPr>
            <w:tcW w:w="0" w:type="auto"/>
          </w:tcPr>
          <w:p w14:paraId="13DD081B" w14:textId="77777777" w:rsidR="005D2878" w:rsidRDefault="00E6123A" w:rsidP="001A3D54">
            <w:pPr>
              <w:pStyle w:val="Compact"/>
              <w:jc w:val="center"/>
            </w:pPr>
            <w:r>
              <w:t>-</w:t>
            </w:r>
          </w:p>
        </w:tc>
      </w:tr>
      <w:tr w:rsidR="005D2878" w14:paraId="13DD0825" w14:textId="77777777" w:rsidTr="001A3D54">
        <w:trPr>
          <w:jc w:val="center"/>
        </w:trPr>
        <w:tc>
          <w:tcPr>
            <w:tcW w:w="0" w:type="auto"/>
          </w:tcPr>
          <w:p w14:paraId="13DD081D" w14:textId="77777777" w:rsidR="005D2878" w:rsidRDefault="00E6123A" w:rsidP="001A3D54">
            <w:pPr>
              <w:pStyle w:val="Compact"/>
              <w:jc w:val="center"/>
            </w:pPr>
            <w:r>
              <w:t>2021</w:t>
            </w:r>
          </w:p>
        </w:tc>
        <w:tc>
          <w:tcPr>
            <w:tcW w:w="0" w:type="auto"/>
          </w:tcPr>
          <w:p w14:paraId="13DD081E" w14:textId="77777777" w:rsidR="005D2878" w:rsidRDefault="00E6123A" w:rsidP="001A3D54">
            <w:pPr>
              <w:pStyle w:val="Compact"/>
              <w:jc w:val="center"/>
            </w:pPr>
            <w:r>
              <w:t>Upstream</w:t>
            </w:r>
          </w:p>
        </w:tc>
        <w:tc>
          <w:tcPr>
            <w:tcW w:w="0" w:type="auto"/>
          </w:tcPr>
          <w:p w14:paraId="13DD081F" w14:textId="77777777" w:rsidR="005D2878" w:rsidRDefault="00E6123A" w:rsidP="001A3D54">
            <w:pPr>
              <w:pStyle w:val="Compact"/>
              <w:jc w:val="center"/>
            </w:pPr>
            <w:r>
              <w:t>-</w:t>
            </w:r>
          </w:p>
        </w:tc>
        <w:tc>
          <w:tcPr>
            <w:tcW w:w="0" w:type="auto"/>
          </w:tcPr>
          <w:p w14:paraId="13DD0820" w14:textId="77777777" w:rsidR="005D2878" w:rsidRDefault="00E6123A" w:rsidP="001A3D54">
            <w:pPr>
              <w:pStyle w:val="Compact"/>
              <w:jc w:val="center"/>
            </w:pPr>
            <w:r>
              <w:t>-</w:t>
            </w:r>
          </w:p>
        </w:tc>
        <w:tc>
          <w:tcPr>
            <w:tcW w:w="0" w:type="auto"/>
          </w:tcPr>
          <w:p w14:paraId="13DD0821" w14:textId="77777777" w:rsidR="005D2878" w:rsidRDefault="00E6123A" w:rsidP="001A3D54">
            <w:pPr>
              <w:pStyle w:val="Compact"/>
              <w:jc w:val="center"/>
            </w:pPr>
            <w:r>
              <w:t>3</w:t>
            </w:r>
          </w:p>
        </w:tc>
        <w:tc>
          <w:tcPr>
            <w:tcW w:w="0" w:type="auto"/>
          </w:tcPr>
          <w:p w14:paraId="13DD0822" w14:textId="77777777" w:rsidR="005D2878" w:rsidRDefault="00E6123A" w:rsidP="001A3D54">
            <w:pPr>
              <w:pStyle w:val="Compact"/>
              <w:jc w:val="center"/>
            </w:pPr>
            <w:r>
              <w:t>3</w:t>
            </w:r>
          </w:p>
        </w:tc>
        <w:tc>
          <w:tcPr>
            <w:tcW w:w="0" w:type="auto"/>
          </w:tcPr>
          <w:p w14:paraId="13DD0823" w14:textId="77777777" w:rsidR="005D2878" w:rsidRDefault="00E6123A" w:rsidP="001A3D54">
            <w:pPr>
              <w:pStyle w:val="Compact"/>
              <w:jc w:val="center"/>
            </w:pPr>
            <w:r>
              <w:t>-</w:t>
            </w:r>
          </w:p>
        </w:tc>
        <w:tc>
          <w:tcPr>
            <w:tcW w:w="0" w:type="auto"/>
          </w:tcPr>
          <w:p w14:paraId="13DD0824" w14:textId="77777777" w:rsidR="005D2878" w:rsidRDefault="00E6123A" w:rsidP="001A3D54">
            <w:pPr>
              <w:pStyle w:val="Compact"/>
              <w:jc w:val="center"/>
            </w:pPr>
            <w:r>
              <w:t>-</w:t>
            </w:r>
          </w:p>
        </w:tc>
      </w:tr>
      <w:tr w:rsidR="005D2878" w14:paraId="13DD082E" w14:textId="77777777" w:rsidTr="001A3D54">
        <w:trPr>
          <w:jc w:val="center"/>
        </w:trPr>
        <w:tc>
          <w:tcPr>
            <w:tcW w:w="0" w:type="auto"/>
          </w:tcPr>
          <w:p w14:paraId="13DD0826" w14:textId="77777777" w:rsidR="005D2878" w:rsidRDefault="00E6123A" w:rsidP="001A3D54">
            <w:pPr>
              <w:pStyle w:val="Compact"/>
              <w:jc w:val="center"/>
            </w:pPr>
            <w:r>
              <w:t>2022</w:t>
            </w:r>
          </w:p>
        </w:tc>
        <w:tc>
          <w:tcPr>
            <w:tcW w:w="0" w:type="auto"/>
          </w:tcPr>
          <w:p w14:paraId="13DD0827" w14:textId="77777777" w:rsidR="005D2878" w:rsidRDefault="00E6123A" w:rsidP="001A3D54">
            <w:pPr>
              <w:pStyle w:val="Compact"/>
              <w:jc w:val="center"/>
            </w:pPr>
            <w:r>
              <w:t>Upstream</w:t>
            </w:r>
          </w:p>
        </w:tc>
        <w:tc>
          <w:tcPr>
            <w:tcW w:w="0" w:type="auto"/>
          </w:tcPr>
          <w:p w14:paraId="13DD0828" w14:textId="77777777" w:rsidR="005D2878" w:rsidRDefault="00E6123A" w:rsidP="001A3D54">
            <w:pPr>
              <w:pStyle w:val="Compact"/>
              <w:jc w:val="center"/>
            </w:pPr>
            <w:r>
              <w:t>47</w:t>
            </w:r>
          </w:p>
        </w:tc>
        <w:tc>
          <w:tcPr>
            <w:tcW w:w="0" w:type="auto"/>
          </w:tcPr>
          <w:p w14:paraId="13DD0829" w14:textId="77777777" w:rsidR="005D2878" w:rsidRDefault="00E6123A" w:rsidP="001A3D54">
            <w:pPr>
              <w:pStyle w:val="Compact"/>
              <w:jc w:val="center"/>
            </w:pPr>
            <w:r>
              <w:t>-</w:t>
            </w:r>
          </w:p>
        </w:tc>
        <w:tc>
          <w:tcPr>
            <w:tcW w:w="0" w:type="auto"/>
          </w:tcPr>
          <w:p w14:paraId="13DD082A" w14:textId="77777777" w:rsidR="005D2878" w:rsidRDefault="00E6123A" w:rsidP="001A3D54">
            <w:pPr>
              <w:pStyle w:val="Compact"/>
              <w:jc w:val="center"/>
            </w:pPr>
            <w:r>
              <w:t>-</w:t>
            </w:r>
          </w:p>
        </w:tc>
        <w:tc>
          <w:tcPr>
            <w:tcW w:w="0" w:type="auto"/>
          </w:tcPr>
          <w:p w14:paraId="13DD082B" w14:textId="77777777" w:rsidR="005D2878" w:rsidRDefault="00E6123A" w:rsidP="001A3D54">
            <w:pPr>
              <w:pStyle w:val="Compact"/>
              <w:jc w:val="center"/>
            </w:pPr>
            <w:r>
              <w:t>48</w:t>
            </w:r>
          </w:p>
        </w:tc>
        <w:tc>
          <w:tcPr>
            <w:tcW w:w="0" w:type="auto"/>
          </w:tcPr>
          <w:p w14:paraId="13DD082C" w14:textId="77777777" w:rsidR="005D2878" w:rsidRDefault="00E6123A" w:rsidP="001A3D54">
            <w:pPr>
              <w:pStyle w:val="Compact"/>
              <w:jc w:val="center"/>
            </w:pPr>
            <w:r>
              <w:t>-</w:t>
            </w:r>
          </w:p>
        </w:tc>
        <w:tc>
          <w:tcPr>
            <w:tcW w:w="0" w:type="auto"/>
          </w:tcPr>
          <w:p w14:paraId="13DD082D" w14:textId="77777777" w:rsidR="005D2878" w:rsidRDefault="00E6123A" w:rsidP="001A3D54">
            <w:pPr>
              <w:pStyle w:val="Compact"/>
              <w:jc w:val="center"/>
            </w:pPr>
            <w:r>
              <w:t>-</w:t>
            </w:r>
          </w:p>
        </w:tc>
      </w:tr>
      <w:tr w:rsidR="005D2878" w14:paraId="13DD0837" w14:textId="77777777" w:rsidTr="008250AA">
        <w:trPr>
          <w:jc w:val="center"/>
        </w:trPr>
        <w:tc>
          <w:tcPr>
            <w:tcW w:w="0" w:type="auto"/>
          </w:tcPr>
          <w:p w14:paraId="13DD082F" w14:textId="77777777" w:rsidR="005D2878" w:rsidRDefault="00E6123A" w:rsidP="001A3D54">
            <w:pPr>
              <w:pStyle w:val="Compact"/>
              <w:jc w:val="center"/>
            </w:pPr>
            <w:r>
              <w:t>2022</w:t>
            </w:r>
          </w:p>
        </w:tc>
        <w:tc>
          <w:tcPr>
            <w:tcW w:w="0" w:type="auto"/>
          </w:tcPr>
          <w:p w14:paraId="13DD0830" w14:textId="77777777" w:rsidR="005D2878" w:rsidRDefault="00E6123A" w:rsidP="001A3D54">
            <w:pPr>
              <w:pStyle w:val="Compact"/>
              <w:jc w:val="center"/>
            </w:pPr>
            <w:r>
              <w:t>Upstream</w:t>
            </w:r>
          </w:p>
        </w:tc>
        <w:tc>
          <w:tcPr>
            <w:tcW w:w="0" w:type="auto"/>
          </w:tcPr>
          <w:p w14:paraId="13DD0831" w14:textId="77777777" w:rsidR="005D2878" w:rsidRDefault="00E6123A" w:rsidP="001A3D54">
            <w:pPr>
              <w:pStyle w:val="Compact"/>
              <w:jc w:val="center"/>
            </w:pPr>
            <w:r>
              <w:t>54</w:t>
            </w:r>
          </w:p>
        </w:tc>
        <w:tc>
          <w:tcPr>
            <w:tcW w:w="0" w:type="auto"/>
          </w:tcPr>
          <w:p w14:paraId="13DD0832" w14:textId="77777777" w:rsidR="005D2878" w:rsidRDefault="00E6123A" w:rsidP="001A3D54">
            <w:pPr>
              <w:pStyle w:val="Compact"/>
              <w:jc w:val="center"/>
            </w:pPr>
            <w:r>
              <w:t>-</w:t>
            </w:r>
          </w:p>
        </w:tc>
        <w:tc>
          <w:tcPr>
            <w:tcW w:w="0" w:type="auto"/>
          </w:tcPr>
          <w:p w14:paraId="13DD0833" w14:textId="77777777" w:rsidR="005D2878" w:rsidRDefault="00E6123A" w:rsidP="001A3D54">
            <w:pPr>
              <w:pStyle w:val="Compact"/>
              <w:jc w:val="center"/>
            </w:pPr>
            <w:r>
              <w:t>-</w:t>
            </w:r>
          </w:p>
        </w:tc>
        <w:tc>
          <w:tcPr>
            <w:tcW w:w="0" w:type="auto"/>
          </w:tcPr>
          <w:p w14:paraId="13DD0834" w14:textId="77777777" w:rsidR="005D2878" w:rsidRDefault="00E6123A" w:rsidP="001A3D54">
            <w:pPr>
              <w:pStyle w:val="Compact"/>
              <w:jc w:val="center"/>
            </w:pPr>
            <w:r>
              <w:t>-</w:t>
            </w:r>
          </w:p>
        </w:tc>
        <w:tc>
          <w:tcPr>
            <w:tcW w:w="0" w:type="auto"/>
          </w:tcPr>
          <w:p w14:paraId="13DD0835" w14:textId="77777777" w:rsidR="005D2878" w:rsidRDefault="00E6123A" w:rsidP="001A3D54">
            <w:pPr>
              <w:pStyle w:val="Compact"/>
              <w:jc w:val="center"/>
            </w:pPr>
            <w:r>
              <w:t>40</w:t>
            </w:r>
          </w:p>
        </w:tc>
        <w:tc>
          <w:tcPr>
            <w:tcW w:w="0" w:type="auto"/>
          </w:tcPr>
          <w:p w14:paraId="13DD0836" w14:textId="77777777" w:rsidR="005D2878" w:rsidRDefault="00E6123A" w:rsidP="001A3D54">
            <w:pPr>
              <w:pStyle w:val="Compact"/>
              <w:jc w:val="center"/>
            </w:pPr>
            <w:r>
              <w:t>-</w:t>
            </w:r>
          </w:p>
        </w:tc>
      </w:tr>
      <w:tr w:rsidR="005D2878" w14:paraId="13DD0840" w14:textId="77777777" w:rsidTr="008250AA">
        <w:trPr>
          <w:jc w:val="center"/>
        </w:trPr>
        <w:tc>
          <w:tcPr>
            <w:tcW w:w="0" w:type="auto"/>
            <w:tcBorders>
              <w:bottom w:val="single" w:sz="4" w:space="0" w:color="auto"/>
            </w:tcBorders>
          </w:tcPr>
          <w:p w14:paraId="13DD0838" w14:textId="77777777" w:rsidR="005D2878" w:rsidRDefault="00E6123A" w:rsidP="001A3D54">
            <w:pPr>
              <w:pStyle w:val="Compact"/>
              <w:jc w:val="center"/>
            </w:pPr>
            <w:r>
              <w:t>2022</w:t>
            </w:r>
          </w:p>
        </w:tc>
        <w:tc>
          <w:tcPr>
            <w:tcW w:w="0" w:type="auto"/>
            <w:tcBorders>
              <w:bottom w:val="single" w:sz="4" w:space="0" w:color="auto"/>
            </w:tcBorders>
          </w:tcPr>
          <w:p w14:paraId="13DD0839" w14:textId="77777777" w:rsidR="005D2878" w:rsidRDefault="00E6123A" w:rsidP="001A3D54">
            <w:pPr>
              <w:pStyle w:val="Compact"/>
              <w:jc w:val="center"/>
            </w:pPr>
            <w:r>
              <w:t>Upstream</w:t>
            </w:r>
          </w:p>
        </w:tc>
        <w:tc>
          <w:tcPr>
            <w:tcW w:w="0" w:type="auto"/>
            <w:tcBorders>
              <w:bottom w:val="single" w:sz="4" w:space="0" w:color="auto"/>
            </w:tcBorders>
          </w:tcPr>
          <w:p w14:paraId="13DD083A" w14:textId="77777777" w:rsidR="005D2878" w:rsidRDefault="00E6123A" w:rsidP="001A3D54">
            <w:pPr>
              <w:pStyle w:val="Compact"/>
              <w:jc w:val="center"/>
            </w:pPr>
            <w:r>
              <w:t>-</w:t>
            </w:r>
          </w:p>
        </w:tc>
        <w:tc>
          <w:tcPr>
            <w:tcW w:w="0" w:type="auto"/>
            <w:tcBorders>
              <w:bottom w:val="single" w:sz="4" w:space="0" w:color="auto"/>
            </w:tcBorders>
          </w:tcPr>
          <w:p w14:paraId="13DD083B" w14:textId="77777777" w:rsidR="005D2878" w:rsidRDefault="00E6123A" w:rsidP="001A3D54">
            <w:pPr>
              <w:pStyle w:val="Compact"/>
              <w:jc w:val="center"/>
            </w:pPr>
            <w:r>
              <w:t>-</w:t>
            </w:r>
          </w:p>
        </w:tc>
        <w:tc>
          <w:tcPr>
            <w:tcW w:w="0" w:type="auto"/>
            <w:tcBorders>
              <w:bottom w:val="single" w:sz="4" w:space="0" w:color="auto"/>
            </w:tcBorders>
          </w:tcPr>
          <w:p w14:paraId="13DD083C" w14:textId="77777777" w:rsidR="005D2878" w:rsidRDefault="00E6123A" w:rsidP="001A3D54">
            <w:pPr>
              <w:pStyle w:val="Compact"/>
              <w:jc w:val="center"/>
            </w:pPr>
            <w:r>
              <w:t>-</w:t>
            </w:r>
          </w:p>
        </w:tc>
        <w:tc>
          <w:tcPr>
            <w:tcW w:w="0" w:type="auto"/>
            <w:tcBorders>
              <w:bottom w:val="single" w:sz="4" w:space="0" w:color="auto"/>
            </w:tcBorders>
          </w:tcPr>
          <w:p w14:paraId="13DD083D" w14:textId="77777777" w:rsidR="005D2878" w:rsidRDefault="00E6123A" w:rsidP="001A3D54">
            <w:pPr>
              <w:pStyle w:val="Compact"/>
              <w:jc w:val="center"/>
            </w:pPr>
            <w:r>
              <w:t>46</w:t>
            </w:r>
          </w:p>
        </w:tc>
        <w:tc>
          <w:tcPr>
            <w:tcW w:w="0" w:type="auto"/>
            <w:tcBorders>
              <w:bottom w:val="single" w:sz="4" w:space="0" w:color="auto"/>
            </w:tcBorders>
          </w:tcPr>
          <w:p w14:paraId="13DD083E" w14:textId="77777777" w:rsidR="005D2878" w:rsidRDefault="00E6123A" w:rsidP="001A3D54">
            <w:pPr>
              <w:pStyle w:val="Compact"/>
              <w:jc w:val="center"/>
            </w:pPr>
            <w:r>
              <w:t>32</w:t>
            </w:r>
          </w:p>
        </w:tc>
        <w:tc>
          <w:tcPr>
            <w:tcW w:w="0" w:type="auto"/>
            <w:tcBorders>
              <w:bottom w:val="single" w:sz="4" w:space="0" w:color="auto"/>
            </w:tcBorders>
          </w:tcPr>
          <w:p w14:paraId="13DD083F" w14:textId="77777777" w:rsidR="005D2878" w:rsidRDefault="00E6123A" w:rsidP="001A3D54">
            <w:pPr>
              <w:pStyle w:val="Compact"/>
              <w:jc w:val="center"/>
            </w:pPr>
            <w:r>
              <w:t>-</w:t>
            </w:r>
          </w:p>
        </w:tc>
      </w:tr>
      <w:tr w:rsidR="005D2878" w14:paraId="13DD0849" w14:textId="77777777" w:rsidTr="008250AA">
        <w:trPr>
          <w:jc w:val="center"/>
        </w:trPr>
        <w:tc>
          <w:tcPr>
            <w:tcW w:w="0" w:type="auto"/>
            <w:tcBorders>
              <w:top w:val="single" w:sz="4" w:space="0" w:color="auto"/>
            </w:tcBorders>
          </w:tcPr>
          <w:p w14:paraId="13DD0841" w14:textId="77777777" w:rsidR="005D2878" w:rsidRDefault="00E6123A" w:rsidP="001A3D54">
            <w:pPr>
              <w:pStyle w:val="Compact"/>
              <w:jc w:val="center"/>
            </w:pPr>
            <w:r>
              <w:t>2019</w:t>
            </w:r>
          </w:p>
        </w:tc>
        <w:tc>
          <w:tcPr>
            <w:tcW w:w="0" w:type="auto"/>
            <w:tcBorders>
              <w:top w:val="single" w:sz="4" w:space="0" w:color="auto"/>
            </w:tcBorders>
          </w:tcPr>
          <w:p w14:paraId="13DD0842" w14:textId="77777777" w:rsidR="005D2878" w:rsidRDefault="00E6123A" w:rsidP="001A3D54">
            <w:pPr>
              <w:pStyle w:val="Compact"/>
              <w:jc w:val="center"/>
            </w:pPr>
            <w:r>
              <w:t>Downstream</w:t>
            </w:r>
          </w:p>
        </w:tc>
        <w:tc>
          <w:tcPr>
            <w:tcW w:w="0" w:type="auto"/>
            <w:tcBorders>
              <w:top w:val="single" w:sz="4" w:space="0" w:color="auto"/>
            </w:tcBorders>
          </w:tcPr>
          <w:p w14:paraId="13DD0843" w14:textId="77777777" w:rsidR="005D2878" w:rsidRDefault="00E6123A" w:rsidP="001A3D54">
            <w:pPr>
              <w:pStyle w:val="Compact"/>
              <w:jc w:val="center"/>
            </w:pPr>
            <w:r>
              <w:t>6</w:t>
            </w:r>
          </w:p>
        </w:tc>
        <w:tc>
          <w:tcPr>
            <w:tcW w:w="0" w:type="auto"/>
            <w:tcBorders>
              <w:top w:val="single" w:sz="4" w:space="0" w:color="auto"/>
            </w:tcBorders>
          </w:tcPr>
          <w:p w14:paraId="13DD0844" w14:textId="77777777" w:rsidR="005D2878" w:rsidRDefault="00E6123A" w:rsidP="001A3D54">
            <w:pPr>
              <w:pStyle w:val="Compact"/>
              <w:jc w:val="center"/>
            </w:pPr>
            <w:r>
              <w:t>7</w:t>
            </w:r>
          </w:p>
        </w:tc>
        <w:tc>
          <w:tcPr>
            <w:tcW w:w="0" w:type="auto"/>
            <w:tcBorders>
              <w:top w:val="single" w:sz="4" w:space="0" w:color="auto"/>
            </w:tcBorders>
          </w:tcPr>
          <w:p w14:paraId="13DD0845" w14:textId="77777777" w:rsidR="005D2878" w:rsidRDefault="00E6123A" w:rsidP="001A3D54">
            <w:pPr>
              <w:pStyle w:val="Compact"/>
              <w:jc w:val="center"/>
            </w:pPr>
            <w:r>
              <w:t>-</w:t>
            </w:r>
          </w:p>
        </w:tc>
        <w:tc>
          <w:tcPr>
            <w:tcW w:w="0" w:type="auto"/>
            <w:tcBorders>
              <w:top w:val="single" w:sz="4" w:space="0" w:color="auto"/>
            </w:tcBorders>
          </w:tcPr>
          <w:p w14:paraId="13DD0846" w14:textId="77777777" w:rsidR="005D2878" w:rsidRDefault="00E6123A" w:rsidP="001A3D54">
            <w:pPr>
              <w:pStyle w:val="Compact"/>
              <w:jc w:val="center"/>
            </w:pPr>
            <w:r>
              <w:t>-</w:t>
            </w:r>
          </w:p>
        </w:tc>
        <w:tc>
          <w:tcPr>
            <w:tcW w:w="0" w:type="auto"/>
            <w:tcBorders>
              <w:top w:val="single" w:sz="4" w:space="0" w:color="auto"/>
            </w:tcBorders>
          </w:tcPr>
          <w:p w14:paraId="13DD0847" w14:textId="77777777" w:rsidR="005D2878" w:rsidRDefault="00E6123A" w:rsidP="001A3D54">
            <w:pPr>
              <w:pStyle w:val="Compact"/>
              <w:jc w:val="center"/>
            </w:pPr>
            <w:r>
              <w:t>-</w:t>
            </w:r>
          </w:p>
        </w:tc>
        <w:tc>
          <w:tcPr>
            <w:tcW w:w="0" w:type="auto"/>
            <w:tcBorders>
              <w:top w:val="single" w:sz="4" w:space="0" w:color="auto"/>
            </w:tcBorders>
          </w:tcPr>
          <w:p w14:paraId="13DD0848" w14:textId="77777777" w:rsidR="005D2878" w:rsidRDefault="00E6123A" w:rsidP="001A3D54">
            <w:pPr>
              <w:pStyle w:val="Compact"/>
              <w:jc w:val="center"/>
            </w:pPr>
            <w:r>
              <w:t>-</w:t>
            </w:r>
          </w:p>
        </w:tc>
      </w:tr>
      <w:tr w:rsidR="005D2878" w14:paraId="13DD0852" w14:textId="77777777" w:rsidTr="001A3D54">
        <w:trPr>
          <w:jc w:val="center"/>
        </w:trPr>
        <w:tc>
          <w:tcPr>
            <w:tcW w:w="0" w:type="auto"/>
          </w:tcPr>
          <w:p w14:paraId="13DD084A" w14:textId="77777777" w:rsidR="005D2878" w:rsidRDefault="00E6123A" w:rsidP="001A3D54">
            <w:pPr>
              <w:pStyle w:val="Compact"/>
              <w:jc w:val="center"/>
            </w:pPr>
            <w:r>
              <w:t>2019</w:t>
            </w:r>
          </w:p>
        </w:tc>
        <w:tc>
          <w:tcPr>
            <w:tcW w:w="0" w:type="auto"/>
          </w:tcPr>
          <w:p w14:paraId="13DD084B" w14:textId="77777777" w:rsidR="005D2878" w:rsidRDefault="00E6123A" w:rsidP="001A3D54">
            <w:pPr>
              <w:pStyle w:val="Compact"/>
              <w:jc w:val="center"/>
            </w:pPr>
            <w:r>
              <w:t>Downstream</w:t>
            </w:r>
          </w:p>
        </w:tc>
        <w:tc>
          <w:tcPr>
            <w:tcW w:w="0" w:type="auto"/>
          </w:tcPr>
          <w:p w14:paraId="13DD084C" w14:textId="77777777" w:rsidR="005D2878" w:rsidRDefault="00E6123A" w:rsidP="001A3D54">
            <w:pPr>
              <w:pStyle w:val="Compact"/>
              <w:jc w:val="center"/>
            </w:pPr>
            <w:r>
              <w:t>-</w:t>
            </w:r>
          </w:p>
        </w:tc>
        <w:tc>
          <w:tcPr>
            <w:tcW w:w="0" w:type="auto"/>
          </w:tcPr>
          <w:p w14:paraId="13DD084D" w14:textId="77777777" w:rsidR="005D2878" w:rsidRDefault="00E6123A" w:rsidP="001A3D54">
            <w:pPr>
              <w:pStyle w:val="Compact"/>
              <w:jc w:val="center"/>
            </w:pPr>
            <w:r>
              <w:t>7</w:t>
            </w:r>
          </w:p>
        </w:tc>
        <w:tc>
          <w:tcPr>
            <w:tcW w:w="0" w:type="auto"/>
          </w:tcPr>
          <w:p w14:paraId="13DD084E" w14:textId="77777777" w:rsidR="005D2878" w:rsidRDefault="00E6123A" w:rsidP="001A3D54">
            <w:pPr>
              <w:pStyle w:val="Compact"/>
              <w:jc w:val="center"/>
            </w:pPr>
            <w:r>
              <w:t>-</w:t>
            </w:r>
          </w:p>
        </w:tc>
        <w:tc>
          <w:tcPr>
            <w:tcW w:w="0" w:type="auto"/>
          </w:tcPr>
          <w:p w14:paraId="13DD084F" w14:textId="77777777" w:rsidR="005D2878" w:rsidRDefault="00E6123A" w:rsidP="001A3D54">
            <w:pPr>
              <w:pStyle w:val="Compact"/>
              <w:jc w:val="center"/>
            </w:pPr>
            <w:r>
              <w:t>-</w:t>
            </w:r>
          </w:p>
        </w:tc>
        <w:tc>
          <w:tcPr>
            <w:tcW w:w="0" w:type="auto"/>
          </w:tcPr>
          <w:p w14:paraId="13DD0850" w14:textId="77777777" w:rsidR="005D2878" w:rsidRDefault="00E6123A" w:rsidP="001A3D54">
            <w:pPr>
              <w:pStyle w:val="Compact"/>
              <w:jc w:val="center"/>
            </w:pPr>
            <w:r>
              <w:t>-</w:t>
            </w:r>
          </w:p>
        </w:tc>
        <w:tc>
          <w:tcPr>
            <w:tcW w:w="0" w:type="auto"/>
          </w:tcPr>
          <w:p w14:paraId="13DD0851" w14:textId="77777777" w:rsidR="005D2878" w:rsidRDefault="00E6123A" w:rsidP="001A3D54">
            <w:pPr>
              <w:pStyle w:val="Compact"/>
              <w:jc w:val="center"/>
            </w:pPr>
            <w:r>
              <w:t>5</w:t>
            </w:r>
          </w:p>
        </w:tc>
      </w:tr>
      <w:tr w:rsidR="005D2878" w14:paraId="13DD085B" w14:textId="77777777" w:rsidTr="001A3D54">
        <w:trPr>
          <w:jc w:val="center"/>
        </w:trPr>
        <w:tc>
          <w:tcPr>
            <w:tcW w:w="0" w:type="auto"/>
          </w:tcPr>
          <w:p w14:paraId="13DD0853" w14:textId="77777777" w:rsidR="005D2878" w:rsidRDefault="00E6123A" w:rsidP="001A3D54">
            <w:pPr>
              <w:pStyle w:val="Compact"/>
              <w:jc w:val="center"/>
            </w:pPr>
            <w:r>
              <w:t>2019</w:t>
            </w:r>
          </w:p>
        </w:tc>
        <w:tc>
          <w:tcPr>
            <w:tcW w:w="0" w:type="auto"/>
          </w:tcPr>
          <w:p w14:paraId="13DD0854" w14:textId="77777777" w:rsidR="005D2878" w:rsidRDefault="00E6123A" w:rsidP="001A3D54">
            <w:pPr>
              <w:pStyle w:val="Compact"/>
              <w:jc w:val="center"/>
            </w:pPr>
            <w:r>
              <w:t>Downstream</w:t>
            </w:r>
          </w:p>
        </w:tc>
        <w:tc>
          <w:tcPr>
            <w:tcW w:w="0" w:type="auto"/>
          </w:tcPr>
          <w:p w14:paraId="13DD0855" w14:textId="77777777" w:rsidR="005D2878" w:rsidRDefault="00E6123A" w:rsidP="001A3D54">
            <w:pPr>
              <w:pStyle w:val="Compact"/>
              <w:jc w:val="center"/>
            </w:pPr>
            <w:r>
              <w:t>9</w:t>
            </w:r>
          </w:p>
        </w:tc>
        <w:tc>
          <w:tcPr>
            <w:tcW w:w="0" w:type="auto"/>
          </w:tcPr>
          <w:p w14:paraId="13DD0856" w14:textId="77777777" w:rsidR="005D2878" w:rsidRDefault="00E6123A" w:rsidP="001A3D54">
            <w:pPr>
              <w:pStyle w:val="Compact"/>
              <w:jc w:val="center"/>
            </w:pPr>
            <w:r>
              <w:t>-</w:t>
            </w:r>
          </w:p>
        </w:tc>
        <w:tc>
          <w:tcPr>
            <w:tcW w:w="0" w:type="auto"/>
          </w:tcPr>
          <w:p w14:paraId="13DD0857" w14:textId="77777777" w:rsidR="005D2878" w:rsidRDefault="00E6123A" w:rsidP="001A3D54">
            <w:pPr>
              <w:pStyle w:val="Compact"/>
              <w:jc w:val="center"/>
            </w:pPr>
            <w:r>
              <w:t>-</w:t>
            </w:r>
          </w:p>
        </w:tc>
        <w:tc>
          <w:tcPr>
            <w:tcW w:w="0" w:type="auto"/>
          </w:tcPr>
          <w:p w14:paraId="13DD0858" w14:textId="77777777" w:rsidR="005D2878" w:rsidRDefault="00E6123A" w:rsidP="001A3D54">
            <w:pPr>
              <w:pStyle w:val="Compact"/>
              <w:jc w:val="center"/>
            </w:pPr>
            <w:r>
              <w:t>-</w:t>
            </w:r>
          </w:p>
        </w:tc>
        <w:tc>
          <w:tcPr>
            <w:tcW w:w="0" w:type="auto"/>
          </w:tcPr>
          <w:p w14:paraId="13DD0859" w14:textId="77777777" w:rsidR="005D2878" w:rsidRDefault="00E6123A" w:rsidP="001A3D54">
            <w:pPr>
              <w:pStyle w:val="Compact"/>
              <w:jc w:val="center"/>
            </w:pPr>
            <w:r>
              <w:t>-</w:t>
            </w:r>
          </w:p>
        </w:tc>
        <w:tc>
          <w:tcPr>
            <w:tcW w:w="0" w:type="auto"/>
          </w:tcPr>
          <w:p w14:paraId="13DD085A" w14:textId="77777777" w:rsidR="005D2878" w:rsidRDefault="00E6123A" w:rsidP="001A3D54">
            <w:pPr>
              <w:pStyle w:val="Compact"/>
              <w:jc w:val="center"/>
            </w:pPr>
            <w:r>
              <w:t>7</w:t>
            </w:r>
          </w:p>
        </w:tc>
      </w:tr>
      <w:tr w:rsidR="005D2878" w14:paraId="13DD0864" w14:textId="77777777" w:rsidTr="001A3D54">
        <w:trPr>
          <w:jc w:val="center"/>
        </w:trPr>
        <w:tc>
          <w:tcPr>
            <w:tcW w:w="0" w:type="auto"/>
          </w:tcPr>
          <w:p w14:paraId="13DD085C" w14:textId="77777777" w:rsidR="005D2878" w:rsidRDefault="00E6123A" w:rsidP="001A3D54">
            <w:pPr>
              <w:pStyle w:val="Compact"/>
              <w:jc w:val="center"/>
            </w:pPr>
            <w:r>
              <w:t>2020</w:t>
            </w:r>
          </w:p>
        </w:tc>
        <w:tc>
          <w:tcPr>
            <w:tcW w:w="0" w:type="auto"/>
          </w:tcPr>
          <w:p w14:paraId="13DD085D" w14:textId="77777777" w:rsidR="005D2878" w:rsidRDefault="00E6123A" w:rsidP="001A3D54">
            <w:pPr>
              <w:pStyle w:val="Compact"/>
              <w:jc w:val="center"/>
            </w:pPr>
            <w:r>
              <w:t>Downstream</w:t>
            </w:r>
          </w:p>
        </w:tc>
        <w:tc>
          <w:tcPr>
            <w:tcW w:w="0" w:type="auto"/>
          </w:tcPr>
          <w:p w14:paraId="13DD085E" w14:textId="77777777" w:rsidR="005D2878" w:rsidRDefault="00E6123A" w:rsidP="001A3D54">
            <w:pPr>
              <w:pStyle w:val="Compact"/>
              <w:jc w:val="center"/>
            </w:pPr>
            <w:r>
              <w:t>15</w:t>
            </w:r>
          </w:p>
        </w:tc>
        <w:tc>
          <w:tcPr>
            <w:tcW w:w="0" w:type="auto"/>
          </w:tcPr>
          <w:p w14:paraId="13DD085F" w14:textId="77777777" w:rsidR="005D2878" w:rsidRDefault="00E6123A" w:rsidP="001A3D54">
            <w:pPr>
              <w:pStyle w:val="Compact"/>
              <w:jc w:val="center"/>
            </w:pPr>
            <w:r>
              <w:t>-</w:t>
            </w:r>
          </w:p>
        </w:tc>
        <w:tc>
          <w:tcPr>
            <w:tcW w:w="0" w:type="auto"/>
          </w:tcPr>
          <w:p w14:paraId="13DD0860" w14:textId="77777777" w:rsidR="005D2878" w:rsidRDefault="00E6123A" w:rsidP="001A3D54">
            <w:pPr>
              <w:pStyle w:val="Compact"/>
              <w:jc w:val="center"/>
            </w:pPr>
            <w:r>
              <w:t>12</w:t>
            </w:r>
          </w:p>
        </w:tc>
        <w:tc>
          <w:tcPr>
            <w:tcW w:w="0" w:type="auto"/>
          </w:tcPr>
          <w:p w14:paraId="13DD0861" w14:textId="77777777" w:rsidR="005D2878" w:rsidRDefault="00E6123A" w:rsidP="001A3D54">
            <w:pPr>
              <w:pStyle w:val="Compact"/>
              <w:jc w:val="center"/>
            </w:pPr>
            <w:r>
              <w:t>-</w:t>
            </w:r>
          </w:p>
        </w:tc>
        <w:tc>
          <w:tcPr>
            <w:tcW w:w="0" w:type="auto"/>
          </w:tcPr>
          <w:p w14:paraId="13DD0862" w14:textId="77777777" w:rsidR="005D2878" w:rsidRDefault="00E6123A" w:rsidP="001A3D54">
            <w:pPr>
              <w:pStyle w:val="Compact"/>
              <w:jc w:val="center"/>
            </w:pPr>
            <w:r>
              <w:t>-</w:t>
            </w:r>
          </w:p>
        </w:tc>
        <w:tc>
          <w:tcPr>
            <w:tcW w:w="0" w:type="auto"/>
          </w:tcPr>
          <w:p w14:paraId="13DD0863" w14:textId="77777777" w:rsidR="005D2878" w:rsidRDefault="00E6123A" w:rsidP="001A3D54">
            <w:pPr>
              <w:pStyle w:val="Compact"/>
              <w:jc w:val="center"/>
            </w:pPr>
            <w:r>
              <w:t>-</w:t>
            </w:r>
          </w:p>
        </w:tc>
      </w:tr>
      <w:tr w:rsidR="005D2878" w14:paraId="13DD086D" w14:textId="77777777" w:rsidTr="001A3D54">
        <w:trPr>
          <w:jc w:val="center"/>
        </w:trPr>
        <w:tc>
          <w:tcPr>
            <w:tcW w:w="0" w:type="auto"/>
          </w:tcPr>
          <w:p w14:paraId="13DD0865" w14:textId="77777777" w:rsidR="005D2878" w:rsidRDefault="00E6123A" w:rsidP="001A3D54">
            <w:pPr>
              <w:pStyle w:val="Compact"/>
              <w:jc w:val="center"/>
            </w:pPr>
            <w:r>
              <w:t>2021</w:t>
            </w:r>
          </w:p>
        </w:tc>
        <w:tc>
          <w:tcPr>
            <w:tcW w:w="0" w:type="auto"/>
          </w:tcPr>
          <w:p w14:paraId="13DD0866" w14:textId="77777777" w:rsidR="005D2878" w:rsidRDefault="00E6123A" w:rsidP="001A3D54">
            <w:pPr>
              <w:pStyle w:val="Compact"/>
              <w:jc w:val="center"/>
            </w:pPr>
            <w:r>
              <w:t>Downstream</w:t>
            </w:r>
          </w:p>
        </w:tc>
        <w:tc>
          <w:tcPr>
            <w:tcW w:w="0" w:type="auto"/>
          </w:tcPr>
          <w:p w14:paraId="13DD0867" w14:textId="77777777" w:rsidR="005D2878" w:rsidRDefault="00E6123A" w:rsidP="001A3D54">
            <w:pPr>
              <w:pStyle w:val="Compact"/>
              <w:jc w:val="center"/>
            </w:pPr>
            <w:r>
              <w:t>19</w:t>
            </w:r>
          </w:p>
        </w:tc>
        <w:tc>
          <w:tcPr>
            <w:tcW w:w="0" w:type="auto"/>
          </w:tcPr>
          <w:p w14:paraId="13DD0868" w14:textId="77777777" w:rsidR="005D2878" w:rsidRDefault="00E6123A" w:rsidP="001A3D54">
            <w:pPr>
              <w:pStyle w:val="Compact"/>
              <w:jc w:val="center"/>
            </w:pPr>
            <w:r>
              <w:t>-</w:t>
            </w:r>
          </w:p>
        </w:tc>
        <w:tc>
          <w:tcPr>
            <w:tcW w:w="0" w:type="auto"/>
          </w:tcPr>
          <w:p w14:paraId="13DD0869" w14:textId="77777777" w:rsidR="005D2878" w:rsidRDefault="00E6123A" w:rsidP="001A3D54">
            <w:pPr>
              <w:pStyle w:val="Compact"/>
              <w:jc w:val="center"/>
            </w:pPr>
            <w:r>
              <w:t>19</w:t>
            </w:r>
          </w:p>
        </w:tc>
        <w:tc>
          <w:tcPr>
            <w:tcW w:w="0" w:type="auto"/>
          </w:tcPr>
          <w:p w14:paraId="13DD086A" w14:textId="77777777" w:rsidR="005D2878" w:rsidRDefault="00E6123A" w:rsidP="001A3D54">
            <w:pPr>
              <w:pStyle w:val="Compact"/>
              <w:jc w:val="center"/>
            </w:pPr>
            <w:r>
              <w:t>-</w:t>
            </w:r>
          </w:p>
        </w:tc>
        <w:tc>
          <w:tcPr>
            <w:tcW w:w="0" w:type="auto"/>
          </w:tcPr>
          <w:p w14:paraId="13DD086B" w14:textId="77777777" w:rsidR="005D2878" w:rsidRDefault="00E6123A" w:rsidP="001A3D54">
            <w:pPr>
              <w:pStyle w:val="Compact"/>
              <w:jc w:val="center"/>
            </w:pPr>
            <w:r>
              <w:t>-</w:t>
            </w:r>
          </w:p>
        </w:tc>
        <w:tc>
          <w:tcPr>
            <w:tcW w:w="0" w:type="auto"/>
          </w:tcPr>
          <w:p w14:paraId="13DD086C" w14:textId="77777777" w:rsidR="005D2878" w:rsidRDefault="00E6123A" w:rsidP="001A3D54">
            <w:pPr>
              <w:pStyle w:val="Compact"/>
              <w:jc w:val="center"/>
            </w:pPr>
            <w:r>
              <w:t>-</w:t>
            </w:r>
          </w:p>
        </w:tc>
      </w:tr>
      <w:tr w:rsidR="005D2878" w14:paraId="13DD0876" w14:textId="77777777" w:rsidTr="001A3D54">
        <w:trPr>
          <w:jc w:val="center"/>
        </w:trPr>
        <w:tc>
          <w:tcPr>
            <w:tcW w:w="0" w:type="auto"/>
          </w:tcPr>
          <w:p w14:paraId="13DD086E" w14:textId="77777777" w:rsidR="005D2878" w:rsidRDefault="00E6123A" w:rsidP="001A3D54">
            <w:pPr>
              <w:pStyle w:val="Compact"/>
              <w:jc w:val="center"/>
            </w:pPr>
            <w:r>
              <w:t>2021</w:t>
            </w:r>
          </w:p>
        </w:tc>
        <w:tc>
          <w:tcPr>
            <w:tcW w:w="0" w:type="auto"/>
          </w:tcPr>
          <w:p w14:paraId="13DD086F" w14:textId="77777777" w:rsidR="005D2878" w:rsidRDefault="00E6123A" w:rsidP="001A3D54">
            <w:pPr>
              <w:pStyle w:val="Compact"/>
              <w:jc w:val="center"/>
            </w:pPr>
            <w:r>
              <w:t>Downstream</w:t>
            </w:r>
          </w:p>
        </w:tc>
        <w:tc>
          <w:tcPr>
            <w:tcW w:w="0" w:type="auto"/>
          </w:tcPr>
          <w:p w14:paraId="13DD0870" w14:textId="77777777" w:rsidR="005D2878" w:rsidRDefault="00E6123A" w:rsidP="001A3D54">
            <w:pPr>
              <w:pStyle w:val="Compact"/>
              <w:jc w:val="center"/>
            </w:pPr>
            <w:r>
              <w:t>24</w:t>
            </w:r>
          </w:p>
        </w:tc>
        <w:tc>
          <w:tcPr>
            <w:tcW w:w="0" w:type="auto"/>
          </w:tcPr>
          <w:p w14:paraId="13DD0871" w14:textId="77777777" w:rsidR="005D2878" w:rsidRDefault="00E6123A" w:rsidP="001A3D54">
            <w:pPr>
              <w:pStyle w:val="Compact"/>
              <w:jc w:val="center"/>
            </w:pPr>
            <w:r>
              <w:t>-</w:t>
            </w:r>
          </w:p>
        </w:tc>
        <w:tc>
          <w:tcPr>
            <w:tcW w:w="0" w:type="auto"/>
          </w:tcPr>
          <w:p w14:paraId="13DD0872" w14:textId="77777777" w:rsidR="005D2878" w:rsidRDefault="00E6123A" w:rsidP="001A3D54">
            <w:pPr>
              <w:pStyle w:val="Compact"/>
              <w:jc w:val="center"/>
            </w:pPr>
            <w:r>
              <w:t>-</w:t>
            </w:r>
          </w:p>
        </w:tc>
        <w:tc>
          <w:tcPr>
            <w:tcW w:w="0" w:type="auto"/>
          </w:tcPr>
          <w:p w14:paraId="13DD0873" w14:textId="77777777" w:rsidR="005D2878" w:rsidRDefault="00E6123A" w:rsidP="001A3D54">
            <w:pPr>
              <w:pStyle w:val="Compact"/>
              <w:jc w:val="center"/>
            </w:pPr>
            <w:r>
              <w:t>20</w:t>
            </w:r>
          </w:p>
        </w:tc>
        <w:tc>
          <w:tcPr>
            <w:tcW w:w="0" w:type="auto"/>
          </w:tcPr>
          <w:p w14:paraId="13DD0874" w14:textId="77777777" w:rsidR="005D2878" w:rsidRDefault="00E6123A" w:rsidP="001A3D54">
            <w:pPr>
              <w:pStyle w:val="Compact"/>
              <w:jc w:val="center"/>
            </w:pPr>
            <w:r>
              <w:t>-</w:t>
            </w:r>
          </w:p>
        </w:tc>
        <w:tc>
          <w:tcPr>
            <w:tcW w:w="0" w:type="auto"/>
          </w:tcPr>
          <w:p w14:paraId="13DD0875" w14:textId="77777777" w:rsidR="005D2878" w:rsidRDefault="00E6123A" w:rsidP="001A3D54">
            <w:pPr>
              <w:pStyle w:val="Compact"/>
              <w:jc w:val="center"/>
            </w:pPr>
            <w:r>
              <w:t>-</w:t>
            </w:r>
          </w:p>
        </w:tc>
      </w:tr>
      <w:tr w:rsidR="005D2878" w14:paraId="13DD087F" w14:textId="77777777" w:rsidTr="001A3D54">
        <w:trPr>
          <w:jc w:val="center"/>
        </w:trPr>
        <w:tc>
          <w:tcPr>
            <w:tcW w:w="0" w:type="auto"/>
          </w:tcPr>
          <w:p w14:paraId="13DD0877" w14:textId="77777777" w:rsidR="005D2878" w:rsidRDefault="00E6123A" w:rsidP="001A3D54">
            <w:pPr>
              <w:pStyle w:val="Compact"/>
              <w:jc w:val="center"/>
            </w:pPr>
            <w:r>
              <w:t>2021</w:t>
            </w:r>
          </w:p>
        </w:tc>
        <w:tc>
          <w:tcPr>
            <w:tcW w:w="0" w:type="auto"/>
          </w:tcPr>
          <w:p w14:paraId="13DD0878" w14:textId="77777777" w:rsidR="005D2878" w:rsidRDefault="00E6123A" w:rsidP="001A3D54">
            <w:pPr>
              <w:pStyle w:val="Compact"/>
              <w:jc w:val="center"/>
            </w:pPr>
            <w:r>
              <w:t>Downstream</w:t>
            </w:r>
          </w:p>
        </w:tc>
        <w:tc>
          <w:tcPr>
            <w:tcW w:w="0" w:type="auto"/>
          </w:tcPr>
          <w:p w14:paraId="13DD0879" w14:textId="77777777" w:rsidR="005D2878" w:rsidRDefault="00E6123A" w:rsidP="001A3D54">
            <w:pPr>
              <w:pStyle w:val="Compact"/>
              <w:jc w:val="center"/>
            </w:pPr>
            <w:r>
              <w:t>-</w:t>
            </w:r>
          </w:p>
        </w:tc>
        <w:tc>
          <w:tcPr>
            <w:tcW w:w="0" w:type="auto"/>
          </w:tcPr>
          <w:p w14:paraId="13DD087A" w14:textId="77777777" w:rsidR="005D2878" w:rsidRDefault="00E6123A" w:rsidP="001A3D54">
            <w:pPr>
              <w:pStyle w:val="Compact"/>
              <w:jc w:val="center"/>
            </w:pPr>
            <w:r>
              <w:t>-</w:t>
            </w:r>
          </w:p>
        </w:tc>
        <w:tc>
          <w:tcPr>
            <w:tcW w:w="0" w:type="auto"/>
          </w:tcPr>
          <w:p w14:paraId="13DD087B" w14:textId="77777777" w:rsidR="005D2878" w:rsidRDefault="00E6123A" w:rsidP="001A3D54">
            <w:pPr>
              <w:pStyle w:val="Compact"/>
              <w:jc w:val="center"/>
            </w:pPr>
            <w:r>
              <w:t>6</w:t>
            </w:r>
          </w:p>
        </w:tc>
        <w:tc>
          <w:tcPr>
            <w:tcW w:w="0" w:type="auto"/>
          </w:tcPr>
          <w:p w14:paraId="13DD087C" w14:textId="77777777" w:rsidR="005D2878" w:rsidRDefault="00E6123A" w:rsidP="001A3D54">
            <w:pPr>
              <w:pStyle w:val="Compact"/>
              <w:jc w:val="center"/>
            </w:pPr>
            <w:r>
              <w:t>1</w:t>
            </w:r>
          </w:p>
        </w:tc>
        <w:tc>
          <w:tcPr>
            <w:tcW w:w="0" w:type="auto"/>
          </w:tcPr>
          <w:p w14:paraId="13DD087D" w14:textId="77777777" w:rsidR="005D2878" w:rsidRDefault="00E6123A" w:rsidP="001A3D54">
            <w:pPr>
              <w:pStyle w:val="Compact"/>
              <w:jc w:val="center"/>
            </w:pPr>
            <w:r>
              <w:t>-</w:t>
            </w:r>
          </w:p>
        </w:tc>
        <w:tc>
          <w:tcPr>
            <w:tcW w:w="0" w:type="auto"/>
          </w:tcPr>
          <w:p w14:paraId="13DD087E" w14:textId="77777777" w:rsidR="005D2878" w:rsidRDefault="00E6123A" w:rsidP="001A3D54">
            <w:pPr>
              <w:pStyle w:val="Compact"/>
              <w:jc w:val="center"/>
            </w:pPr>
            <w:r>
              <w:t>-</w:t>
            </w:r>
          </w:p>
        </w:tc>
      </w:tr>
      <w:tr w:rsidR="005D2878" w14:paraId="13DD0888" w14:textId="77777777" w:rsidTr="001A3D54">
        <w:trPr>
          <w:jc w:val="center"/>
        </w:trPr>
        <w:tc>
          <w:tcPr>
            <w:tcW w:w="0" w:type="auto"/>
          </w:tcPr>
          <w:p w14:paraId="13DD0880" w14:textId="77777777" w:rsidR="005D2878" w:rsidRDefault="00E6123A" w:rsidP="001A3D54">
            <w:pPr>
              <w:pStyle w:val="Compact"/>
              <w:jc w:val="center"/>
            </w:pPr>
            <w:r>
              <w:t>2022</w:t>
            </w:r>
          </w:p>
        </w:tc>
        <w:tc>
          <w:tcPr>
            <w:tcW w:w="0" w:type="auto"/>
          </w:tcPr>
          <w:p w14:paraId="13DD0881" w14:textId="77777777" w:rsidR="005D2878" w:rsidRDefault="00E6123A" w:rsidP="001A3D54">
            <w:pPr>
              <w:pStyle w:val="Compact"/>
              <w:jc w:val="center"/>
            </w:pPr>
            <w:r>
              <w:t>Downstream</w:t>
            </w:r>
          </w:p>
        </w:tc>
        <w:tc>
          <w:tcPr>
            <w:tcW w:w="0" w:type="auto"/>
          </w:tcPr>
          <w:p w14:paraId="13DD0882" w14:textId="77777777" w:rsidR="005D2878" w:rsidRDefault="00E6123A" w:rsidP="001A3D54">
            <w:pPr>
              <w:pStyle w:val="Compact"/>
              <w:jc w:val="center"/>
            </w:pPr>
            <w:r>
              <w:t>20</w:t>
            </w:r>
          </w:p>
        </w:tc>
        <w:tc>
          <w:tcPr>
            <w:tcW w:w="0" w:type="auto"/>
          </w:tcPr>
          <w:p w14:paraId="13DD0883" w14:textId="77777777" w:rsidR="005D2878" w:rsidRDefault="00E6123A" w:rsidP="001A3D54">
            <w:pPr>
              <w:pStyle w:val="Compact"/>
              <w:jc w:val="center"/>
            </w:pPr>
            <w:r>
              <w:t>-</w:t>
            </w:r>
          </w:p>
        </w:tc>
        <w:tc>
          <w:tcPr>
            <w:tcW w:w="0" w:type="auto"/>
          </w:tcPr>
          <w:p w14:paraId="13DD0884" w14:textId="77777777" w:rsidR="005D2878" w:rsidRDefault="00E6123A" w:rsidP="001A3D54">
            <w:pPr>
              <w:pStyle w:val="Compact"/>
              <w:jc w:val="center"/>
            </w:pPr>
            <w:r>
              <w:t>-</w:t>
            </w:r>
          </w:p>
        </w:tc>
        <w:tc>
          <w:tcPr>
            <w:tcW w:w="0" w:type="auto"/>
          </w:tcPr>
          <w:p w14:paraId="13DD0885" w14:textId="77777777" w:rsidR="005D2878" w:rsidRDefault="00E6123A" w:rsidP="001A3D54">
            <w:pPr>
              <w:pStyle w:val="Compact"/>
              <w:jc w:val="center"/>
            </w:pPr>
            <w:r>
              <w:t>12</w:t>
            </w:r>
          </w:p>
        </w:tc>
        <w:tc>
          <w:tcPr>
            <w:tcW w:w="0" w:type="auto"/>
          </w:tcPr>
          <w:p w14:paraId="13DD0886" w14:textId="77777777" w:rsidR="005D2878" w:rsidRDefault="00E6123A" w:rsidP="001A3D54">
            <w:pPr>
              <w:pStyle w:val="Compact"/>
              <w:jc w:val="center"/>
            </w:pPr>
            <w:r>
              <w:t>-</w:t>
            </w:r>
          </w:p>
        </w:tc>
        <w:tc>
          <w:tcPr>
            <w:tcW w:w="0" w:type="auto"/>
          </w:tcPr>
          <w:p w14:paraId="13DD0887" w14:textId="77777777" w:rsidR="005D2878" w:rsidRDefault="00E6123A" w:rsidP="001A3D54">
            <w:pPr>
              <w:pStyle w:val="Compact"/>
              <w:jc w:val="center"/>
            </w:pPr>
            <w:r>
              <w:t>-</w:t>
            </w:r>
          </w:p>
        </w:tc>
      </w:tr>
      <w:tr w:rsidR="005D2878" w14:paraId="13DD0891" w14:textId="77777777" w:rsidTr="001A3D54">
        <w:trPr>
          <w:jc w:val="center"/>
        </w:trPr>
        <w:tc>
          <w:tcPr>
            <w:tcW w:w="0" w:type="auto"/>
          </w:tcPr>
          <w:p w14:paraId="13DD0889" w14:textId="77777777" w:rsidR="005D2878" w:rsidRDefault="00E6123A" w:rsidP="001A3D54">
            <w:pPr>
              <w:pStyle w:val="Compact"/>
              <w:jc w:val="center"/>
            </w:pPr>
            <w:r>
              <w:t>2022</w:t>
            </w:r>
          </w:p>
        </w:tc>
        <w:tc>
          <w:tcPr>
            <w:tcW w:w="0" w:type="auto"/>
          </w:tcPr>
          <w:p w14:paraId="13DD088A" w14:textId="77777777" w:rsidR="005D2878" w:rsidRDefault="00E6123A" w:rsidP="001A3D54">
            <w:pPr>
              <w:pStyle w:val="Compact"/>
              <w:jc w:val="center"/>
            </w:pPr>
            <w:r>
              <w:t>Downstream</w:t>
            </w:r>
          </w:p>
        </w:tc>
        <w:tc>
          <w:tcPr>
            <w:tcW w:w="0" w:type="auto"/>
          </w:tcPr>
          <w:p w14:paraId="13DD088B" w14:textId="77777777" w:rsidR="005D2878" w:rsidRDefault="00E6123A" w:rsidP="001A3D54">
            <w:pPr>
              <w:pStyle w:val="Compact"/>
              <w:jc w:val="center"/>
            </w:pPr>
            <w:r>
              <w:t>24</w:t>
            </w:r>
          </w:p>
        </w:tc>
        <w:tc>
          <w:tcPr>
            <w:tcW w:w="0" w:type="auto"/>
          </w:tcPr>
          <w:p w14:paraId="13DD088C" w14:textId="77777777" w:rsidR="005D2878" w:rsidRDefault="00E6123A" w:rsidP="001A3D54">
            <w:pPr>
              <w:pStyle w:val="Compact"/>
              <w:jc w:val="center"/>
            </w:pPr>
            <w:r>
              <w:t>-</w:t>
            </w:r>
          </w:p>
        </w:tc>
        <w:tc>
          <w:tcPr>
            <w:tcW w:w="0" w:type="auto"/>
          </w:tcPr>
          <w:p w14:paraId="13DD088D" w14:textId="77777777" w:rsidR="005D2878" w:rsidRDefault="00E6123A" w:rsidP="001A3D54">
            <w:pPr>
              <w:pStyle w:val="Compact"/>
              <w:jc w:val="center"/>
            </w:pPr>
            <w:r>
              <w:t>-</w:t>
            </w:r>
          </w:p>
        </w:tc>
        <w:tc>
          <w:tcPr>
            <w:tcW w:w="0" w:type="auto"/>
          </w:tcPr>
          <w:p w14:paraId="13DD088E" w14:textId="77777777" w:rsidR="005D2878" w:rsidRDefault="00E6123A" w:rsidP="001A3D54">
            <w:pPr>
              <w:pStyle w:val="Compact"/>
              <w:jc w:val="center"/>
            </w:pPr>
            <w:r>
              <w:t>-</w:t>
            </w:r>
          </w:p>
        </w:tc>
        <w:tc>
          <w:tcPr>
            <w:tcW w:w="0" w:type="auto"/>
          </w:tcPr>
          <w:p w14:paraId="13DD088F" w14:textId="77777777" w:rsidR="005D2878" w:rsidRDefault="00E6123A" w:rsidP="001A3D54">
            <w:pPr>
              <w:pStyle w:val="Compact"/>
              <w:jc w:val="center"/>
            </w:pPr>
            <w:r>
              <w:t>13</w:t>
            </w:r>
          </w:p>
        </w:tc>
        <w:tc>
          <w:tcPr>
            <w:tcW w:w="0" w:type="auto"/>
          </w:tcPr>
          <w:p w14:paraId="13DD0890" w14:textId="77777777" w:rsidR="005D2878" w:rsidRDefault="00E6123A" w:rsidP="001A3D54">
            <w:pPr>
              <w:pStyle w:val="Compact"/>
              <w:jc w:val="center"/>
            </w:pPr>
            <w:r>
              <w:t>-</w:t>
            </w:r>
          </w:p>
        </w:tc>
      </w:tr>
      <w:tr w:rsidR="005D2878" w14:paraId="13DD089A" w14:textId="77777777" w:rsidTr="001A3D54">
        <w:trPr>
          <w:jc w:val="center"/>
        </w:trPr>
        <w:tc>
          <w:tcPr>
            <w:tcW w:w="0" w:type="auto"/>
          </w:tcPr>
          <w:p w14:paraId="13DD0892" w14:textId="77777777" w:rsidR="005D2878" w:rsidRDefault="00E6123A" w:rsidP="001A3D54">
            <w:pPr>
              <w:pStyle w:val="Compact"/>
              <w:jc w:val="center"/>
            </w:pPr>
            <w:r>
              <w:t>2022</w:t>
            </w:r>
          </w:p>
        </w:tc>
        <w:tc>
          <w:tcPr>
            <w:tcW w:w="0" w:type="auto"/>
          </w:tcPr>
          <w:p w14:paraId="13DD0893" w14:textId="77777777" w:rsidR="005D2878" w:rsidRDefault="00E6123A" w:rsidP="001A3D54">
            <w:pPr>
              <w:pStyle w:val="Compact"/>
              <w:jc w:val="center"/>
            </w:pPr>
            <w:r>
              <w:t>Downstream</w:t>
            </w:r>
          </w:p>
        </w:tc>
        <w:tc>
          <w:tcPr>
            <w:tcW w:w="0" w:type="auto"/>
          </w:tcPr>
          <w:p w14:paraId="13DD0894" w14:textId="77777777" w:rsidR="005D2878" w:rsidRDefault="00E6123A" w:rsidP="001A3D54">
            <w:pPr>
              <w:pStyle w:val="Compact"/>
              <w:jc w:val="center"/>
            </w:pPr>
            <w:r>
              <w:t>-</w:t>
            </w:r>
          </w:p>
        </w:tc>
        <w:tc>
          <w:tcPr>
            <w:tcW w:w="0" w:type="auto"/>
          </w:tcPr>
          <w:p w14:paraId="13DD0895" w14:textId="77777777" w:rsidR="005D2878" w:rsidRDefault="00E6123A" w:rsidP="001A3D54">
            <w:pPr>
              <w:pStyle w:val="Compact"/>
              <w:jc w:val="center"/>
            </w:pPr>
            <w:r>
              <w:t>-</w:t>
            </w:r>
          </w:p>
        </w:tc>
        <w:tc>
          <w:tcPr>
            <w:tcW w:w="0" w:type="auto"/>
          </w:tcPr>
          <w:p w14:paraId="13DD0896" w14:textId="77777777" w:rsidR="005D2878" w:rsidRDefault="00E6123A" w:rsidP="001A3D54">
            <w:pPr>
              <w:pStyle w:val="Compact"/>
              <w:jc w:val="center"/>
            </w:pPr>
            <w:r>
              <w:t>-</w:t>
            </w:r>
          </w:p>
        </w:tc>
        <w:tc>
          <w:tcPr>
            <w:tcW w:w="0" w:type="auto"/>
          </w:tcPr>
          <w:p w14:paraId="13DD0897" w14:textId="77777777" w:rsidR="005D2878" w:rsidRDefault="00E6123A" w:rsidP="001A3D54">
            <w:pPr>
              <w:pStyle w:val="Compact"/>
              <w:jc w:val="center"/>
            </w:pPr>
            <w:r>
              <w:t>9</w:t>
            </w:r>
          </w:p>
        </w:tc>
        <w:tc>
          <w:tcPr>
            <w:tcW w:w="0" w:type="auto"/>
          </w:tcPr>
          <w:p w14:paraId="13DD0898" w14:textId="77777777" w:rsidR="005D2878" w:rsidRDefault="00E6123A" w:rsidP="001A3D54">
            <w:pPr>
              <w:pStyle w:val="Compact"/>
              <w:jc w:val="center"/>
            </w:pPr>
            <w:r>
              <w:t>6</w:t>
            </w:r>
          </w:p>
        </w:tc>
        <w:tc>
          <w:tcPr>
            <w:tcW w:w="0" w:type="auto"/>
          </w:tcPr>
          <w:p w14:paraId="13DD0899" w14:textId="77777777" w:rsidR="005D2878" w:rsidRDefault="00E6123A" w:rsidP="001A3D54">
            <w:pPr>
              <w:pStyle w:val="Compact"/>
              <w:jc w:val="center"/>
            </w:pPr>
            <w:r>
              <w:t>-</w:t>
            </w:r>
          </w:p>
        </w:tc>
      </w:tr>
    </w:tbl>
    <w:p w14:paraId="13DD089B" w14:textId="55BCC6A5" w:rsidR="005D2878" w:rsidRDefault="00E6123A">
      <w:pPr>
        <w:pStyle w:val="BodyText"/>
      </w:pPr>
      <w:r>
        <w:t xml:space="preserve">The correlation coefficient between each pair of observers, by direction, </w:t>
      </w:r>
      <w:proofErr w:type="gramStart"/>
      <w:r>
        <w:t xml:space="preserve">is </w:t>
      </w:r>
      <w:r w:rsidRPr="005C4B23">
        <w:rPr>
          <w:strike/>
          <w:color w:val="FF0000"/>
          <w:highlight w:val="yellow"/>
          <w:rPrChange w:id="52" w:author="Cooper, Randy V (DFW)" w:date="2023-10-27T14:45:00Z">
            <w:rPr/>
          </w:rPrChange>
        </w:rPr>
        <w:t>show</w:t>
      </w:r>
      <w:proofErr w:type="gramEnd"/>
      <w:r w:rsidRPr="005C4B23">
        <w:rPr>
          <w:color w:val="FF0000"/>
          <w:highlight w:val="yellow"/>
          <w:rPrChange w:id="53" w:author="Cooper, Randy V (DFW)" w:date="2023-10-27T14:45:00Z">
            <w:rPr/>
          </w:rPrChange>
        </w:rPr>
        <w:t xml:space="preserve"> </w:t>
      </w:r>
      <w:ins w:id="54" w:author="Cooper, Randy V (DFW)" w:date="2023-10-27T14:12:00Z">
        <w:r w:rsidR="00EF02AE" w:rsidRPr="005C4B23">
          <w:rPr>
            <w:color w:val="FF0000"/>
            <w:highlight w:val="yellow"/>
            <w:rPrChange w:id="55" w:author="Cooper, Randy V (DFW)" w:date="2023-10-27T14:45:00Z">
              <w:rPr/>
            </w:rPrChange>
          </w:rPr>
          <w:t>shown</w:t>
        </w:r>
        <w:r w:rsidR="00EF02AE" w:rsidRPr="00EF02AE">
          <w:rPr>
            <w:color w:val="FF0000"/>
            <w:rPrChange w:id="56" w:author="Cooper, Randy V (DFW)" w:date="2023-10-27T14:13:00Z">
              <w:rPr/>
            </w:rPrChange>
          </w:rPr>
          <w:t xml:space="preserve"> </w:t>
        </w:r>
      </w:ins>
      <w:r>
        <w:t xml:space="preserve">in Table 4.2. Except for observer GB, </w:t>
      </w:r>
      <w:proofErr w:type="spellStart"/>
      <w:r w:rsidRPr="00E272DA">
        <w:rPr>
          <w:strike/>
          <w:color w:val="FF0000"/>
          <w:highlight w:val="yellow"/>
          <w:rPrChange w:id="57" w:author="Cooper, Randy V (DFW)" w:date="2023-10-27T17:25:00Z">
            <w:rPr/>
          </w:rPrChange>
        </w:rPr>
        <w:t>C</w:t>
      </w:r>
      <w:ins w:id="58" w:author="Cooper, Randy V (DFW)" w:date="2023-10-27T17:25:00Z">
        <w:r w:rsidR="00E272DA" w:rsidRPr="00E272DA">
          <w:rPr>
            <w:color w:val="FF0000"/>
            <w:highlight w:val="yellow"/>
            <w:rPrChange w:id="59" w:author="Cooper, Randy V (DFW)" w:date="2023-10-27T17:25:00Z">
              <w:rPr>
                <w:strike/>
                <w:color w:val="FF0000"/>
              </w:rPr>
            </w:rPrChange>
          </w:rPr>
          <w:t>c</w:t>
        </w:r>
      </w:ins>
      <w:r w:rsidRPr="00E272DA">
        <w:rPr>
          <w:color w:val="FF0000"/>
          <w:rPrChange w:id="60" w:author="Cooper, Randy V (DFW)" w:date="2023-10-27T17:25:00Z">
            <w:rPr/>
          </w:rPrChange>
        </w:rPr>
        <w:t>orrelation</w:t>
      </w:r>
      <w:r w:rsidRPr="00E272DA">
        <w:rPr>
          <w:strike/>
          <w:color w:val="FF0000"/>
          <w:rPrChange w:id="61" w:author="Cooper, Randy V (DFW)" w:date="2023-10-27T17:24:00Z">
            <w:rPr/>
          </w:rPrChange>
        </w:rPr>
        <w:t>s</w:t>
      </w:r>
      <w:proofErr w:type="spellEnd"/>
      <w:r>
        <w:t xml:space="preserve"> for upstream moving fish were all greater than 0.95, while the </w:t>
      </w:r>
      <w:r>
        <w:lastRenderedPageBreak/>
        <w:t>correlation coefficients for downstream moving fish ranged from -0.25 to 0.87. Several of the weakest correlations did correspond with lower numbers of observed fish.</w:t>
      </w:r>
    </w:p>
    <w:p w14:paraId="13DD089C" w14:textId="77777777" w:rsidR="005D2878" w:rsidRDefault="00E6123A">
      <w:pPr>
        <w:pStyle w:val="TableCaption"/>
      </w:pPr>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68"/>
        <w:gridCol w:w="725"/>
        <w:gridCol w:w="725"/>
        <w:gridCol w:w="835"/>
        <w:gridCol w:w="1128"/>
        <w:gridCol w:w="1128"/>
        <w:gridCol w:w="785"/>
      </w:tblGrid>
      <w:tr w:rsidR="005D2878" w14:paraId="13DD08A4"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89D" w14:textId="77777777" w:rsidR="005D2878" w:rsidRDefault="00E6123A" w:rsidP="001A3D54">
            <w:pPr>
              <w:pStyle w:val="Compact"/>
              <w:jc w:val="center"/>
            </w:pPr>
            <w:r>
              <w:t>Direction</w:t>
            </w:r>
          </w:p>
        </w:tc>
        <w:tc>
          <w:tcPr>
            <w:tcW w:w="0" w:type="auto"/>
          </w:tcPr>
          <w:p w14:paraId="13DD089E" w14:textId="77777777" w:rsidR="005D2878" w:rsidRDefault="00E6123A" w:rsidP="001A3D54">
            <w:pPr>
              <w:pStyle w:val="Compact"/>
              <w:jc w:val="center"/>
            </w:pPr>
            <w:r>
              <w:t>Obs 1</w:t>
            </w:r>
          </w:p>
        </w:tc>
        <w:tc>
          <w:tcPr>
            <w:tcW w:w="0" w:type="auto"/>
          </w:tcPr>
          <w:p w14:paraId="13DD089F" w14:textId="77777777" w:rsidR="005D2878" w:rsidRDefault="00E6123A" w:rsidP="001A3D54">
            <w:pPr>
              <w:pStyle w:val="Compact"/>
              <w:jc w:val="center"/>
            </w:pPr>
            <w:r>
              <w:t>Obs 2</w:t>
            </w:r>
          </w:p>
        </w:tc>
        <w:tc>
          <w:tcPr>
            <w:tcW w:w="0" w:type="auto"/>
          </w:tcPr>
          <w:p w14:paraId="13DD08A0" w14:textId="77777777" w:rsidR="005D2878" w:rsidRDefault="00E6123A" w:rsidP="001A3D54">
            <w:pPr>
              <w:pStyle w:val="Compact"/>
              <w:jc w:val="center"/>
            </w:pPr>
            <w:r>
              <w:t>N Days</w:t>
            </w:r>
          </w:p>
        </w:tc>
        <w:tc>
          <w:tcPr>
            <w:tcW w:w="0" w:type="auto"/>
          </w:tcPr>
          <w:p w14:paraId="13DD08A1" w14:textId="77777777" w:rsidR="005D2878" w:rsidRDefault="00E6123A" w:rsidP="001A3D54">
            <w:pPr>
              <w:pStyle w:val="Compact"/>
              <w:jc w:val="center"/>
            </w:pPr>
            <w:r>
              <w:t>Obs 1 Fish</w:t>
            </w:r>
          </w:p>
        </w:tc>
        <w:tc>
          <w:tcPr>
            <w:tcW w:w="0" w:type="auto"/>
          </w:tcPr>
          <w:p w14:paraId="13DD08A2" w14:textId="77777777" w:rsidR="005D2878" w:rsidRDefault="00E6123A" w:rsidP="001A3D54">
            <w:pPr>
              <w:pStyle w:val="Compact"/>
              <w:jc w:val="center"/>
            </w:pPr>
            <w:r>
              <w:t>Obs 2 Fish</w:t>
            </w:r>
          </w:p>
        </w:tc>
        <w:tc>
          <w:tcPr>
            <w:tcW w:w="0" w:type="auto"/>
          </w:tcPr>
          <w:p w14:paraId="13DD08A3" w14:textId="77777777" w:rsidR="005D2878" w:rsidRDefault="00E6123A" w:rsidP="001A3D54">
            <w:pPr>
              <w:pStyle w:val="Compact"/>
              <w:jc w:val="center"/>
            </w:pPr>
            <w:r>
              <w:t>r</w:t>
            </w:r>
          </w:p>
        </w:tc>
      </w:tr>
      <w:tr w:rsidR="005D2878" w14:paraId="13DD08AC" w14:textId="77777777" w:rsidTr="001A3D54">
        <w:trPr>
          <w:jc w:val="center"/>
        </w:trPr>
        <w:tc>
          <w:tcPr>
            <w:tcW w:w="0" w:type="auto"/>
          </w:tcPr>
          <w:p w14:paraId="13DD08A5" w14:textId="77777777" w:rsidR="005D2878" w:rsidRDefault="00E6123A" w:rsidP="001A3D54">
            <w:pPr>
              <w:pStyle w:val="Compact"/>
              <w:jc w:val="center"/>
            </w:pPr>
            <w:r>
              <w:t>Upstream</w:t>
            </w:r>
          </w:p>
        </w:tc>
        <w:tc>
          <w:tcPr>
            <w:tcW w:w="0" w:type="auto"/>
          </w:tcPr>
          <w:p w14:paraId="13DD08A6" w14:textId="77777777" w:rsidR="005D2878" w:rsidRDefault="00E6123A" w:rsidP="001A3D54">
            <w:pPr>
              <w:pStyle w:val="Compact"/>
              <w:jc w:val="center"/>
            </w:pPr>
            <w:r>
              <w:t>AS</w:t>
            </w:r>
          </w:p>
        </w:tc>
        <w:tc>
          <w:tcPr>
            <w:tcW w:w="0" w:type="auto"/>
          </w:tcPr>
          <w:p w14:paraId="13DD08A7" w14:textId="77777777" w:rsidR="005D2878" w:rsidRDefault="00E6123A" w:rsidP="001A3D54">
            <w:pPr>
              <w:pStyle w:val="Compact"/>
              <w:jc w:val="center"/>
            </w:pPr>
            <w:r>
              <w:t>JG</w:t>
            </w:r>
          </w:p>
        </w:tc>
        <w:tc>
          <w:tcPr>
            <w:tcW w:w="0" w:type="auto"/>
          </w:tcPr>
          <w:p w14:paraId="13DD08A8" w14:textId="77777777" w:rsidR="005D2878" w:rsidRDefault="00E6123A" w:rsidP="001A3D54">
            <w:pPr>
              <w:pStyle w:val="Compact"/>
              <w:jc w:val="center"/>
            </w:pPr>
            <w:r>
              <w:t>5</w:t>
            </w:r>
          </w:p>
        </w:tc>
        <w:tc>
          <w:tcPr>
            <w:tcW w:w="0" w:type="auto"/>
          </w:tcPr>
          <w:p w14:paraId="13DD08A9" w14:textId="77777777" w:rsidR="005D2878" w:rsidRDefault="00E6123A" w:rsidP="001A3D54">
            <w:pPr>
              <w:pStyle w:val="Compact"/>
              <w:jc w:val="center"/>
            </w:pPr>
            <w:r>
              <w:t>38</w:t>
            </w:r>
          </w:p>
        </w:tc>
        <w:tc>
          <w:tcPr>
            <w:tcW w:w="0" w:type="auto"/>
          </w:tcPr>
          <w:p w14:paraId="13DD08AA" w14:textId="77777777" w:rsidR="005D2878" w:rsidRDefault="00E6123A" w:rsidP="001A3D54">
            <w:pPr>
              <w:pStyle w:val="Compact"/>
              <w:jc w:val="center"/>
            </w:pPr>
            <w:r>
              <w:t>37</w:t>
            </w:r>
          </w:p>
        </w:tc>
        <w:tc>
          <w:tcPr>
            <w:tcW w:w="0" w:type="auto"/>
          </w:tcPr>
          <w:p w14:paraId="13DD08AB" w14:textId="77777777" w:rsidR="005D2878" w:rsidRDefault="00E6123A" w:rsidP="001A3D54">
            <w:pPr>
              <w:pStyle w:val="Compact"/>
              <w:jc w:val="center"/>
            </w:pPr>
            <w:r>
              <w:t>0.998</w:t>
            </w:r>
          </w:p>
        </w:tc>
      </w:tr>
      <w:tr w:rsidR="005D2878" w14:paraId="13DD08B4" w14:textId="77777777" w:rsidTr="001A3D54">
        <w:trPr>
          <w:jc w:val="center"/>
        </w:trPr>
        <w:tc>
          <w:tcPr>
            <w:tcW w:w="0" w:type="auto"/>
          </w:tcPr>
          <w:p w14:paraId="13DD08AD" w14:textId="77777777" w:rsidR="005D2878" w:rsidRDefault="00E6123A" w:rsidP="001A3D54">
            <w:pPr>
              <w:pStyle w:val="Compact"/>
              <w:jc w:val="center"/>
            </w:pPr>
            <w:r>
              <w:t>Upstream</w:t>
            </w:r>
          </w:p>
        </w:tc>
        <w:tc>
          <w:tcPr>
            <w:tcW w:w="0" w:type="auto"/>
          </w:tcPr>
          <w:p w14:paraId="13DD08AE" w14:textId="77777777" w:rsidR="005D2878" w:rsidRDefault="00E6123A" w:rsidP="001A3D54">
            <w:pPr>
              <w:pStyle w:val="Compact"/>
              <w:jc w:val="center"/>
            </w:pPr>
            <w:r>
              <w:t>BC</w:t>
            </w:r>
          </w:p>
        </w:tc>
        <w:tc>
          <w:tcPr>
            <w:tcW w:w="0" w:type="auto"/>
          </w:tcPr>
          <w:p w14:paraId="13DD08AF" w14:textId="77777777" w:rsidR="005D2878" w:rsidRDefault="00E6123A" w:rsidP="001A3D54">
            <w:pPr>
              <w:pStyle w:val="Compact"/>
              <w:jc w:val="center"/>
            </w:pPr>
            <w:r>
              <w:t>JG</w:t>
            </w:r>
          </w:p>
        </w:tc>
        <w:tc>
          <w:tcPr>
            <w:tcW w:w="0" w:type="auto"/>
          </w:tcPr>
          <w:p w14:paraId="13DD08B0" w14:textId="77777777" w:rsidR="005D2878" w:rsidRDefault="00E6123A" w:rsidP="001A3D54">
            <w:pPr>
              <w:pStyle w:val="Compact"/>
              <w:jc w:val="center"/>
            </w:pPr>
            <w:r>
              <w:t>5</w:t>
            </w:r>
          </w:p>
        </w:tc>
        <w:tc>
          <w:tcPr>
            <w:tcW w:w="0" w:type="auto"/>
          </w:tcPr>
          <w:p w14:paraId="13DD08B1" w14:textId="77777777" w:rsidR="005D2878" w:rsidRDefault="00E6123A" w:rsidP="001A3D54">
            <w:pPr>
              <w:pStyle w:val="Compact"/>
              <w:jc w:val="center"/>
            </w:pPr>
            <w:r>
              <w:t>38</w:t>
            </w:r>
          </w:p>
        </w:tc>
        <w:tc>
          <w:tcPr>
            <w:tcW w:w="0" w:type="auto"/>
          </w:tcPr>
          <w:p w14:paraId="13DD08B2" w14:textId="77777777" w:rsidR="005D2878" w:rsidRDefault="00E6123A" w:rsidP="001A3D54">
            <w:pPr>
              <w:pStyle w:val="Compact"/>
              <w:jc w:val="center"/>
            </w:pPr>
            <w:r>
              <w:t>37</w:t>
            </w:r>
          </w:p>
        </w:tc>
        <w:tc>
          <w:tcPr>
            <w:tcW w:w="0" w:type="auto"/>
          </w:tcPr>
          <w:p w14:paraId="13DD08B3" w14:textId="77777777" w:rsidR="005D2878" w:rsidRDefault="00E6123A" w:rsidP="001A3D54">
            <w:pPr>
              <w:pStyle w:val="Compact"/>
              <w:jc w:val="center"/>
            </w:pPr>
            <w:r>
              <w:t>0.995</w:t>
            </w:r>
          </w:p>
        </w:tc>
      </w:tr>
      <w:tr w:rsidR="005D2878" w14:paraId="13DD08BC" w14:textId="77777777" w:rsidTr="001A3D54">
        <w:trPr>
          <w:jc w:val="center"/>
        </w:trPr>
        <w:tc>
          <w:tcPr>
            <w:tcW w:w="0" w:type="auto"/>
          </w:tcPr>
          <w:p w14:paraId="13DD08B5" w14:textId="77777777" w:rsidR="005D2878" w:rsidRDefault="00E6123A" w:rsidP="001A3D54">
            <w:pPr>
              <w:pStyle w:val="Compact"/>
              <w:jc w:val="center"/>
            </w:pPr>
            <w:r>
              <w:t>Upstream</w:t>
            </w:r>
          </w:p>
        </w:tc>
        <w:tc>
          <w:tcPr>
            <w:tcW w:w="0" w:type="auto"/>
          </w:tcPr>
          <w:p w14:paraId="13DD08B6" w14:textId="77777777" w:rsidR="005D2878" w:rsidRDefault="00E6123A" w:rsidP="001A3D54">
            <w:pPr>
              <w:pStyle w:val="Compact"/>
              <w:jc w:val="center"/>
            </w:pPr>
            <w:r>
              <w:t>AS</w:t>
            </w:r>
          </w:p>
        </w:tc>
        <w:tc>
          <w:tcPr>
            <w:tcW w:w="0" w:type="auto"/>
          </w:tcPr>
          <w:p w14:paraId="13DD08B7" w14:textId="77777777" w:rsidR="005D2878" w:rsidRDefault="00E6123A" w:rsidP="001A3D54">
            <w:pPr>
              <w:pStyle w:val="Compact"/>
              <w:jc w:val="center"/>
            </w:pPr>
            <w:r>
              <w:t>BC</w:t>
            </w:r>
          </w:p>
        </w:tc>
        <w:tc>
          <w:tcPr>
            <w:tcW w:w="0" w:type="auto"/>
          </w:tcPr>
          <w:p w14:paraId="13DD08B8" w14:textId="77777777" w:rsidR="005D2878" w:rsidRDefault="00E6123A" w:rsidP="001A3D54">
            <w:pPr>
              <w:pStyle w:val="Compact"/>
              <w:jc w:val="center"/>
            </w:pPr>
            <w:r>
              <w:t>5</w:t>
            </w:r>
          </w:p>
        </w:tc>
        <w:tc>
          <w:tcPr>
            <w:tcW w:w="0" w:type="auto"/>
          </w:tcPr>
          <w:p w14:paraId="13DD08B9" w14:textId="77777777" w:rsidR="005D2878" w:rsidRDefault="00E6123A" w:rsidP="001A3D54">
            <w:pPr>
              <w:pStyle w:val="Compact"/>
              <w:jc w:val="center"/>
            </w:pPr>
            <w:r>
              <w:t>38</w:t>
            </w:r>
          </w:p>
        </w:tc>
        <w:tc>
          <w:tcPr>
            <w:tcW w:w="0" w:type="auto"/>
          </w:tcPr>
          <w:p w14:paraId="13DD08BA" w14:textId="77777777" w:rsidR="005D2878" w:rsidRDefault="00E6123A" w:rsidP="001A3D54">
            <w:pPr>
              <w:pStyle w:val="Compact"/>
              <w:jc w:val="center"/>
            </w:pPr>
            <w:r>
              <w:t>38</w:t>
            </w:r>
          </w:p>
        </w:tc>
        <w:tc>
          <w:tcPr>
            <w:tcW w:w="0" w:type="auto"/>
          </w:tcPr>
          <w:p w14:paraId="13DD08BB" w14:textId="77777777" w:rsidR="005D2878" w:rsidRDefault="00E6123A" w:rsidP="001A3D54">
            <w:pPr>
              <w:pStyle w:val="Compact"/>
              <w:jc w:val="center"/>
            </w:pPr>
            <w:r>
              <w:t>0.991</w:t>
            </w:r>
          </w:p>
        </w:tc>
      </w:tr>
      <w:tr w:rsidR="005D2878" w14:paraId="13DD08C4" w14:textId="77777777" w:rsidTr="001A3D54">
        <w:trPr>
          <w:jc w:val="center"/>
        </w:trPr>
        <w:tc>
          <w:tcPr>
            <w:tcW w:w="0" w:type="auto"/>
          </w:tcPr>
          <w:p w14:paraId="13DD08BD" w14:textId="77777777" w:rsidR="005D2878" w:rsidRDefault="00E6123A" w:rsidP="001A3D54">
            <w:pPr>
              <w:pStyle w:val="Compact"/>
              <w:jc w:val="center"/>
            </w:pPr>
            <w:r>
              <w:t>Upstream</w:t>
            </w:r>
          </w:p>
        </w:tc>
        <w:tc>
          <w:tcPr>
            <w:tcW w:w="0" w:type="auto"/>
          </w:tcPr>
          <w:p w14:paraId="13DD08BE" w14:textId="77777777" w:rsidR="005D2878" w:rsidRDefault="00E6123A" w:rsidP="001A3D54">
            <w:pPr>
              <w:pStyle w:val="Compact"/>
              <w:jc w:val="center"/>
            </w:pPr>
            <w:r>
              <w:t>AS</w:t>
            </w:r>
          </w:p>
        </w:tc>
        <w:tc>
          <w:tcPr>
            <w:tcW w:w="0" w:type="auto"/>
          </w:tcPr>
          <w:p w14:paraId="13DD08BF" w14:textId="77777777" w:rsidR="005D2878" w:rsidRDefault="00E6123A" w:rsidP="001A3D54">
            <w:pPr>
              <w:pStyle w:val="Compact"/>
              <w:jc w:val="center"/>
            </w:pPr>
            <w:r>
              <w:t>BT</w:t>
            </w:r>
          </w:p>
        </w:tc>
        <w:tc>
          <w:tcPr>
            <w:tcW w:w="0" w:type="auto"/>
          </w:tcPr>
          <w:p w14:paraId="13DD08C0" w14:textId="77777777" w:rsidR="005D2878" w:rsidRDefault="00E6123A" w:rsidP="001A3D54">
            <w:pPr>
              <w:pStyle w:val="Compact"/>
              <w:jc w:val="center"/>
            </w:pPr>
            <w:r>
              <w:t>11</w:t>
            </w:r>
          </w:p>
        </w:tc>
        <w:tc>
          <w:tcPr>
            <w:tcW w:w="0" w:type="auto"/>
          </w:tcPr>
          <w:p w14:paraId="13DD08C1" w14:textId="77777777" w:rsidR="005D2878" w:rsidRDefault="00E6123A" w:rsidP="001A3D54">
            <w:pPr>
              <w:pStyle w:val="Compact"/>
              <w:jc w:val="center"/>
            </w:pPr>
            <w:r>
              <w:t>45</w:t>
            </w:r>
          </w:p>
        </w:tc>
        <w:tc>
          <w:tcPr>
            <w:tcW w:w="0" w:type="auto"/>
          </w:tcPr>
          <w:p w14:paraId="13DD08C2" w14:textId="77777777" w:rsidR="005D2878" w:rsidRDefault="00E6123A" w:rsidP="001A3D54">
            <w:pPr>
              <w:pStyle w:val="Compact"/>
              <w:jc w:val="center"/>
            </w:pPr>
            <w:r>
              <w:t>45</w:t>
            </w:r>
          </w:p>
        </w:tc>
        <w:tc>
          <w:tcPr>
            <w:tcW w:w="0" w:type="auto"/>
          </w:tcPr>
          <w:p w14:paraId="13DD08C3" w14:textId="77777777" w:rsidR="005D2878" w:rsidRDefault="00E6123A" w:rsidP="001A3D54">
            <w:pPr>
              <w:pStyle w:val="Compact"/>
              <w:jc w:val="center"/>
            </w:pPr>
            <w:r>
              <w:t>0.976</w:t>
            </w:r>
          </w:p>
        </w:tc>
      </w:tr>
      <w:tr w:rsidR="005D2878" w14:paraId="13DD08CC" w14:textId="77777777" w:rsidTr="001A3D54">
        <w:trPr>
          <w:jc w:val="center"/>
        </w:trPr>
        <w:tc>
          <w:tcPr>
            <w:tcW w:w="0" w:type="auto"/>
          </w:tcPr>
          <w:p w14:paraId="13DD08C5" w14:textId="77777777" w:rsidR="005D2878" w:rsidRDefault="00E6123A" w:rsidP="001A3D54">
            <w:pPr>
              <w:pStyle w:val="Compact"/>
              <w:jc w:val="center"/>
            </w:pPr>
            <w:r>
              <w:t>Upstream</w:t>
            </w:r>
          </w:p>
        </w:tc>
        <w:tc>
          <w:tcPr>
            <w:tcW w:w="0" w:type="auto"/>
          </w:tcPr>
          <w:p w14:paraId="13DD08C6" w14:textId="77777777" w:rsidR="005D2878" w:rsidRDefault="00E6123A" w:rsidP="001A3D54">
            <w:pPr>
              <w:pStyle w:val="Compact"/>
              <w:jc w:val="center"/>
            </w:pPr>
            <w:r>
              <w:t>AS</w:t>
            </w:r>
          </w:p>
        </w:tc>
        <w:tc>
          <w:tcPr>
            <w:tcW w:w="0" w:type="auto"/>
          </w:tcPr>
          <w:p w14:paraId="13DD08C7" w14:textId="77777777" w:rsidR="005D2878" w:rsidRDefault="00E6123A" w:rsidP="001A3D54">
            <w:pPr>
              <w:pStyle w:val="Compact"/>
              <w:jc w:val="center"/>
            </w:pPr>
            <w:r>
              <w:t>CS</w:t>
            </w:r>
          </w:p>
        </w:tc>
        <w:tc>
          <w:tcPr>
            <w:tcW w:w="0" w:type="auto"/>
          </w:tcPr>
          <w:p w14:paraId="13DD08C8" w14:textId="77777777" w:rsidR="005D2878" w:rsidRDefault="00E6123A" w:rsidP="001A3D54">
            <w:pPr>
              <w:pStyle w:val="Compact"/>
              <w:jc w:val="center"/>
            </w:pPr>
            <w:r>
              <w:t>15</w:t>
            </w:r>
          </w:p>
        </w:tc>
        <w:tc>
          <w:tcPr>
            <w:tcW w:w="0" w:type="auto"/>
          </w:tcPr>
          <w:p w14:paraId="13DD08C9" w14:textId="77777777" w:rsidR="005D2878" w:rsidRDefault="00E6123A" w:rsidP="001A3D54">
            <w:pPr>
              <w:pStyle w:val="Compact"/>
              <w:jc w:val="center"/>
            </w:pPr>
            <w:r>
              <w:t>73</w:t>
            </w:r>
          </w:p>
        </w:tc>
        <w:tc>
          <w:tcPr>
            <w:tcW w:w="0" w:type="auto"/>
          </w:tcPr>
          <w:p w14:paraId="13DD08CA" w14:textId="77777777" w:rsidR="005D2878" w:rsidRDefault="00E6123A" w:rsidP="001A3D54">
            <w:pPr>
              <w:pStyle w:val="Compact"/>
              <w:jc w:val="center"/>
            </w:pPr>
            <w:r>
              <w:t>74</w:t>
            </w:r>
          </w:p>
        </w:tc>
        <w:tc>
          <w:tcPr>
            <w:tcW w:w="0" w:type="auto"/>
          </w:tcPr>
          <w:p w14:paraId="13DD08CB" w14:textId="77777777" w:rsidR="005D2878" w:rsidRDefault="00E6123A" w:rsidP="001A3D54">
            <w:pPr>
              <w:pStyle w:val="Compact"/>
              <w:jc w:val="center"/>
            </w:pPr>
            <w:r>
              <w:t>0.951</w:t>
            </w:r>
          </w:p>
        </w:tc>
      </w:tr>
      <w:tr w:rsidR="005D2878" w14:paraId="13DD08D4" w14:textId="77777777" w:rsidTr="008250AA">
        <w:trPr>
          <w:jc w:val="center"/>
        </w:trPr>
        <w:tc>
          <w:tcPr>
            <w:tcW w:w="0" w:type="auto"/>
          </w:tcPr>
          <w:p w14:paraId="13DD08CD" w14:textId="77777777" w:rsidR="005D2878" w:rsidRDefault="00E6123A" w:rsidP="001A3D54">
            <w:pPr>
              <w:pStyle w:val="Compact"/>
              <w:jc w:val="center"/>
            </w:pPr>
            <w:r>
              <w:t>Upstream</w:t>
            </w:r>
          </w:p>
        </w:tc>
        <w:tc>
          <w:tcPr>
            <w:tcW w:w="0" w:type="auto"/>
          </w:tcPr>
          <w:p w14:paraId="13DD08CE" w14:textId="77777777" w:rsidR="005D2878" w:rsidRDefault="00E6123A" w:rsidP="001A3D54">
            <w:pPr>
              <w:pStyle w:val="Compact"/>
              <w:jc w:val="center"/>
            </w:pPr>
            <w:r>
              <w:t>CS</w:t>
            </w:r>
          </w:p>
        </w:tc>
        <w:tc>
          <w:tcPr>
            <w:tcW w:w="0" w:type="auto"/>
          </w:tcPr>
          <w:p w14:paraId="13DD08CF" w14:textId="77777777" w:rsidR="005D2878" w:rsidRDefault="00E6123A" w:rsidP="001A3D54">
            <w:pPr>
              <w:pStyle w:val="Compact"/>
              <w:jc w:val="center"/>
            </w:pPr>
            <w:r>
              <w:t>GB</w:t>
            </w:r>
          </w:p>
        </w:tc>
        <w:tc>
          <w:tcPr>
            <w:tcW w:w="0" w:type="auto"/>
          </w:tcPr>
          <w:p w14:paraId="13DD08D0" w14:textId="77777777" w:rsidR="005D2878" w:rsidRDefault="00E6123A" w:rsidP="001A3D54">
            <w:pPr>
              <w:pStyle w:val="Compact"/>
              <w:jc w:val="center"/>
            </w:pPr>
            <w:r>
              <w:t>8</w:t>
            </w:r>
          </w:p>
        </w:tc>
        <w:tc>
          <w:tcPr>
            <w:tcW w:w="0" w:type="auto"/>
          </w:tcPr>
          <w:p w14:paraId="13DD08D1" w14:textId="77777777" w:rsidR="005D2878" w:rsidRDefault="00E6123A" w:rsidP="001A3D54">
            <w:pPr>
              <w:pStyle w:val="Compact"/>
              <w:jc w:val="center"/>
            </w:pPr>
            <w:r>
              <w:t>46</w:t>
            </w:r>
          </w:p>
        </w:tc>
        <w:tc>
          <w:tcPr>
            <w:tcW w:w="0" w:type="auto"/>
          </w:tcPr>
          <w:p w14:paraId="13DD08D2" w14:textId="77777777" w:rsidR="005D2878" w:rsidRDefault="00E6123A" w:rsidP="001A3D54">
            <w:pPr>
              <w:pStyle w:val="Compact"/>
              <w:jc w:val="center"/>
            </w:pPr>
            <w:r>
              <w:t>42</w:t>
            </w:r>
          </w:p>
        </w:tc>
        <w:tc>
          <w:tcPr>
            <w:tcW w:w="0" w:type="auto"/>
          </w:tcPr>
          <w:p w14:paraId="13DD08D3" w14:textId="77777777" w:rsidR="005D2878" w:rsidRDefault="00E6123A" w:rsidP="001A3D54">
            <w:pPr>
              <w:pStyle w:val="Compact"/>
              <w:jc w:val="center"/>
            </w:pPr>
            <w:r>
              <w:t>0.495</w:t>
            </w:r>
          </w:p>
        </w:tc>
      </w:tr>
      <w:tr w:rsidR="005D2878" w14:paraId="13DD08DC" w14:textId="77777777" w:rsidTr="008250AA">
        <w:trPr>
          <w:jc w:val="center"/>
        </w:trPr>
        <w:tc>
          <w:tcPr>
            <w:tcW w:w="0" w:type="auto"/>
            <w:tcBorders>
              <w:bottom w:val="single" w:sz="4" w:space="0" w:color="auto"/>
            </w:tcBorders>
          </w:tcPr>
          <w:p w14:paraId="13DD08D5" w14:textId="77777777" w:rsidR="005D2878" w:rsidRDefault="00E6123A" w:rsidP="001A3D54">
            <w:pPr>
              <w:pStyle w:val="Compact"/>
              <w:jc w:val="center"/>
            </w:pPr>
            <w:r>
              <w:t>Upstream</w:t>
            </w:r>
          </w:p>
        </w:tc>
        <w:tc>
          <w:tcPr>
            <w:tcW w:w="0" w:type="auto"/>
            <w:tcBorders>
              <w:bottom w:val="single" w:sz="4" w:space="0" w:color="auto"/>
            </w:tcBorders>
          </w:tcPr>
          <w:p w14:paraId="13DD08D6" w14:textId="77777777" w:rsidR="005D2878" w:rsidRDefault="00E6123A" w:rsidP="001A3D54">
            <w:pPr>
              <w:pStyle w:val="Compact"/>
              <w:jc w:val="center"/>
            </w:pPr>
            <w:r>
              <w:t>AS</w:t>
            </w:r>
          </w:p>
        </w:tc>
        <w:tc>
          <w:tcPr>
            <w:tcW w:w="0" w:type="auto"/>
            <w:tcBorders>
              <w:bottom w:val="single" w:sz="4" w:space="0" w:color="auto"/>
            </w:tcBorders>
          </w:tcPr>
          <w:p w14:paraId="13DD08D7" w14:textId="77777777" w:rsidR="005D2878" w:rsidRDefault="00E6123A" w:rsidP="001A3D54">
            <w:pPr>
              <w:pStyle w:val="Compact"/>
              <w:jc w:val="center"/>
            </w:pPr>
            <w:r>
              <w:t>GB</w:t>
            </w:r>
          </w:p>
        </w:tc>
        <w:tc>
          <w:tcPr>
            <w:tcW w:w="0" w:type="auto"/>
            <w:tcBorders>
              <w:bottom w:val="single" w:sz="4" w:space="0" w:color="auto"/>
            </w:tcBorders>
          </w:tcPr>
          <w:p w14:paraId="13DD08D8" w14:textId="77777777" w:rsidR="005D2878" w:rsidRDefault="00E6123A" w:rsidP="001A3D54">
            <w:pPr>
              <w:pStyle w:val="Compact"/>
              <w:jc w:val="center"/>
            </w:pPr>
            <w:r>
              <w:t>10</w:t>
            </w:r>
          </w:p>
        </w:tc>
        <w:tc>
          <w:tcPr>
            <w:tcW w:w="0" w:type="auto"/>
            <w:tcBorders>
              <w:bottom w:val="single" w:sz="4" w:space="0" w:color="auto"/>
            </w:tcBorders>
          </w:tcPr>
          <w:p w14:paraId="13DD08D9" w14:textId="77777777" w:rsidR="005D2878" w:rsidRDefault="00E6123A" w:rsidP="001A3D54">
            <w:pPr>
              <w:pStyle w:val="Compact"/>
              <w:jc w:val="center"/>
            </w:pPr>
            <w:r>
              <w:t>54</w:t>
            </w:r>
          </w:p>
        </w:tc>
        <w:tc>
          <w:tcPr>
            <w:tcW w:w="0" w:type="auto"/>
            <w:tcBorders>
              <w:bottom w:val="single" w:sz="4" w:space="0" w:color="auto"/>
            </w:tcBorders>
          </w:tcPr>
          <w:p w14:paraId="13DD08DA" w14:textId="77777777" w:rsidR="005D2878" w:rsidRDefault="00E6123A" w:rsidP="001A3D54">
            <w:pPr>
              <w:pStyle w:val="Compact"/>
              <w:jc w:val="center"/>
            </w:pPr>
            <w:r>
              <w:t>42</w:t>
            </w:r>
          </w:p>
        </w:tc>
        <w:tc>
          <w:tcPr>
            <w:tcW w:w="0" w:type="auto"/>
            <w:tcBorders>
              <w:bottom w:val="single" w:sz="4" w:space="0" w:color="auto"/>
            </w:tcBorders>
          </w:tcPr>
          <w:p w14:paraId="13DD08DB" w14:textId="77777777" w:rsidR="005D2878" w:rsidRDefault="00E6123A" w:rsidP="001A3D54">
            <w:pPr>
              <w:pStyle w:val="Compact"/>
              <w:jc w:val="center"/>
            </w:pPr>
            <w:r>
              <w:t>0.404</w:t>
            </w:r>
          </w:p>
        </w:tc>
      </w:tr>
      <w:tr w:rsidR="005D2878" w14:paraId="13DD08E4" w14:textId="77777777" w:rsidTr="008250AA">
        <w:trPr>
          <w:jc w:val="center"/>
        </w:trPr>
        <w:tc>
          <w:tcPr>
            <w:tcW w:w="0" w:type="auto"/>
            <w:tcBorders>
              <w:top w:val="single" w:sz="4" w:space="0" w:color="auto"/>
            </w:tcBorders>
          </w:tcPr>
          <w:p w14:paraId="13DD08DD" w14:textId="77777777" w:rsidR="005D2878" w:rsidRDefault="00E6123A" w:rsidP="001A3D54">
            <w:pPr>
              <w:pStyle w:val="Compact"/>
              <w:jc w:val="center"/>
            </w:pPr>
            <w:r>
              <w:t>Downstream</w:t>
            </w:r>
          </w:p>
        </w:tc>
        <w:tc>
          <w:tcPr>
            <w:tcW w:w="0" w:type="auto"/>
            <w:tcBorders>
              <w:top w:val="single" w:sz="4" w:space="0" w:color="auto"/>
            </w:tcBorders>
          </w:tcPr>
          <w:p w14:paraId="13DD08DE" w14:textId="77777777" w:rsidR="005D2878" w:rsidRDefault="00E6123A" w:rsidP="001A3D54">
            <w:pPr>
              <w:pStyle w:val="Compact"/>
              <w:jc w:val="center"/>
            </w:pPr>
            <w:r>
              <w:t>AS</w:t>
            </w:r>
          </w:p>
        </w:tc>
        <w:tc>
          <w:tcPr>
            <w:tcW w:w="0" w:type="auto"/>
            <w:tcBorders>
              <w:top w:val="single" w:sz="4" w:space="0" w:color="auto"/>
            </w:tcBorders>
          </w:tcPr>
          <w:p w14:paraId="13DD08DF" w14:textId="77777777" w:rsidR="005D2878" w:rsidRDefault="00E6123A" w:rsidP="001A3D54">
            <w:pPr>
              <w:pStyle w:val="Compact"/>
              <w:jc w:val="center"/>
            </w:pPr>
            <w:r>
              <w:t>BC</w:t>
            </w:r>
          </w:p>
        </w:tc>
        <w:tc>
          <w:tcPr>
            <w:tcW w:w="0" w:type="auto"/>
            <w:tcBorders>
              <w:top w:val="single" w:sz="4" w:space="0" w:color="auto"/>
            </w:tcBorders>
          </w:tcPr>
          <w:p w14:paraId="13DD08E0" w14:textId="77777777" w:rsidR="005D2878" w:rsidRDefault="00E6123A" w:rsidP="001A3D54">
            <w:pPr>
              <w:pStyle w:val="Compact"/>
              <w:jc w:val="center"/>
            </w:pPr>
            <w:r>
              <w:t>3</w:t>
            </w:r>
          </w:p>
        </w:tc>
        <w:tc>
          <w:tcPr>
            <w:tcW w:w="0" w:type="auto"/>
            <w:tcBorders>
              <w:top w:val="single" w:sz="4" w:space="0" w:color="auto"/>
            </w:tcBorders>
          </w:tcPr>
          <w:p w14:paraId="13DD08E1" w14:textId="77777777" w:rsidR="005D2878" w:rsidRDefault="00E6123A" w:rsidP="001A3D54">
            <w:pPr>
              <w:pStyle w:val="Compact"/>
              <w:jc w:val="center"/>
            </w:pPr>
            <w:r>
              <w:t>6</w:t>
            </w:r>
          </w:p>
        </w:tc>
        <w:tc>
          <w:tcPr>
            <w:tcW w:w="0" w:type="auto"/>
            <w:tcBorders>
              <w:top w:val="single" w:sz="4" w:space="0" w:color="auto"/>
            </w:tcBorders>
          </w:tcPr>
          <w:p w14:paraId="13DD08E2" w14:textId="77777777" w:rsidR="005D2878" w:rsidRDefault="00E6123A" w:rsidP="001A3D54">
            <w:pPr>
              <w:pStyle w:val="Compact"/>
              <w:jc w:val="center"/>
            </w:pPr>
            <w:r>
              <w:t>7</w:t>
            </w:r>
          </w:p>
        </w:tc>
        <w:tc>
          <w:tcPr>
            <w:tcW w:w="0" w:type="auto"/>
            <w:tcBorders>
              <w:top w:val="single" w:sz="4" w:space="0" w:color="auto"/>
            </w:tcBorders>
          </w:tcPr>
          <w:p w14:paraId="13DD08E3" w14:textId="77777777" w:rsidR="005D2878" w:rsidRDefault="00E6123A" w:rsidP="001A3D54">
            <w:pPr>
              <w:pStyle w:val="Compact"/>
              <w:jc w:val="center"/>
            </w:pPr>
            <w:r>
              <w:t>0.866</w:t>
            </w:r>
          </w:p>
        </w:tc>
      </w:tr>
      <w:tr w:rsidR="005D2878" w14:paraId="13DD08EC" w14:textId="77777777" w:rsidTr="001A3D54">
        <w:trPr>
          <w:jc w:val="center"/>
        </w:trPr>
        <w:tc>
          <w:tcPr>
            <w:tcW w:w="0" w:type="auto"/>
          </w:tcPr>
          <w:p w14:paraId="13DD08E5" w14:textId="77777777" w:rsidR="005D2878" w:rsidRDefault="00E6123A" w:rsidP="001A3D54">
            <w:pPr>
              <w:pStyle w:val="Compact"/>
              <w:jc w:val="center"/>
            </w:pPr>
            <w:r>
              <w:t>Downstream</w:t>
            </w:r>
          </w:p>
        </w:tc>
        <w:tc>
          <w:tcPr>
            <w:tcW w:w="0" w:type="auto"/>
          </w:tcPr>
          <w:p w14:paraId="13DD08E6" w14:textId="77777777" w:rsidR="005D2878" w:rsidRDefault="00E6123A" w:rsidP="001A3D54">
            <w:pPr>
              <w:pStyle w:val="Compact"/>
              <w:jc w:val="center"/>
            </w:pPr>
            <w:r>
              <w:t>AS</w:t>
            </w:r>
          </w:p>
        </w:tc>
        <w:tc>
          <w:tcPr>
            <w:tcW w:w="0" w:type="auto"/>
          </w:tcPr>
          <w:p w14:paraId="13DD08E7" w14:textId="77777777" w:rsidR="005D2878" w:rsidRDefault="00E6123A" w:rsidP="001A3D54">
            <w:pPr>
              <w:pStyle w:val="Compact"/>
              <w:jc w:val="center"/>
            </w:pPr>
            <w:r>
              <w:t>BT</w:t>
            </w:r>
          </w:p>
        </w:tc>
        <w:tc>
          <w:tcPr>
            <w:tcW w:w="0" w:type="auto"/>
          </w:tcPr>
          <w:p w14:paraId="13DD08E8" w14:textId="77777777" w:rsidR="005D2878" w:rsidRDefault="00E6123A" w:rsidP="001A3D54">
            <w:pPr>
              <w:pStyle w:val="Compact"/>
              <w:jc w:val="center"/>
            </w:pPr>
            <w:r>
              <w:t>10</w:t>
            </w:r>
          </w:p>
        </w:tc>
        <w:tc>
          <w:tcPr>
            <w:tcW w:w="0" w:type="auto"/>
          </w:tcPr>
          <w:p w14:paraId="13DD08E9" w14:textId="77777777" w:rsidR="005D2878" w:rsidRDefault="00E6123A" w:rsidP="001A3D54">
            <w:pPr>
              <w:pStyle w:val="Compact"/>
              <w:jc w:val="center"/>
            </w:pPr>
            <w:r>
              <w:t>34</w:t>
            </w:r>
          </w:p>
        </w:tc>
        <w:tc>
          <w:tcPr>
            <w:tcW w:w="0" w:type="auto"/>
          </w:tcPr>
          <w:p w14:paraId="13DD08EA" w14:textId="77777777" w:rsidR="005D2878" w:rsidRDefault="00E6123A" w:rsidP="001A3D54">
            <w:pPr>
              <w:pStyle w:val="Compact"/>
              <w:jc w:val="center"/>
            </w:pPr>
            <w:r>
              <w:t>31</w:t>
            </w:r>
          </w:p>
        </w:tc>
        <w:tc>
          <w:tcPr>
            <w:tcW w:w="0" w:type="auto"/>
          </w:tcPr>
          <w:p w14:paraId="13DD08EB" w14:textId="77777777" w:rsidR="005D2878" w:rsidRDefault="00E6123A" w:rsidP="001A3D54">
            <w:pPr>
              <w:pStyle w:val="Compact"/>
              <w:jc w:val="center"/>
            </w:pPr>
            <w:r>
              <w:t>0.863</w:t>
            </w:r>
          </w:p>
        </w:tc>
      </w:tr>
      <w:tr w:rsidR="005D2878" w14:paraId="13DD08F4" w14:textId="77777777" w:rsidTr="001A3D54">
        <w:trPr>
          <w:jc w:val="center"/>
        </w:trPr>
        <w:tc>
          <w:tcPr>
            <w:tcW w:w="0" w:type="auto"/>
          </w:tcPr>
          <w:p w14:paraId="13DD08ED" w14:textId="77777777" w:rsidR="005D2878" w:rsidRDefault="00E6123A" w:rsidP="001A3D54">
            <w:pPr>
              <w:pStyle w:val="Compact"/>
              <w:jc w:val="center"/>
            </w:pPr>
            <w:r>
              <w:t>Downstream</w:t>
            </w:r>
          </w:p>
        </w:tc>
        <w:tc>
          <w:tcPr>
            <w:tcW w:w="0" w:type="auto"/>
          </w:tcPr>
          <w:p w14:paraId="13DD08EE" w14:textId="77777777" w:rsidR="005D2878" w:rsidRDefault="00E6123A" w:rsidP="001A3D54">
            <w:pPr>
              <w:pStyle w:val="Compact"/>
              <w:jc w:val="center"/>
            </w:pPr>
            <w:r>
              <w:t>AS</w:t>
            </w:r>
          </w:p>
        </w:tc>
        <w:tc>
          <w:tcPr>
            <w:tcW w:w="0" w:type="auto"/>
          </w:tcPr>
          <w:p w14:paraId="13DD08EF" w14:textId="77777777" w:rsidR="005D2878" w:rsidRDefault="00E6123A" w:rsidP="001A3D54">
            <w:pPr>
              <w:pStyle w:val="Compact"/>
              <w:jc w:val="center"/>
            </w:pPr>
            <w:r>
              <w:t>CS</w:t>
            </w:r>
          </w:p>
        </w:tc>
        <w:tc>
          <w:tcPr>
            <w:tcW w:w="0" w:type="auto"/>
          </w:tcPr>
          <w:p w14:paraId="13DD08F0" w14:textId="77777777" w:rsidR="005D2878" w:rsidRDefault="00E6123A" w:rsidP="001A3D54">
            <w:pPr>
              <w:pStyle w:val="Compact"/>
              <w:jc w:val="center"/>
            </w:pPr>
            <w:r>
              <w:t>14</w:t>
            </w:r>
          </w:p>
        </w:tc>
        <w:tc>
          <w:tcPr>
            <w:tcW w:w="0" w:type="auto"/>
          </w:tcPr>
          <w:p w14:paraId="13DD08F1" w14:textId="77777777" w:rsidR="005D2878" w:rsidRDefault="00E6123A" w:rsidP="001A3D54">
            <w:pPr>
              <w:pStyle w:val="Compact"/>
              <w:jc w:val="center"/>
            </w:pPr>
            <w:r>
              <w:t>44</w:t>
            </w:r>
          </w:p>
        </w:tc>
        <w:tc>
          <w:tcPr>
            <w:tcW w:w="0" w:type="auto"/>
          </w:tcPr>
          <w:p w14:paraId="13DD08F2" w14:textId="77777777" w:rsidR="005D2878" w:rsidRDefault="00E6123A" w:rsidP="001A3D54">
            <w:pPr>
              <w:pStyle w:val="Compact"/>
              <w:jc w:val="center"/>
            </w:pPr>
            <w:r>
              <w:t>33</w:t>
            </w:r>
          </w:p>
        </w:tc>
        <w:tc>
          <w:tcPr>
            <w:tcW w:w="0" w:type="auto"/>
          </w:tcPr>
          <w:p w14:paraId="13DD08F3" w14:textId="77777777" w:rsidR="005D2878" w:rsidRDefault="00E6123A" w:rsidP="001A3D54">
            <w:pPr>
              <w:pStyle w:val="Compact"/>
              <w:jc w:val="center"/>
            </w:pPr>
            <w:r>
              <w:t>0.654</w:t>
            </w:r>
          </w:p>
        </w:tc>
      </w:tr>
      <w:tr w:rsidR="005D2878" w14:paraId="13DD08FC" w14:textId="77777777" w:rsidTr="001A3D54">
        <w:trPr>
          <w:jc w:val="center"/>
        </w:trPr>
        <w:tc>
          <w:tcPr>
            <w:tcW w:w="0" w:type="auto"/>
          </w:tcPr>
          <w:p w14:paraId="13DD08F5" w14:textId="77777777" w:rsidR="005D2878" w:rsidRDefault="00E6123A" w:rsidP="001A3D54">
            <w:pPr>
              <w:pStyle w:val="Compact"/>
              <w:jc w:val="center"/>
            </w:pPr>
            <w:r>
              <w:t>Downstream</w:t>
            </w:r>
          </w:p>
        </w:tc>
        <w:tc>
          <w:tcPr>
            <w:tcW w:w="0" w:type="auto"/>
          </w:tcPr>
          <w:p w14:paraId="13DD08F6" w14:textId="77777777" w:rsidR="005D2878" w:rsidRDefault="00E6123A" w:rsidP="001A3D54">
            <w:pPr>
              <w:pStyle w:val="Compact"/>
              <w:jc w:val="center"/>
            </w:pPr>
            <w:r>
              <w:t>AS</w:t>
            </w:r>
          </w:p>
        </w:tc>
        <w:tc>
          <w:tcPr>
            <w:tcW w:w="0" w:type="auto"/>
          </w:tcPr>
          <w:p w14:paraId="13DD08F7" w14:textId="77777777" w:rsidR="005D2878" w:rsidRDefault="00E6123A" w:rsidP="001A3D54">
            <w:pPr>
              <w:pStyle w:val="Compact"/>
              <w:jc w:val="center"/>
            </w:pPr>
            <w:r>
              <w:t>GB</w:t>
            </w:r>
          </w:p>
        </w:tc>
        <w:tc>
          <w:tcPr>
            <w:tcW w:w="0" w:type="auto"/>
          </w:tcPr>
          <w:p w14:paraId="13DD08F8" w14:textId="77777777" w:rsidR="005D2878" w:rsidRDefault="00E6123A" w:rsidP="001A3D54">
            <w:pPr>
              <w:pStyle w:val="Compact"/>
              <w:jc w:val="center"/>
            </w:pPr>
            <w:r>
              <w:t>7</w:t>
            </w:r>
          </w:p>
        </w:tc>
        <w:tc>
          <w:tcPr>
            <w:tcW w:w="0" w:type="auto"/>
          </w:tcPr>
          <w:p w14:paraId="13DD08F9" w14:textId="77777777" w:rsidR="005D2878" w:rsidRDefault="00E6123A" w:rsidP="001A3D54">
            <w:pPr>
              <w:pStyle w:val="Compact"/>
              <w:jc w:val="center"/>
            </w:pPr>
            <w:r>
              <w:t>24</w:t>
            </w:r>
          </w:p>
        </w:tc>
        <w:tc>
          <w:tcPr>
            <w:tcW w:w="0" w:type="auto"/>
          </w:tcPr>
          <w:p w14:paraId="13DD08FA" w14:textId="77777777" w:rsidR="005D2878" w:rsidRDefault="00E6123A" w:rsidP="001A3D54">
            <w:pPr>
              <w:pStyle w:val="Compact"/>
              <w:jc w:val="center"/>
            </w:pPr>
            <w:r>
              <w:t>13</w:t>
            </w:r>
          </w:p>
        </w:tc>
        <w:tc>
          <w:tcPr>
            <w:tcW w:w="0" w:type="auto"/>
          </w:tcPr>
          <w:p w14:paraId="13DD08FB" w14:textId="77777777" w:rsidR="005D2878" w:rsidRDefault="00E6123A" w:rsidP="001A3D54">
            <w:pPr>
              <w:pStyle w:val="Compact"/>
              <w:jc w:val="center"/>
            </w:pPr>
            <w:r>
              <w:t>0.541</w:t>
            </w:r>
          </w:p>
        </w:tc>
      </w:tr>
      <w:tr w:rsidR="005D2878" w14:paraId="13DD0904" w14:textId="77777777" w:rsidTr="001A3D54">
        <w:trPr>
          <w:jc w:val="center"/>
        </w:trPr>
        <w:tc>
          <w:tcPr>
            <w:tcW w:w="0" w:type="auto"/>
          </w:tcPr>
          <w:p w14:paraId="13DD08FD" w14:textId="77777777" w:rsidR="005D2878" w:rsidRDefault="00E6123A" w:rsidP="001A3D54">
            <w:pPr>
              <w:pStyle w:val="Compact"/>
              <w:jc w:val="center"/>
            </w:pPr>
            <w:r>
              <w:t>Downstream</w:t>
            </w:r>
          </w:p>
        </w:tc>
        <w:tc>
          <w:tcPr>
            <w:tcW w:w="0" w:type="auto"/>
          </w:tcPr>
          <w:p w14:paraId="13DD08FE" w14:textId="77777777" w:rsidR="005D2878" w:rsidRDefault="00E6123A" w:rsidP="001A3D54">
            <w:pPr>
              <w:pStyle w:val="Compact"/>
              <w:jc w:val="center"/>
            </w:pPr>
            <w:r>
              <w:t>BC</w:t>
            </w:r>
          </w:p>
        </w:tc>
        <w:tc>
          <w:tcPr>
            <w:tcW w:w="0" w:type="auto"/>
          </w:tcPr>
          <w:p w14:paraId="13DD08FF" w14:textId="77777777" w:rsidR="005D2878" w:rsidRDefault="00E6123A" w:rsidP="001A3D54">
            <w:pPr>
              <w:pStyle w:val="Compact"/>
              <w:jc w:val="center"/>
            </w:pPr>
            <w:r>
              <w:t>JG</w:t>
            </w:r>
          </w:p>
        </w:tc>
        <w:tc>
          <w:tcPr>
            <w:tcW w:w="0" w:type="auto"/>
          </w:tcPr>
          <w:p w14:paraId="13DD0900" w14:textId="77777777" w:rsidR="005D2878" w:rsidRDefault="00E6123A" w:rsidP="001A3D54">
            <w:pPr>
              <w:pStyle w:val="Compact"/>
              <w:jc w:val="center"/>
            </w:pPr>
            <w:r>
              <w:t>3</w:t>
            </w:r>
          </w:p>
        </w:tc>
        <w:tc>
          <w:tcPr>
            <w:tcW w:w="0" w:type="auto"/>
          </w:tcPr>
          <w:p w14:paraId="13DD0901" w14:textId="77777777" w:rsidR="005D2878" w:rsidRDefault="00E6123A" w:rsidP="001A3D54">
            <w:pPr>
              <w:pStyle w:val="Compact"/>
              <w:jc w:val="center"/>
            </w:pPr>
            <w:r>
              <w:t>7</w:t>
            </w:r>
          </w:p>
        </w:tc>
        <w:tc>
          <w:tcPr>
            <w:tcW w:w="0" w:type="auto"/>
          </w:tcPr>
          <w:p w14:paraId="13DD0902" w14:textId="77777777" w:rsidR="005D2878" w:rsidRDefault="00E6123A" w:rsidP="001A3D54">
            <w:pPr>
              <w:pStyle w:val="Compact"/>
              <w:jc w:val="center"/>
            </w:pPr>
            <w:r>
              <w:t>7</w:t>
            </w:r>
          </w:p>
        </w:tc>
        <w:tc>
          <w:tcPr>
            <w:tcW w:w="0" w:type="auto"/>
          </w:tcPr>
          <w:p w14:paraId="13DD0903" w14:textId="77777777" w:rsidR="005D2878" w:rsidRDefault="00E6123A" w:rsidP="001A3D54">
            <w:pPr>
              <w:pStyle w:val="Compact"/>
              <w:jc w:val="center"/>
            </w:pPr>
            <w:r>
              <w:t>0.500</w:t>
            </w:r>
          </w:p>
        </w:tc>
      </w:tr>
      <w:tr w:rsidR="005D2878" w14:paraId="13DD090C" w14:textId="77777777" w:rsidTr="001A3D54">
        <w:trPr>
          <w:jc w:val="center"/>
        </w:trPr>
        <w:tc>
          <w:tcPr>
            <w:tcW w:w="0" w:type="auto"/>
          </w:tcPr>
          <w:p w14:paraId="13DD0905" w14:textId="77777777" w:rsidR="005D2878" w:rsidRDefault="00E6123A" w:rsidP="001A3D54">
            <w:pPr>
              <w:pStyle w:val="Compact"/>
              <w:jc w:val="center"/>
            </w:pPr>
            <w:r>
              <w:t>Downstream</w:t>
            </w:r>
          </w:p>
        </w:tc>
        <w:tc>
          <w:tcPr>
            <w:tcW w:w="0" w:type="auto"/>
          </w:tcPr>
          <w:p w14:paraId="13DD0906" w14:textId="77777777" w:rsidR="005D2878" w:rsidRDefault="00E6123A" w:rsidP="001A3D54">
            <w:pPr>
              <w:pStyle w:val="Compact"/>
              <w:jc w:val="center"/>
            </w:pPr>
            <w:r>
              <w:t>AS</w:t>
            </w:r>
          </w:p>
        </w:tc>
        <w:tc>
          <w:tcPr>
            <w:tcW w:w="0" w:type="auto"/>
          </w:tcPr>
          <w:p w14:paraId="13DD0907" w14:textId="77777777" w:rsidR="005D2878" w:rsidRDefault="00E6123A" w:rsidP="001A3D54">
            <w:pPr>
              <w:pStyle w:val="Compact"/>
              <w:jc w:val="center"/>
            </w:pPr>
            <w:r>
              <w:t>JG</w:t>
            </w:r>
          </w:p>
        </w:tc>
        <w:tc>
          <w:tcPr>
            <w:tcW w:w="0" w:type="auto"/>
          </w:tcPr>
          <w:p w14:paraId="13DD0908" w14:textId="77777777" w:rsidR="005D2878" w:rsidRDefault="00E6123A" w:rsidP="001A3D54">
            <w:pPr>
              <w:pStyle w:val="Compact"/>
              <w:jc w:val="center"/>
            </w:pPr>
            <w:r>
              <w:t>4</w:t>
            </w:r>
          </w:p>
        </w:tc>
        <w:tc>
          <w:tcPr>
            <w:tcW w:w="0" w:type="auto"/>
          </w:tcPr>
          <w:p w14:paraId="13DD0909" w14:textId="77777777" w:rsidR="005D2878" w:rsidRDefault="00E6123A" w:rsidP="001A3D54">
            <w:pPr>
              <w:pStyle w:val="Compact"/>
              <w:jc w:val="center"/>
            </w:pPr>
            <w:r>
              <w:t>9</w:t>
            </w:r>
          </w:p>
        </w:tc>
        <w:tc>
          <w:tcPr>
            <w:tcW w:w="0" w:type="auto"/>
          </w:tcPr>
          <w:p w14:paraId="13DD090A" w14:textId="77777777" w:rsidR="005D2878" w:rsidRDefault="00E6123A" w:rsidP="001A3D54">
            <w:pPr>
              <w:pStyle w:val="Compact"/>
              <w:jc w:val="center"/>
            </w:pPr>
            <w:r>
              <w:t>7</w:t>
            </w:r>
          </w:p>
        </w:tc>
        <w:tc>
          <w:tcPr>
            <w:tcW w:w="0" w:type="auto"/>
          </w:tcPr>
          <w:p w14:paraId="13DD090B" w14:textId="77777777" w:rsidR="005D2878" w:rsidRDefault="00E6123A" w:rsidP="001A3D54">
            <w:pPr>
              <w:pStyle w:val="Compact"/>
              <w:jc w:val="center"/>
            </w:pPr>
            <w:r>
              <w:t>0.174</w:t>
            </w:r>
          </w:p>
        </w:tc>
      </w:tr>
      <w:tr w:rsidR="005D2878" w14:paraId="13DD0914" w14:textId="77777777" w:rsidTr="001A3D54">
        <w:trPr>
          <w:jc w:val="center"/>
        </w:trPr>
        <w:tc>
          <w:tcPr>
            <w:tcW w:w="0" w:type="auto"/>
          </w:tcPr>
          <w:p w14:paraId="13DD090D" w14:textId="77777777" w:rsidR="005D2878" w:rsidRDefault="00E6123A" w:rsidP="001A3D54">
            <w:pPr>
              <w:pStyle w:val="Compact"/>
              <w:jc w:val="center"/>
            </w:pPr>
            <w:r>
              <w:t>Downstream</w:t>
            </w:r>
          </w:p>
        </w:tc>
        <w:tc>
          <w:tcPr>
            <w:tcW w:w="0" w:type="auto"/>
          </w:tcPr>
          <w:p w14:paraId="13DD090E" w14:textId="77777777" w:rsidR="005D2878" w:rsidRDefault="00E6123A" w:rsidP="001A3D54">
            <w:pPr>
              <w:pStyle w:val="Compact"/>
              <w:jc w:val="center"/>
            </w:pPr>
            <w:r>
              <w:t>CS</w:t>
            </w:r>
          </w:p>
        </w:tc>
        <w:tc>
          <w:tcPr>
            <w:tcW w:w="0" w:type="auto"/>
          </w:tcPr>
          <w:p w14:paraId="13DD090F" w14:textId="77777777" w:rsidR="005D2878" w:rsidRDefault="00E6123A" w:rsidP="001A3D54">
            <w:pPr>
              <w:pStyle w:val="Compact"/>
              <w:jc w:val="center"/>
            </w:pPr>
            <w:r>
              <w:t>GB</w:t>
            </w:r>
          </w:p>
        </w:tc>
        <w:tc>
          <w:tcPr>
            <w:tcW w:w="0" w:type="auto"/>
          </w:tcPr>
          <w:p w14:paraId="13DD0910" w14:textId="77777777" w:rsidR="005D2878" w:rsidRDefault="00E6123A" w:rsidP="001A3D54">
            <w:pPr>
              <w:pStyle w:val="Compact"/>
              <w:jc w:val="center"/>
            </w:pPr>
            <w:r>
              <w:t>5</w:t>
            </w:r>
          </w:p>
        </w:tc>
        <w:tc>
          <w:tcPr>
            <w:tcW w:w="0" w:type="auto"/>
          </w:tcPr>
          <w:p w14:paraId="13DD0911" w14:textId="77777777" w:rsidR="005D2878" w:rsidRDefault="00E6123A" w:rsidP="001A3D54">
            <w:pPr>
              <w:pStyle w:val="Compact"/>
              <w:jc w:val="center"/>
            </w:pPr>
            <w:r>
              <w:t>9</w:t>
            </w:r>
          </w:p>
        </w:tc>
        <w:tc>
          <w:tcPr>
            <w:tcW w:w="0" w:type="auto"/>
          </w:tcPr>
          <w:p w14:paraId="13DD0912" w14:textId="77777777" w:rsidR="005D2878" w:rsidRDefault="00E6123A" w:rsidP="001A3D54">
            <w:pPr>
              <w:pStyle w:val="Compact"/>
              <w:jc w:val="center"/>
            </w:pPr>
            <w:r>
              <w:t>13</w:t>
            </w:r>
          </w:p>
        </w:tc>
        <w:tc>
          <w:tcPr>
            <w:tcW w:w="0" w:type="auto"/>
          </w:tcPr>
          <w:p w14:paraId="13DD0913" w14:textId="77777777" w:rsidR="005D2878" w:rsidRDefault="00E6123A" w:rsidP="001A3D54">
            <w:pPr>
              <w:pStyle w:val="Compact"/>
              <w:jc w:val="center"/>
            </w:pPr>
            <w:r>
              <w:t>-0.250</w:t>
            </w:r>
          </w:p>
        </w:tc>
      </w:tr>
    </w:tbl>
    <w:p w14:paraId="13DD0915" w14:textId="77777777" w:rsidR="005D2878" w:rsidRDefault="00E6123A">
      <w:pPr>
        <w:pStyle w:val="BodyText"/>
      </w:pPr>
      <w:r>
        <w:t>For fish observed by multiple observers, the CVs of those multiple length measurements are displayed in Figure 4.1. The mean CV of length measurements for upstream moving fish was 0.06, while it was 0.09 for downstream moving fish. 95% of the upstream CVs were smaller than 0.15 (considered a reference point for precise measurements), while 84% of the downstream CVs met this criterion.</w:t>
      </w:r>
    </w:p>
    <w:p w14:paraId="13DD0916" w14:textId="77777777" w:rsidR="005D2878" w:rsidRDefault="00E6123A" w:rsidP="001F71B6">
      <w:pPr>
        <w:pStyle w:val="CaptionedFigure"/>
        <w:jc w:val="center"/>
      </w:pPr>
      <w:r>
        <w:rPr>
          <w:noProof/>
        </w:rPr>
        <w:lastRenderedPageBreak/>
        <w:drawing>
          <wp:inline distT="0" distB="0" distL="0" distR="0" wp14:anchorId="13DD0BBA" wp14:editId="13DD0BBB">
            <wp:extent cx="5504749" cy="3669832"/>
            <wp:effectExtent l="0" t="0" r="0" b="0"/>
            <wp:docPr id="302823216"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13DD0917" w14:textId="77777777" w:rsidR="005D2878" w:rsidRDefault="00E6123A">
      <w:pPr>
        <w:pStyle w:val="ImageCaption"/>
      </w:pPr>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13DD0918" w14:textId="77777777" w:rsidR="005D2878" w:rsidRDefault="00E6123A">
      <w:pPr>
        <w:pStyle w:val="BodyText"/>
      </w:pPr>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13DD0919" w14:textId="77777777" w:rsidR="005D2878" w:rsidRDefault="00E6123A">
      <w:pPr>
        <w:pStyle w:val="BodyText"/>
      </w:pPr>
      <w:r>
        <w:t>The mean absolute percent error (MAPE) ranged from 6.7 - 12.3% for upstream moving fish and from 8.9 - 18.2% for downstream moving fish. To put that on the scale of fish lengths (centimeters), the root mean square error (RMSE) ranged from 6.7 - 9.6 cm for upstream moving fish and 6.8 - 17 cm for downstream moving fish.</w:t>
      </w:r>
    </w:p>
    <w:p w14:paraId="13DD091A" w14:textId="77777777" w:rsidR="005D2878" w:rsidRDefault="00E6123A" w:rsidP="001F71B6">
      <w:pPr>
        <w:pStyle w:val="CaptionedFigure"/>
        <w:jc w:val="center"/>
      </w:pPr>
      <w:r>
        <w:rPr>
          <w:noProof/>
        </w:rPr>
        <w:lastRenderedPageBreak/>
        <w:drawing>
          <wp:inline distT="0" distB="0" distL="0" distR="0" wp14:anchorId="13DD0BBC" wp14:editId="13DD0BBD">
            <wp:extent cx="5504749" cy="3669832"/>
            <wp:effectExtent l="0" t="0" r="0" b="0"/>
            <wp:docPr id="2106837271"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13DD091B" w14:textId="77777777" w:rsidR="005D2878" w:rsidRDefault="00E6123A">
      <w:pPr>
        <w:pStyle w:val="ImageCaption"/>
      </w:pPr>
      <w:r>
        <w:t>Figure 4.2: Histograms and density plots showing the bias of length measurements, relative to observer AS, colored by observer and faceted by direction and year.</w:t>
      </w:r>
    </w:p>
    <w:p w14:paraId="13DD091C" w14:textId="77777777" w:rsidR="005D2878" w:rsidRDefault="00E6123A">
      <w:pPr>
        <w:pStyle w:val="TableCaption"/>
      </w:pPr>
      <w:r>
        <w:t>Table 4.3: Summary statistics comparing length measurements of different observers with those made by observer AS.</w:t>
      </w:r>
    </w:p>
    <w:tbl>
      <w:tblPr>
        <w:tblStyle w:val="Table"/>
        <w:tblW w:w="0" w:type="auto"/>
        <w:jc w:val="center"/>
        <w:tblLook w:val="0020" w:firstRow="1" w:lastRow="0" w:firstColumn="0" w:lastColumn="0" w:noHBand="0" w:noVBand="0"/>
        <w:tblCaption w:val="Table 4.3: Summary statistics comparing length measurements of different observers with those made by observer AS."/>
      </w:tblPr>
      <w:tblGrid>
        <w:gridCol w:w="1368"/>
        <w:gridCol w:w="1035"/>
        <w:gridCol w:w="761"/>
        <w:gridCol w:w="1146"/>
        <w:gridCol w:w="733"/>
        <w:gridCol w:w="639"/>
        <w:gridCol w:w="753"/>
      </w:tblGrid>
      <w:tr w:rsidR="005D2878" w14:paraId="13DD0924" w14:textId="77777777" w:rsidTr="001F71B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1D" w14:textId="77777777" w:rsidR="005D2878" w:rsidRDefault="00E6123A" w:rsidP="001F71B6">
            <w:pPr>
              <w:pStyle w:val="Compact"/>
              <w:jc w:val="center"/>
            </w:pPr>
            <w:r>
              <w:t>Direction</w:t>
            </w:r>
          </w:p>
        </w:tc>
        <w:tc>
          <w:tcPr>
            <w:tcW w:w="0" w:type="auto"/>
          </w:tcPr>
          <w:p w14:paraId="13DD091E" w14:textId="77777777" w:rsidR="005D2878" w:rsidRDefault="00E6123A" w:rsidP="001F71B6">
            <w:pPr>
              <w:pStyle w:val="Compact"/>
              <w:jc w:val="center"/>
            </w:pPr>
            <w:r>
              <w:t>Observer</w:t>
            </w:r>
          </w:p>
        </w:tc>
        <w:tc>
          <w:tcPr>
            <w:tcW w:w="0" w:type="auto"/>
          </w:tcPr>
          <w:p w14:paraId="13DD091F" w14:textId="77777777" w:rsidR="005D2878" w:rsidRDefault="00E6123A" w:rsidP="001F71B6">
            <w:pPr>
              <w:pStyle w:val="Compact"/>
              <w:jc w:val="center"/>
            </w:pPr>
            <w:r>
              <w:t>N Fish</w:t>
            </w:r>
          </w:p>
        </w:tc>
        <w:tc>
          <w:tcPr>
            <w:tcW w:w="0" w:type="auto"/>
          </w:tcPr>
          <w:p w14:paraId="13DD0920" w14:textId="77777777" w:rsidR="005D2878" w:rsidRDefault="00E6123A" w:rsidP="001F71B6">
            <w:pPr>
              <w:pStyle w:val="Compact"/>
              <w:jc w:val="center"/>
            </w:pPr>
            <w:r>
              <w:t>Mean Bias</w:t>
            </w:r>
          </w:p>
        </w:tc>
        <w:tc>
          <w:tcPr>
            <w:tcW w:w="0" w:type="auto"/>
          </w:tcPr>
          <w:p w14:paraId="13DD0921" w14:textId="77777777" w:rsidR="005D2878" w:rsidRDefault="00E6123A" w:rsidP="001F71B6">
            <w:pPr>
              <w:pStyle w:val="Compact"/>
              <w:jc w:val="center"/>
            </w:pPr>
            <w:r>
              <w:t>RMSE</w:t>
            </w:r>
          </w:p>
        </w:tc>
        <w:tc>
          <w:tcPr>
            <w:tcW w:w="0" w:type="auto"/>
          </w:tcPr>
          <w:p w14:paraId="13DD0922" w14:textId="77777777" w:rsidR="005D2878" w:rsidRDefault="00E6123A" w:rsidP="001F71B6">
            <w:pPr>
              <w:pStyle w:val="Compact"/>
              <w:jc w:val="center"/>
            </w:pPr>
            <w:r>
              <w:t>MAE</w:t>
            </w:r>
          </w:p>
        </w:tc>
        <w:tc>
          <w:tcPr>
            <w:tcW w:w="0" w:type="auto"/>
          </w:tcPr>
          <w:p w14:paraId="13DD0923" w14:textId="77777777" w:rsidR="005D2878" w:rsidRDefault="00E6123A" w:rsidP="001F71B6">
            <w:pPr>
              <w:pStyle w:val="Compact"/>
              <w:jc w:val="center"/>
            </w:pPr>
            <w:r>
              <w:t>MAPE</w:t>
            </w:r>
          </w:p>
        </w:tc>
      </w:tr>
      <w:tr w:rsidR="005D2878" w14:paraId="13DD092C" w14:textId="77777777" w:rsidTr="001F71B6">
        <w:trPr>
          <w:jc w:val="center"/>
        </w:trPr>
        <w:tc>
          <w:tcPr>
            <w:tcW w:w="0" w:type="auto"/>
          </w:tcPr>
          <w:p w14:paraId="13DD0925" w14:textId="77777777" w:rsidR="005D2878" w:rsidRDefault="00E6123A" w:rsidP="001F71B6">
            <w:pPr>
              <w:pStyle w:val="Compact"/>
              <w:jc w:val="center"/>
            </w:pPr>
            <w:r>
              <w:t>Upstream</w:t>
            </w:r>
          </w:p>
        </w:tc>
        <w:tc>
          <w:tcPr>
            <w:tcW w:w="0" w:type="auto"/>
          </w:tcPr>
          <w:p w14:paraId="13DD0926" w14:textId="77777777" w:rsidR="005D2878" w:rsidRDefault="00E6123A" w:rsidP="001F71B6">
            <w:pPr>
              <w:pStyle w:val="Compact"/>
              <w:jc w:val="center"/>
            </w:pPr>
            <w:r>
              <w:t>CS</w:t>
            </w:r>
          </w:p>
        </w:tc>
        <w:tc>
          <w:tcPr>
            <w:tcW w:w="0" w:type="auto"/>
          </w:tcPr>
          <w:p w14:paraId="13DD0927" w14:textId="77777777" w:rsidR="005D2878" w:rsidRDefault="00E6123A" w:rsidP="001F71B6">
            <w:pPr>
              <w:pStyle w:val="Compact"/>
              <w:jc w:val="center"/>
            </w:pPr>
            <w:r>
              <w:t>63</w:t>
            </w:r>
          </w:p>
        </w:tc>
        <w:tc>
          <w:tcPr>
            <w:tcW w:w="0" w:type="auto"/>
          </w:tcPr>
          <w:p w14:paraId="13DD0928" w14:textId="77777777" w:rsidR="005D2878" w:rsidRDefault="00E6123A" w:rsidP="001F71B6">
            <w:pPr>
              <w:pStyle w:val="Compact"/>
              <w:jc w:val="center"/>
            </w:pPr>
            <w:r>
              <w:t>-1.1</w:t>
            </w:r>
          </w:p>
        </w:tc>
        <w:tc>
          <w:tcPr>
            <w:tcW w:w="0" w:type="auto"/>
          </w:tcPr>
          <w:p w14:paraId="13DD0929" w14:textId="77777777" w:rsidR="005D2878" w:rsidRDefault="00E6123A" w:rsidP="001F71B6">
            <w:pPr>
              <w:pStyle w:val="Compact"/>
              <w:jc w:val="center"/>
            </w:pPr>
            <w:r>
              <w:t>7.8</w:t>
            </w:r>
          </w:p>
        </w:tc>
        <w:tc>
          <w:tcPr>
            <w:tcW w:w="0" w:type="auto"/>
          </w:tcPr>
          <w:p w14:paraId="13DD092A" w14:textId="77777777" w:rsidR="005D2878" w:rsidRDefault="00E6123A" w:rsidP="001F71B6">
            <w:pPr>
              <w:pStyle w:val="Compact"/>
              <w:jc w:val="center"/>
            </w:pPr>
            <w:r>
              <w:t>5.7</w:t>
            </w:r>
          </w:p>
        </w:tc>
        <w:tc>
          <w:tcPr>
            <w:tcW w:w="0" w:type="auto"/>
          </w:tcPr>
          <w:p w14:paraId="13DD092B" w14:textId="77777777" w:rsidR="005D2878" w:rsidRDefault="00E6123A" w:rsidP="001F71B6">
            <w:pPr>
              <w:pStyle w:val="Compact"/>
              <w:jc w:val="center"/>
            </w:pPr>
            <w:r>
              <w:t>8.9</w:t>
            </w:r>
          </w:p>
        </w:tc>
      </w:tr>
      <w:tr w:rsidR="005D2878" w14:paraId="13DD0934" w14:textId="77777777" w:rsidTr="001F71B6">
        <w:trPr>
          <w:jc w:val="center"/>
        </w:trPr>
        <w:tc>
          <w:tcPr>
            <w:tcW w:w="0" w:type="auto"/>
          </w:tcPr>
          <w:p w14:paraId="13DD092D" w14:textId="77777777" w:rsidR="005D2878" w:rsidRDefault="00E6123A" w:rsidP="001F71B6">
            <w:pPr>
              <w:pStyle w:val="Compact"/>
              <w:jc w:val="center"/>
            </w:pPr>
            <w:r>
              <w:t>Upstream</w:t>
            </w:r>
          </w:p>
        </w:tc>
        <w:tc>
          <w:tcPr>
            <w:tcW w:w="0" w:type="auto"/>
          </w:tcPr>
          <w:p w14:paraId="13DD092E" w14:textId="77777777" w:rsidR="005D2878" w:rsidRDefault="00E6123A" w:rsidP="001F71B6">
            <w:pPr>
              <w:pStyle w:val="Compact"/>
              <w:jc w:val="center"/>
            </w:pPr>
            <w:r>
              <w:t>BT</w:t>
            </w:r>
          </w:p>
        </w:tc>
        <w:tc>
          <w:tcPr>
            <w:tcW w:w="0" w:type="auto"/>
          </w:tcPr>
          <w:p w14:paraId="13DD092F" w14:textId="77777777" w:rsidR="005D2878" w:rsidRDefault="00E6123A" w:rsidP="001F71B6">
            <w:pPr>
              <w:pStyle w:val="Compact"/>
              <w:jc w:val="center"/>
            </w:pPr>
            <w:r>
              <w:t>41</w:t>
            </w:r>
          </w:p>
        </w:tc>
        <w:tc>
          <w:tcPr>
            <w:tcW w:w="0" w:type="auto"/>
          </w:tcPr>
          <w:p w14:paraId="13DD0930" w14:textId="77777777" w:rsidR="005D2878" w:rsidRDefault="00E6123A" w:rsidP="001F71B6">
            <w:pPr>
              <w:pStyle w:val="Compact"/>
              <w:jc w:val="center"/>
            </w:pPr>
            <w:r>
              <w:t>1.5</w:t>
            </w:r>
          </w:p>
        </w:tc>
        <w:tc>
          <w:tcPr>
            <w:tcW w:w="0" w:type="auto"/>
          </w:tcPr>
          <w:p w14:paraId="13DD0931" w14:textId="77777777" w:rsidR="005D2878" w:rsidRDefault="00E6123A" w:rsidP="001F71B6">
            <w:pPr>
              <w:pStyle w:val="Compact"/>
              <w:jc w:val="center"/>
            </w:pPr>
            <w:r>
              <w:t>8.3</w:t>
            </w:r>
          </w:p>
        </w:tc>
        <w:tc>
          <w:tcPr>
            <w:tcW w:w="0" w:type="auto"/>
          </w:tcPr>
          <w:p w14:paraId="13DD0932" w14:textId="77777777" w:rsidR="005D2878" w:rsidRDefault="00E6123A" w:rsidP="001F71B6">
            <w:pPr>
              <w:pStyle w:val="Compact"/>
              <w:jc w:val="center"/>
            </w:pPr>
            <w:r>
              <w:t>5.7</w:t>
            </w:r>
          </w:p>
        </w:tc>
        <w:tc>
          <w:tcPr>
            <w:tcW w:w="0" w:type="auto"/>
          </w:tcPr>
          <w:p w14:paraId="13DD0933" w14:textId="77777777" w:rsidR="005D2878" w:rsidRDefault="00E6123A" w:rsidP="001F71B6">
            <w:pPr>
              <w:pStyle w:val="Compact"/>
              <w:jc w:val="center"/>
            </w:pPr>
            <w:r>
              <w:t>9.1</w:t>
            </w:r>
          </w:p>
        </w:tc>
      </w:tr>
      <w:tr w:rsidR="005D2878" w14:paraId="13DD093C" w14:textId="77777777" w:rsidTr="001F71B6">
        <w:trPr>
          <w:jc w:val="center"/>
        </w:trPr>
        <w:tc>
          <w:tcPr>
            <w:tcW w:w="0" w:type="auto"/>
          </w:tcPr>
          <w:p w14:paraId="13DD0935" w14:textId="77777777" w:rsidR="005D2878" w:rsidRDefault="00E6123A" w:rsidP="001F71B6">
            <w:pPr>
              <w:pStyle w:val="Compact"/>
              <w:jc w:val="center"/>
            </w:pPr>
            <w:r>
              <w:t>Upstream</w:t>
            </w:r>
          </w:p>
        </w:tc>
        <w:tc>
          <w:tcPr>
            <w:tcW w:w="0" w:type="auto"/>
          </w:tcPr>
          <w:p w14:paraId="13DD0936" w14:textId="77777777" w:rsidR="005D2878" w:rsidRDefault="00E6123A" w:rsidP="001F71B6">
            <w:pPr>
              <w:pStyle w:val="Compact"/>
              <w:jc w:val="center"/>
            </w:pPr>
            <w:r>
              <w:t>JG</w:t>
            </w:r>
          </w:p>
        </w:tc>
        <w:tc>
          <w:tcPr>
            <w:tcW w:w="0" w:type="auto"/>
          </w:tcPr>
          <w:p w14:paraId="13DD0937" w14:textId="77777777" w:rsidR="005D2878" w:rsidRDefault="00E6123A" w:rsidP="001F71B6">
            <w:pPr>
              <w:pStyle w:val="Compact"/>
              <w:jc w:val="center"/>
            </w:pPr>
            <w:r>
              <w:t>37</w:t>
            </w:r>
          </w:p>
        </w:tc>
        <w:tc>
          <w:tcPr>
            <w:tcW w:w="0" w:type="auto"/>
          </w:tcPr>
          <w:p w14:paraId="13DD0938" w14:textId="77777777" w:rsidR="005D2878" w:rsidRDefault="00E6123A" w:rsidP="001F71B6">
            <w:pPr>
              <w:pStyle w:val="Compact"/>
              <w:jc w:val="center"/>
            </w:pPr>
            <w:r>
              <w:t>-6.3</w:t>
            </w:r>
          </w:p>
        </w:tc>
        <w:tc>
          <w:tcPr>
            <w:tcW w:w="0" w:type="auto"/>
          </w:tcPr>
          <w:p w14:paraId="13DD0939" w14:textId="77777777" w:rsidR="005D2878" w:rsidRDefault="00E6123A" w:rsidP="001F71B6">
            <w:pPr>
              <w:pStyle w:val="Compact"/>
              <w:jc w:val="center"/>
            </w:pPr>
            <w:r>
              <w:t>8.3</w:t>
            </w:r>
          </w:p>
        </w:tc>
        <w:tc>
          <w:tcPr>
            <w:tcW w:w="0" w:type="auto"/>
          </w:tcPr>
          <w:p w14:paraId="13DD093A" w14:textId="77777777" w:rsidR="005D2878" w:rsidRDefault="00E6123A" w:rsidP="001F71B6">
            <w:pPr>
              <w:pStyle w:val="Compact"/>
              <w:jc w:val="center"/>
            </w:pPr>
            <w:r>
              <w:t>6.8</w:t>
            </w:r>
          </w:p>
        </w:tc>
        <w:tc>
          <w:tcPr>
            <w:tcW w:w="0" w:type="auto"/>
          </w:tcPr>
          <w:p w14:paraId="13DD093B" w14:textId="77777777" w:rsidR="005D2878" w:rsidRDefault="00E6123A" w:rsidP="001F71B6">
            <w:pPr>
              <w:pStyle w:val="Compact"/>
              <w:jc w:val="center"/>
            </w:pPr>
            <w:r>
              <w:t>9.3</w:t>
            </w:r>
          </w:p>
        </w:tc>
      </w:tr>
      <w:tr w:rsidR="005D2878" w14:paraId="13DD0944" w14:textId="77777777" w:rsidTr="00D0211F">
        <w:trPr>
          <w:jc w:val="center"/>
        </w:trPr>
        <w:tc>
          <w:tcPr>
            <w:tcW w:w="0" w:type="auto"/>
          </w:tcPr>
          <w:p w14:paraId="13DD093D" w14:textId="77777777" w:rsidR="005D2878" w:rsidRDefault="00E6123A" w:rsidP="001F71B6">
            <w:pPr>
              <w:pStyle w:val="Compact"/>
              <w:jc w:val="center"/>
            </w:pPr>
            <w:r>
              <w:t>Upstream</w:t>
            </w:r>
          </w:p>
        </w:tc>
        <w:tc>
          <w:tcPr>
            <w:tcW w:w="0" w:type="auto"/>
          </w:tcPr>
          <w:p w14:paraId="13DD093E" w14:textId="77777777" w:rsidR="005D2878" w:rsidRDefault="00E6123A" w:rsidP="001F71B6">
            <w:pPr>
              <w:pStyle w:val="Compact"/>
              <w:jc w:val="center"/>
            </w:pPr>
            <w:r>
              <w:t>BC</w:t>
            </w:r>
          </w:p>
        </w:tc>
        <w:tc>
          <w:tcPr>
            <w:tcW w:w="0" w:type="auto"/>
          </w:tcPr>
          <w:p w14:paraId="13DD093F" w14:textId="77777777" w:rsidR="005D2878" w:rsidRDefault="00E6123A" w:rsidP="001F71B6">
            <w:pPr>
              <w:pStyle w:val="Compact"/>
              <w:jc w:val="center"/>
            </w:pPr>
            <w:r>
              <w:t>36</w:t>
            </w:r>
          </w:p>
        </w:tc>
        <w:tc>
          <w:tcPr>
            <w:tcW w:w="0" w:type="auto"/>
          </w:tcPr>
          <w:p w14:paraId="13DD0940" w14:textId="77777777" w:rsidR="005D2878" w:rsidRDefault="00E6123A" w:rsidP="001F71B6">
            <w:pPr>
              <w:pStyle w:val="Compact"/>
              <w:jc w:val="center"/>
            </w:pPr>
            <w:r>
              <w:t>-2.3</w:t>
            </w:r>
          </w:p>
        </w:tc>
        <w:tc>
          <w:tcPr>
            <w:tcW w:w="0" w:type="auto"/>
          </w:tcPr>
          <w:p w14:paraId="13DD0941" w14:textId="77777777" w:rsidR="005D2878" w:rsidRDefault="00E6123A" w:rsidP="001F71B6">
            <w:pPr>
              <w:pStyle w:val="Compact"/>
              <w:jc w:val="center"/>
            </w:pPr>
            <w:r>
              <w:t>6.7</w:t>
            </w:r>
          </w:p>
        </w:tc>
        <w:tc>
          <w:tcPr>
            <w:tcW w:w="0" w:type="auto"/>
          </w:tcPr>
          <w:p w14:paraId="13DD0942" w14:textId="77777777" w:rsidR="005D2878" w:rsidRDefault="00E6123A" w:rsidP="001F71B6">
            <w:pPr>
              <w:pStyle w:val="Compact"/>
              <w:jc w:val="center"/>
            </w:pPr>
            <w:r>
              <w:t>4.9</w:t>
            </w:r>
          </w:p>
        </w:tc>
        <w:tc>
          <w:tcPr>
            <w:tcW w:w="0" w:type="auto"/>
          </w:tcPr>
          <w:p w14:paraId="13DD0943" w14:textId="77777777" w:rsidR="005D2878" w:rsidRDefault="00E6123A" w:rsidP="001F71B6">
            <w:pPr>
              <w:pStyle w:val="Compact"/>
              <w:jc w:val="center"/>
            </w:pPr>
            <w:r>
              <w:t>6.7</w:t>
            </w:r>
          </w:p>
        </w:tc>
      </w:tr>
      <w:tr w:rsidR="005D2878" w14:paraId="13DD094C" w14:textId="77777777" w:rsidTr="00D0211F">
        <w:trPr>
          <w:jc w:val="center"/>
        </w:trPr>
        <w:tc>
          <w:tcPr>
            <w:tcW w:w="0" w:type="auto"/>
            <w:tcBorders>
              <w:bottom w:val="single" w:sz="4" w:space="0" w:color="auto"/>
            </w:tcBorders>
          </w:tcPr>
          <w:p w14:paraId="13DD0945" w14:textId="77777777" w:rsidR="005D2878" w:rsidRDefault="00E6123A" w:rsidP="001F71B6">
            <w:pPr>
              <w:pStyle w:val="Compact"/>
              <w:jc w:val="center"/>
            </w:pPr>
            <w:r>
              <w:t>Upstream</w:t>
            </w:r>
          </w:p>
        </w:tc>
        <w:tc>
          <w:tcPr>
            <w:tcW w:w="0" w:type="auto"/>
            <w:tcBorders>
              <w:bottom w:val="single" w:sz="4" w:space="0" w:color="auto"/>
            </w:tcBorders>
          </w:tcPr>
          <w:p w14:paraId="13DD0946" w14:textId="77777777" w:rsidR="005D2878" w:rsidRDefault="00E6123A" w:rsidP="001F71B6">
            <w:pPr>
              <w:pStyle w:val="Compact"/>
              <w:jc w:val="center"/>
            </w:pPr>
            <w:r>
              <w:t>GB</w:t>
            </w:r>
          </w:p>
        </w:tc>
        <w:tc>
          <w:tcPr>
            <w:tcW w:w="0" w:type="auto"/>
            <w:tcBorders>
              <w:bottom w:val="single" w:sz="4" w:space="0" w:color="auto"/>
            </w:tcBorders>
          </w:tcPr>
          <w:p w14:paraId="13DD0947" w14:textId="77777777" w:rsidR="005D2878" w:rsidRDefault="00E6123A" w:rsidP="001F71B6">
            <w:pPr>
              <w:pStyle w:val="Compact"/>
              <w:jc w:val="center"/>
            </w:pPr>
            <w:r>
              <w:t>29</w:t>
            </w:r>
          </w:p>
        </w:tc>
        <w:tc>
          <w:tcPr>
            <w:tcW w:w="0" w:type="auto"/>
            <w:tcBorders>
              <w:bottom w:val="single" w:sz="4" w:space="0" w:color="auto"/>
            </w:tcBorders>
          </w:tcPr>
          <w:p w14:paraId="13DD0948" w14:textId="77777777" w:rsidR="005D2878" w:rsidRDefault="00E6123A" w:rsidP="001F71B6">
            <w:pPr>
              <w:pStyle w:val="Compact"/>
              <w:jc w:val="center"/>
            </w:pPr>
            <w:r>
              <w:t>1.9</w:t>
            </w:r>
          </w:p>
        </w:tc>
        <w:tc>
          <w:tcPr>
            <w:tcW w:w="0" w:type="auto"/>
            <w:tcBorders>
              <w:bottom w:val="single" w:sz="4" w:space="0" w:color="auto"/>
            </w:tcBorders>
          </w:tcPr>
          <w:p w14:paraId="13DD0949" w14:textId="77777777" w:rsidR="005D2878" w:rsidRDefault="00E6123A" w:rsidP="001F71B6">
            <w:pPr>
              <w:pStyle w:val="Compact"/>
              <w:jc w:val="center"/>
            </w:pPr>
            <w:r>
              <w:t>9.6</w:t>
            </w:r>
          </w:p>
        </w:tc>
        <w:tc>
          <w:tcPr>
            <w:tcW w:w="0" w:type="auto"/>
            <w:tcBorders>
              <w:bottom w:val="single" w:sz="4" w:space="0" w:color="auto"/>
            </w:tcBorders>
          </w:tcPr>
          <w:p w14:paraId="13DD094A" w14:textId="77777777" w:rsidR="005D2878" w:rsidRDefault="00E6123A" w:rsidP="001F71B6">
            <w:pPr>
              <w:pStyle w:val="Compact"/>
              <w:jc w:val="center"/>
            </w:pPr>
            <w:r>
              <w:t>7.4</w:t>
            </w:r>
          </w:p>
        </w:tc>
        <w:tc>
          <w:tcPr>
            <w:tcW w:w="0" w:type="auto"/>
            <w:tcBorders>
              <w:bottom w:val="single" w:sz="4" w:space="0" w:color="auto"/>
            </w:tcBorders>
          </w:tcPr>
          <w:p w14:paraId="13DD094B" w14:textId="77777777" w:rsidR="005D2878" w:rsidRDefault="00E6123A" w:rsidP="001F71B6">
            <w:pPr>
              <w:pStyle w:val="Compact"/>
              <w:jc w:val="center"/>
            </w:pPr>
            <w:r>
              <w:t>12.3</w:t>
            </w:r>
          </w:p>
        </w:tc>
      </w:tr>
      <w:tr w:rsidR="005D2878" w14:paraId="13DD0954" w14:textId="77777777" w:rsidTr="00D0211F">
        <w:trPr>
          <w:jc w:val="center"/>
        </w:trPr>
        <w:tc>
          <w:tcPr>
            <w:tcW w:w="0" w:type="auto"/>
            <w:tcBorders>
              <w:top w:val="single" w:sz="4" w:space="0" w:color="auto"/>
            </w:tcBorders>
          </w:tcPr>
          <w:p w14:paraId="13DD094D" w14:textId="77777777" w:rsidR="005D2878" w:rsidRDefault="00E6123A" w:rsidP="001F71B6">
            <w:pPr>
              <w:pStyle w:val="Compact"/>
              <w:jc w:val="center"/>
            </w:pPr>
            <w:r>
              <w:t>Downstream</w:t>
            </w:r>
          </w:p>
        </w:tc>
        <w:tc>
          <w:tcPr>
            <w:tcW w:w="0" w:type="auto"/>
            <w:tcBorders>
              <w:top w:val="single" w:sz="4" w:space="0" w:color="auto"/>
            </w:tcBorders>
          </w:tcPr>
          <w:p w14:paraId="13DD094E" w14:textId="77777777" w:rsidR="005D2878" w:rsidRDefault="00E6123A" w:rsidP="001F71B6">
            <w:pPr>
              <w:pStyle w:val="Compact"/>
              <w:jc w:val="center"/>
            </w:pPr>
            <w:r>
              <w:t>BT</w:t>
            </w:r>
          </w:p>
        </w:tc>
        <w:tc>
          <w:tcPr>
            <w:tcW w:w="0" w:type="auto"/>
            <w:tcBorders>
              <w:top w:val="single" w:sz="4" w:space="0" w:color="auto"/>
            </w:tcBorders>
          </w:tcPr>
          <w:p w14:paraId="13DD094F" w14:textId="77777777" w:rsidR="005D2878" w:rsidRDefault="00E6123A" w:rsidP="001F71B6">
            <w:pPr>
              <w:pStyle w:val="Compact"/>
              <w:jc w:val="center"/>
            </w:pPr>
            <w:r>
              <w:t>24</w:t>
            </w:r>
          </w:p>
        </w:tc>
        <w:tc>
          <w:tcPr>
            <w:tcW w:w="0" w:type="auto"/>
            <w:tcBorders>
              <w:top w:val="single" w:sz="4" w:space="0" w:color="auto"/>
            </w:tcBorders>
          </w:tcPr>
          <w:p w14:paraId="13DD0950" w14:textId="77777777" w:rsidR="005D2878" w:rsidRDefault="00E6123A" w:rsidP="001F71B6">
            <w:pPr>
              <w:pStyle w:val="Compact"/>
              <w:jc w:val="center"/>
            </w:pPr>
            <w:r>
              <w:t>1.5</w:t>
            </w:r>
          </w:p>
        </w:tc>
        <w:tc>
          <w:tcPr>
            <w:tcW w:w="0" w:type="auto"/>
            <w:tcBorders>
              <w:top w:val="single" w:sz="4" w:space="0" w:color="auto"/>
            </w:tcBorders>
          </w:tcPr>
          <w:p w14:paraId="13DD0951" w14:textId="77777777" w:rsidR="005D2878" w:rsidRDefault="00E6123A" w:rsidP="001F71B6">
            <w:pPr>
              <w:pStyle w:val="Compact"/>
              <w:jc w:val="center"/>
            </w:pPr>
            <w:r>
              <w:t>9.7</w:t>
            </w:r>
          </w:p>
        </w:tc>
        <w:tc>
          <w:tcPr>
            <w:tcW w:w="0" w:type="auto"/>
            <w:tcBorders>
              <w:top w:val="single" w:sz="4" w:space="0" w:color="auto"/>
            </w:tcBorders>
          </w:tcPr>
          <w:p w14:paraId="13DD0952" w14:textId="77777777" w:rsidR="005D2878" w:rsidRDefault="00E6123A" w:rsidP="001F71B6">
            <w:pPr>
              <w:pStyle w:val="Compact"/>
              <w:jc w:val="center"/>
            </w:pPr>
            <w:r>
              <w:t>7.4</w:t>
            </w:r>
          </w:p>
        </w:tc>
        <w:tc>
          <w:tcPr>
            <w:tcW w:w="0" w:type="auto"/>
            <w:tcBorders>
              <w:top w:val="single" w:sz="4" w:space="0" w:color="auto"/>
            </w:tcBorders>
          </w:tcPr>
          <w:p w14:paraId="13DD0953" w14:textId="77777777" w:rsidR="005D2878" w:rsidRDefault="00E6123A" w:rsidP="001F71B6">
            <w:pPr>
              <w:pStyle w:val="Compact"/>
              <w:jc w:val="center"/>
            </w:pPr>
            <w:r>
              <w:t>12.6</w:t>
            </w:r>
          </w:p>
        </w:tc>
      </w:tr>
      <w:tr w:rsidR="005D2878" w14:paraId="13DD095C" w14:textId="77777777" w:rsidTr="001F71B6">
        <w:trPr>
          <w:jc w:val="center"/>
        </w:trPr>
        <w:tc>
          <w:tcPr>
            <w:tcW w:w="0" w:type="auto"/>
          </w:tcPr>
          <w:p w14:paraId="13DD0955" w14:textId="77777777" w:rsidR="005D2878" w:rsidRDefault="00E6123A" w:rsidP="001F71B6">
            <w:pPr>
              <w:pStyle w:val="Compact"/>
              <w:jc w:val="center"/>
            </w:pPr>
            <w:r>
              <w:t>Downstream</w:t>
            </w:r>
          </w:p>
        </w:tc>
        <w:tc>
          <w:tcPr>
            <w:tcW w:w="0" w:type="auto"/>
          </w:tcPr>
          <w:p w14:paraId="13DD0956" w14:textId="77777777" w:rsidR="005D2878" w:rsidRDefault="00E6123A" w:rsidP="001F71B6">
            <w:pPr>
              <w:pStyle w:val="Compact"/>
              <w:jc w:val="center"/>
            </w:pPr>
            <w:r>
              <w:t>CS</w:t>
            </w:r>
          </w:p>
        </w:tc>
        <w:tc>
          <w:tcPr>
            <w:tcW w:w="0" w:type="auto"/>
          </w:tcPr>
          <w:p w14:paraId="13DD0957" w14:textId="77777777" w:rsidR="005D2878" w:rsidRDefault="00E6123A" w:rsidP="001F71B6">
            <w:pPr>
              <w:pStyle w:val="Compact"/>
              <w:jc w:val="center"/>
            </w:pPr>
            <w:r>
              <w:t>23</w:t>
            </w:r>
          </w:p>
        </w:tc>
        <w:tc>
          <w:tcPr>
            <w:tcW w:w="0" w:type="auto"/>
          </w:tcPr>
          <w:p w14:paraId="13DD0958" w14:textId="77777777" w:rsidR="005D2878" w:rsidRDefault="00E6123A" w:rsidP="001F71B6">
            <w:pPr>
              <w:pStyle w:val="Compact"/>
              <w:jc w:val="center"/>
            </w:pPr>
            <w:r>
              <w:t>-4.4</w:t>
            </w:r>
          </w:p>
        </w:tc>
        <w:tc>
          <w:tcPr>
            <w:tcW w:w="0" w:type="auto"/>
          </w:tcPr>
          <w:p w14:paraId="13DD0959" w14:textId="77777777" w:rsidR="005D2878" w:rsidRDefault="00E6123A" w:rsidP="001F71B6">
            <w:pPr>
              <w:pStyle w:val="Compact"/>
              <w:jc w:val="center"/>
            </w:pPr>
            <w:r>
              <w:t>6.8</w:t>
            </w:r>
          </w:p>
        </w:tc>
        <w:tc>
          <w:tcPr>
            <w:tcW w:w="0" w:type="auto"/>
          </w:tcPr>
          <w:p w14:paraId="13DD095A" w14:textId="77777777" w:rsidR="005D2878" w:rsidRDefault="00E6123A" w:rsidP="001F71B6">
            <w:pPr>
              <w:pStyle w:val="Compact"/>
              <w:jc w:val="center"/>
            </w:pPr>
            <w:r>
              <w:t>6.0</w:t>
            </w:r>
          </w:p>
        </w:tc>
        <w:tc>
          <w:tcPr>
            <w:tcW w:w="0" w:type="auto"/>
          </w:tcPr>
          <w:p w14:paraId="13DD095B" w14:textId="77777777" w:rsidR="005D2878" w:rsidRDefault="00E6123A" w:rsidP="001F71B6">
            <w:pPr>
              <w:pStyle w:val="Compact"/>
              <w:jc w:val="center"/>
            </w:pPr>
            <w:r>
              <w:t>8.9</w:t>
            </w:r>
          </w:p>
        </w:tc>
      </w:tr>
      <w:tr w:rsidR="005D2878" w14:paraId="13DD0964" w14:textId="77777777" w:rsidTr="001F71B6">
        <w:trPr>
          <w:jc w:val="center"/>
        </w:trPr>
        <w:tc>
          <w:tcPr>
            <w:tcW w:w="0" w:type="auto"/>
          </w:tcPr>
          <w:p w14:paraId="13DD095D" w14:textId="77777777" w:rsidR="005D2878" w:rsidRDefault="00E6123A" w:rsidP="001F71B6">
            <w:pPr>
              <w:pStyle w:val="Compact"/>
              <w:jc w:val="center"/>
            </w:pPr>
            <w:r>
              <w:t>Downstream</w:t>
            </w:r>
          </w:p>
        </w:tc>
        <w:tc>
          <w:tcPr>
            <w:tcW w:w="0" w:type="auto"/>
          </w:tcPr>
          <w:p w14:paraId="13DD095E" w14:textId="77777777" w:rsidR="005D2878" w:rsidRDefault="00E6123A" w:rsidP="001F71B6">
            <w:pPr>
              <w:pStyle w:val="Compact"/>
              <w:jc w:val="center"/>
            </w:pPr>
            <w:r>
              <w:t>GB</w:t>
            </w:r>
          </w:p>
        </w:tc>
        <w:tc>
          <w:tcPr>
            <w:tcW w:w="0" w:type="auto"/>
          </w:tcPr>
          <w:p w14:paraId="13DD095F" w14:textId="77777777" w:rsidR="005D2878" w:rsidRDefault="00E6123A" w:rsidP="001F71B6">
            <w:pPr>
              <w:pStyle w:val="Compact"/>
              <w:jc w:val="center"/>
            </w:pPr>
            <w:r>
              <w:t>7</w:t>
            </w:r>
          </w:p>
        </w:tc>
        <w:tc>
          <w:tcPr>
            <w:tcW w:w="0" w:type="auto"/>
          </w:tcPr>
          <w:p w14:paraId="13DD0960" w14:textId="77777777" w:rsidR="005D2878" w:rsidRDefault="00E6123A" w:rsidP="001F71B6">
            <w:pPr>
              <w:pStyle w:val="Compact"/>
              <w:jc w:val="center"/>
            </w:pPr>
            <w:r>
              <w:t>-2.0</w:t>
            </w:r>
          </w:p>
        </w:tc>
        <w:tc>
          <w:tcPr>
            <w:tcW w:w="0" w:type="auto"/>
          </w:tcPr>
          <w:p w14:paraId="13DD0961" w14:textId="77777777" w:rsidR="005D2878" w:rsidRDefault="00E6123A" w:rsidP="001F71B6">
            <w:pPr>
              <w:pStyle w:val="Compact"/>
              <w:jc w:val="center"/>
            </w:pPr>
            <w:r>
              <w:t>15.1</w:t>
            </w:r>
          </w:p>
        </w:tc>
        <w:tc>
          <w:tcPr>
            <w:tcW w:w="0" w:type="auto"/>
          </w:tcPr>
          <w:p w14:paraId="13DD0962" w14:textId="77777777" w:rsidR="005D2878" w:rsidRDefault="00E6123A" w:rsidP="001F71B6">
            <w:pPr>
              <w:pStyle w:val="Compact"/>
              <w:jc w:val="center"/>
            </w:pPr>
            <w:r>
              <w:t>12.4</w:t>
            </w:r>
          </w:p>
        </w:tc>
        <w:tc>
          <w:tcPr>
            <w:tcW w:w="0" w:type="auto"/>
          </w:tcPr>
          <w:p w14:paraId="13DD0963" w14:textId="77777777" w:rsidR="005D2878" w:rsidRDefault="00E6123A" w:rsidP="001F71B6">
            <w:pPr>
              <w:pStyle w:val="Compact"/>
              <w:jc w:val="center"/>
            </w:pPr>
            <w:r>
              <w:t>18.2</w:t>
            </w:r>
          </w:p>
        </w:tc>
      </w:tr>
      <w:tr w:rsidR="005D2878" w14:paraId="13DD096C" w14:textId="77777777" w:rsidTr="001F71B6">
        <w:trPr>
          <w:jc w:val="center"/>
        </w:trPr>
        <w:tc>
          <w:tcPr>
            <w:tcW w:w="0" w:type="auto"/>
          </w:tcPr>
          <w:p w14:paraId="13DD0965" w14:textId="77777777" w:rsidR="005D2878" w:rsidRDefault="00E6123A" w:rsidP="001F71B6">
            <w:pPr>
              <w:pStyle w:val="Compact"/>
              <w:jc w:val="center"/>
            </w:pPr>
            <w:r>
              <w:t>Downstream</w:t>
            </w:r>
          </w:p>
        </w:tc>
        <w:tc>
          <w:tcPr>
            <w:tcW w:w="0" w:type="auto"/>
          </w:tcPr>
          <w:p w14:paraId="13DD0966" w14:textId="77777777" w:rsidR="005D2878" w:rsidRDefault="00E6123A" w:rsidP="001F71B6">
            <w:pPr>
              <w:pStyle w:val="Compact"/>
              <w:jc w:val="center"/>
            </w:pPr>
            <w:r>
              <w:t>JG</w:t>
            </w:r>
          </w:p>
        </w:tc>
        <w:tc>
          <w:tcPr>
            <w:tcW w:w="0" w:type="auto"/>
          </w:tcPr>
          <w:p w14:paraId="13DD0967" w14:textId="77777777" w:rsidR="005D2878" w:rsidRDefault="00E6123A" w:rsidP="001F71B6">
            <w:pPr>
              <w:pStyle w:val="Compact"/>
              <w:jc w:val="center"/>
            </w:pPr>
            <w:r>
              <w:t>5</w:t>
            </w:r>
          </w:p>
        </w:tc>
        <w:tc>
          <w:tcPr>
            <w:tcW w:w="0" w:type="auto"/>
          </w:tcPr>
          <w:p w14:paraId="13DD0968" w14:textId="77777777" w:rsidR="005D2878" w:rsidRDefault="00E6123A" w:rsidP="001F71B6">
            <w:pPr>
              <w:pStyle w:val="Compact"/>
              <w:jc w:val="center"/>
            </w:pPr>
            <w:r>
              <w:t>-7.4</w:t>
            </w:r>
          </w:p>
        </w:tc>
        <w:tc>
          <w:tcPr>
            <w:tcW w:w="0" w:type="auto"/>
          </w:tcPr>
          <w:p w14:paraId="13DD0969" w14:textId="77777777" w:rsidR="005D2878" w:rsidRDefault="00E6123A" w:rsidP="001F71B6">
            <w:pPr>
              <w:pStyle w:val="Compact"/>
              <w:jc w:val="center"/>
            </w:pPr>
            <w:r>
              <w:t>12.1</w:t>
            </w:r>
          </w:p>
        </w:tc>
        <w:tc>
          <w:tcPr>
            <w:tcW w:w="0" w:type="auto"/>
          </w:tcPr>
          <w:p w14:paraId="13DD096A" w14:textId="77777777" w:rsidR="005D2878" w:rsidRDefault="00E6123A" w:rsidP="001F71B6">
            <w:pPr>
              <w:pStyle w:val="Compact"/>
              <w:jc w:val="center"/>
            </w:pPr>
            <w:r>
              <w:t>10.7</w:t>
            </w:r>
          </w:p>
        </w:tc>
        <w:tc>
          <w:tcPr>
            <w:tcW w:w="0" w:type="auto"/>
          </w:tcPr>
          <w:p w14:paraId="13DD096B" w14:textId="77777777" w:rsidR="005D2878" w:rsidRDefault="00E6123A" w:rsidP="001F71B6">
            <w:pPr>
              <w:pStyle w:val="Compact"/>
              <w:jc w:val="center"/>
            </w:pPr>
            <w:r>
              <w:t>13.0</w:t>
            </w:r>
          </w:p>
        </w:tc>
      </w:tr>
      <w:tr w:rsidR="005D2878" w14:paraId="13DD0974" w14:textId="77777777" w:rsidTr="001F71B6">
        <w:trPr>
          <w:jc w:val="center"/>
        </w:trPr>
        <w:tc>
          <w:tcPr>
            <w:tcW w:w="0" w:type="auto"/>
          </w:tcPr>
          <w:p w14:paraId="13DD096D" w14:textId="77777777" w:rsidR="005D2878" w:rsidRDefault="00E6123A" w:rsidP="001F71B6">
            <w:pPr>
              <w:pStyle w:val="Compact"/>
              <w:jc w:val="center"/>
            </w:pPr>
            <w:r>
              <w:t>Downstream</w:t>
            </w:r>
          </w:p>
        </w:tc>
        <w:tc>
          <w:tcPr>
            <w:tcW w:w="0" w:type="auto"/>
          </w:tcPr>
          <w:p w14:paraId="13DD096E" w14:textId="77777777" w:rsidR="005D2878" w:rsidRDefault="00E6123A" w:rsidP="001F71B6">
            <w:pPr>
              <w:pStyle w:val="Compact"/>
              <w:jc w:val="center"/>
            </w:pPr>
            <w:r>
              <w:t>BC</w:t>
            </w:r>
          </w:p>
        </w:tc>
        <w:tc>
          <w:tcPr>
            <w:tcW w:w="0" w:type="auto"/>
          </w:tcPr>
          <w:p w14:paraId="13DD096F" w14:textId="77777777" w:rsidR="005D2878" w:rsidRDefault="00E6123A" w:rsidP="001F71B6">
            <w:pPr>
              <w:pStyle w:val="Compact"/>
              <w:jc w:val="center"/>
            </w:pPr>
            <w:r>
              <w:t>4</w:t>
            </w:r>
          </w:p>
        </w:tc>
        <w:tc>
          <w:tcPr>
            <w:tcW w:w="0" w:type="auto"/>
          </w:tcPr>
          <w:p w14:paraId="13DD0970" w14:textId="77777777" w:rsidR="005D2878" w:rsidRDefault="00E6123A" w:rsidP="001F71B6">
            <w:pPr>
              <w:pStyle w:val="Compact"/>
              <w:jc w:val="center"/>
            </w:pPr>
            <w:r>
              <w:t>-12.4</w:t>
            </w:r>
          </w:p>
        </w:tc>
        <w:tc>
          <w:tcPr>
            <w:tcW w:w="0" w:type="auto"/>
          </w:tcPr>
          <w:p w14:paraId="13DD0971" w14:textId="77777777" w:rsidR="005D2878" w:rsidRDefault="00E6123A" w:rsidP="001F71B6">
            <w:pPr>
              <w:pStyle w:val="Compact"/>
              <w:jc w:val="center"/>
            </w:pPr>
            <w:r>
              <w:t>17.0</w:t>
            </w:r>
          </w:p>
        </w:tc>
        <w:tc>
          <w:tcPr>
            <w:tcW w:w="0" w:type="auto"/>
          </w:tcPr>
          <w:p w14:paraId="13DD0972" w14:textId="77777777" w:rsidR="005D2878" w:rsidRDefault="00E6123A" w:rsidP="001F71B6">
            <w:pPr>
              <w:pStyle w:val="Compact"/>
              <w:jc w:val="center"/>
            </w:pPr>
            <w:r>
              <w:t>13.0</w:t>
            </w:r>
          </w:p>
        </w:tc>
        <w:tc>
          <w:tcPr>
            <w:tcW w:w="0" w:type="auto"/>
          </w:tcPr>
          <w:p w14:paraId="13DD0973" w14:textId="77777777" w:rsidR="005D2878" w:rsidRDefault="00E6123A" w:rsidP="001F71B6">
            <w:pPr>
              <w:pStyle w:val="Compact"/>
              <w:jc w:val="center"/>
            </w:pPr>
            <w:r>
              <w:t>14.5</w:t>
            </w:r>
          </w:p>
        </w:tc>
      </w:tr>
    </w:tbl>
    <w:p w14:paraId="13DD0975" w14:textId="77777777" w:rsidR="005D2878" w:rsidRDefault="00E6123A">
      <w:pPr>
        <w:pStyle w:val="Heading2"/>
      </w:pPr>
      <w:bookmarkStart w:id="62" w:name="_Toc147927697"/>
      <w:bookmarkStart w:id="63" w:name="species-composition"/>
      <w:bookmarkEnd w:id="51"/>
      <w:r>
        <w:rPr>
          <w:rStyle w:val="SectionNumber"/>
        </w:rPr>
        <w:t>4.2</w:t>
      </w:r>
      <w:r>
        <w:tab/>
        <w:t>Species Composition</w:t>
      </w:r>
      <w:bookmarkEnd w:id="62"/>
    </w:p>
    <w:p w14:paraId="13DD0976" w14:textId="4E49BC80" w:rsidR="005D2878" w:rsidRDefault="00E6123A">
      <w:pPr>
        <w:pStyle w:val="FirstParagraph"/>
      </w:pPr>
      <w:r>
        <w:t xml:space="preserve">Thirty-three species composition sampling events were conducted between early February and late June across 2021 and 2022. Steelhead and bull trout were the primary species encountered during sampling. </w:t>
      </w:r>
      <w:proofErr w:type="gramStart"/>
      <w:r>
        <w:t>The majority of</w:t>
      </w:r>
      <w:proofErr w:type="gramEnd"/>
      <w:r>
        <w:t xml:space="preserve"> captured steelhead were natural-origin; three hatchery-origin </w:t>
      </w:r>
      <w:ins w:id="64" w:author="Cooper, Randy V (DFW)" w:date="2023-10-27T14:59:00Z">
        <w:r w:rsidR="00D65974" w:rsidRPr="00B611BF">
          <w:rPr>
            <w:color w:val="FF0000"/>
            <w:highlight w:val="yellow"/>
            <w:rPrChange w:id="65" w:author="Cooper, Randy V (DFW)" w:date="2023-10-27T14:59:00Z">
              <w:rPr/>
            </w:rPrChange>
          </w:rPr>
          <w:t xml:space="preserve">(adipose </w:t>
        </w:r>
        <w:r w:rsidR="00B611BF" w:rsidRPr="00B611BF">
          <w:rPr>
            <w:color w:val="FF0000"/>
            <w:highlight w:val="yellow"/>
            <w:rPrChange w:id="66" w:author="Cooper, Randy V (DFW)" w:date="2023-10-27T14:59:00Z">
              <w:rPr/>
            </w:rPrChange>
          </w:rPr>
          <w:t xml:space="preserve">fin </w:t>
        </w:r>
        <w:r w:rsidR="00D65974" w:rsidRPr="00B611BF">
          <w:rPr>
            <w:color w:val="FF0000"/>
            <w:highlight w:val="yellow"/>
            <w:rPrChange w:id="67" w:author="Cooper, Randy V (DFW)" w:date="2023-10-27T14:59:00Z">
              <w:rPr/>
            </w:rPrChange>
          </w:rPr>
          <w:t>cli</w:t>
        </w:r>
        <w:r w:rsidR="00D65974" w:rsidRPr="00153EC1">
          <w:rPr>
            <w:color w:val="FF0000"/>
            <w:highlight w:val="yellow"/>
            <w:rPrChange w:id="68" w:author="Cooper, Randy V (DFW)" w:date="2023-10-27T14:59:00Z">
              <w:rPr/>
            </w:rPrChange>
          </w:rPr>
          <w:t>p</w:t>
        </w:r>
      </w:ins>
      <w:ins w:id="69" w:author="Cooper, Randy V (DFW)" w:date="2023-10-27T17:57:00Z">
        <w:r w:rsidR="00154AF0" w:rsidRPr="00153EC1">
          <w:rPr>
            <w:color w:val="FF0000"/>
            <w:highlight w:val="yellow"/>
          </w:rPr>
          <w:t>ped</w:t>
        </w:r>
      </w:ins>
      <w:ins w:id="70" w:author="Cooper, Randy V (DFW)" w:date="2023-10-27T14:59:00Z">
        <w:r w:rsidR="00D65974">
          <w:t xml:space="preserve">) </w:t>
        </w:r>
      </w:ins>
      <w:r>
        <w:t xml:space="preserve">steelhead were captured in early April 2021, and three hatchery-origin steelhead were captured in 2022 </w:t>
      </w:r>
      <w:r>
        <w:lastRenderedPageBreak/>
        <w:t>- two in mid-March and one in late May. Steelhead kelts were encountered starting in early June 2021 and in May 2022 (Table 4.4). From the species composition netting, there are 92 fish to use in this model. The lengths of these fish can be seen in Figure 4.3.</w:t>
      </w:r>
    </w:p>
    <w:p w14:paraId="13DD0977" w14:textId="77777777" w:rsidR="005D2878" w:rsidRDefault="00E6123A">
      <w:pPr>
        <w:pStyle w:val="TableCaption"/>
      </w:pPr>
      <w:r>
        <w:t>Table 4.4: Counts of species encountered during species composition sampling in the lower Dungeness River in 2021 and 2022, differentiating between marked or clipped steelhead (AD) and unmarked steelhead (UM) and including steelhead kelts.</w:t>
      </w:r>
    </w:p>
    <w:tbl>
      <w:tblPr>
        <w:tblStyle w:val="Table"/>
        <w:tblW w:w="9501" w:type="dxa"/>
        <w:jc w:val="center"/>
        <w:tblLook w:val="0020" w:firstRow="1" w:lastRow="0" w:firstColumn="0" w:lastColumn="0" w:noHBand="0" w:noVBand="0"/>
        <w:tblCaption w:val="Table 4.4: Counts of species encountered during species composition sampling in the lower Dungeness River in 2021 and 2022, differentiating between marked or clipped steelhead (AD) and unmarked steelhead (UM) and including steelhead kelts."/>
      </w:tblPr>
      <w:tblGrid>
        <w:gridCol w:w="663"/>
        <w:gridCol w:w="957"/>
        <w:gridCol w:w="972"/>
        <w:gridCol w:w="1569"/>
        <w:gridCol w:w="1084"/>
        <w:gridCol w:w="1460"/>
        <w:gridCol w:w="1415"/>
        <w:gridCol w:w="1381"/>
      </w:tblGrid>
      <w:tr w:rsidR="005D2878" w14:paraId="13DD0980" w14:textId="77777777" w:rsidTr="00D0211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78" w14:textId="77777777" w:rsidR="005D2878" w:rsidRDefault="00E6123A">
            <w:pPr>
              <w:pStyle w:val="Compact"/>
              <w:jc w:val="center"/>
            </w:pPr>
            <w:r>
              <w:t>Year</w:t>
            </w:r>
          </w:p>
        </w:tc>
        <w:tc>
          <w:tcPr>
            <w:tcW w:w="957" w:type="dxa"/>
          </w:tcPr>
          <w:p w14:paraId="13DD0979" w14:textId="77777777" w:rsidR="005D2878" w:rsidRDefault="00E6123A">
            <w:pPr>
              <w:pStyle w:val="Compact"/>
              <w:jc w:val="center"/>
            </w:pPr>
            <w:r>
              <w:t>Date</w:t>
            </w:r>
          </w:p>
        </w:tc>
        <w:tc>
          <w:tcPr>
            <w:tcW w:w="0" w:type="auto"/>
          </w:tcPr>
          <w:p w14:paraId="13DD097A" w14:textId="77777777" w:rsidR="005D2878" w:rsidRDefault="00E6123A">
            <w:pPr>
              <w:pStyle w:val="Compact"/>
              <w:jc w:val="center"/>
            </w:pPr>
            <w:r>
              <w:t>Bull Trout</w:t>
            </w:r>
          </w:p>
        </w:tc>
        <w:tc>
          <w:tcPr>
            <w:tcW w:w="0" w:type="auto"/>
          </w:tcPr>
          <w:p w14:paraId="13DD097B" w14:textId="77777777" w:rsidR="005D2878" w:rsidRDefault="00E6123A">
            <w:pPr>
              <w:pStyle w:val="Compact"/>
              <w:jc w:val="center"/>
            </w:pPr>
            <w:r>
              <w:t>Resident Rainbow</w:t>
            </w:r>
          </w:p>
        </w:tc>
        <w:tc>
          <w:tcPr>
            <w:tcW w:w="0" w:type="auto"/>
          </w:tcPr>
          <w:p w14:paraId="13DD097C" w14:textId="77777777" w:rsidR="005D2878" w:rsidRDefault="00E6123A">
            <w:pPr>
              <w:pStyle w:val="Compact"/>
              <w:jc w:val="center"/>
            </w:pPr>
            <w:r>
              <w:t>Cutthroat</w:t>
            </w:r>
          </w:p>
        </w:tc>
        <w:tc>
          <w:tcPr>
            <w:tcW w:w="0" w:type="auto"/>
          </w:tcPr>
          <w:p w14:paraId="13DD097D" w14:textId="77777777" w:rsidR="005D2878" w:rsidRDefault="00E6123A">
            <w:pPr>
              <w:pStyle w:val="Compact"/>
              <w:jc w:val="center"/>
            </w:pPr>
            <w:r>
              <w:t>Steelhead (UM)</w:t>
            </w:r>
          </w:p>
        </w:tc>
        <w:tc>
          <w:tcPr>
            <w:tcW w:w="0" w:type="auto"/>
          </w:tcPr>
          <w:p w14:paraId="13DD097E" w14:textId="77777777" w:rsidR="005D2878" w:rsidRDefault="00E6123A">
            <w:pPr>
              <w:pStyle w:val="Compact"/>
              <w:jc w:val="center"/>
            </w:pPr>
            <w:r>
              <w:t>Steelhead (AD)</w:t>
            </w:r>
          </w:p>
        </w:tc>
        <w:tc>
          <w:tcPr>
            <w:tcW w:w="0" w:type="auto"/>
          </w:tcPr>
          <w:p w14:paraId="13DD097F" w14:textId="77777777" w:rsidR="005D2878" w:rsidRDefault="00E6123A">
            <w:pPr>
              <w:pStyle w:val="Compact"/>
              <w:jc w:val="center"/>
            </w:pPr>
            <w:r>
              <w:t>Steelhead Kelt</w:t>
            </w:r>
          </w:p>
        </w:tc>
      </w:tr>
      <w:tr w:rsidR="005D2878" w14:paraId="13DD0989" w14:textId="77777777" w:rsidTr="00D0211F">
        <w:trPr>
          <w:jc w:val="center"/>
        </w:trPr>
        <w:tc>
          <w:tcPr>
            <w:tcW w:w="0" w:type="auto"/>
          </w:tcPr>
          <w:p w14:paraId="13DD0981" w14:textId="77777777" w:rsidR="005D2878" w:rsidRDefault="00E6123A">
            <w:pPr>
              <w:pStyle w:val="Compact"/>
              <w:jc w:val="center"/>
            </w:pPr>
            <w:r>
              <w:t>2021</w:t>
            </w:r>
          </w:p>
        </w:tc>
        <w:tc>
          <w:tcPr>
            <w:tcW w:w="957" w:type="dxa"/>
          </w:tcPr>
          <w:p w14:paraId="13DD0982" w14:textId="77777777" w:rsidR="005D2878" w:rsidRDefault="00E6123A">
            <w:pPr>
              <w:pStyle w:val="Compact"/>
              <w:jc w:val="center"/>
            </w:pPr>
            <w:r>
              <w:t>Feb 17</w:t>
            </w:r>
          </w:p>
        </w:tc>
        <w:tc>
          <w:tcPr>
            <w:tcW w:w="0" w:type="auto"/>
          </w:tcPr>
          <w:p w14:paraId="13DD0983" w14:textId="77777777" w:rsidR="005D2878" w:rsidRDefault="00E6123A">
            <w:pPr>
              <w:pStyle w:val="Compact"/>
              <w:jc w:val="center"/>
            </w:pPr>
            <w:r>
              <w:t>1</w:t>
            </w:r>
          </w:p>
        </w:tc>
        <w:tc>
          <w:tcPr>
            <w:tcW w:w="0" w:type="auto"/>
          </w:tcPr>
          <w:p w14:paraId="13DD0984" w14:textId="77777777" w:rsidR="005D2878" w:rsidRDefault="00E6123A">
            <w:pPr>
              <w:pStyle w:val="Compact"/>
              <w:jc w:val="center"/>
            </w:pPr>
            <w:r>
              <w:t>0</w:t>
            </w:r>
          </w:p>
        </w:tc>
        <w:tc>
          <w:tcPr>
            <w:tcW w:w="0" w:type="auto"/>
          </w:tcPr>
          <w:p w14:paraId="13DD0985" w14:textId="77777777" w:rsidR="005D2878" w:rsidRDefault="00E6123A">
            <w:pPr>
              <w:pStyle w:val="Compact"/>
              <w:jc w:val="center"/>
            </w:pPr>
            <w:r>
              <w:t>0</w:t>
            </w:r>
          </w:p>
        </w:tc>
        <w:tc>
          <w:tcPr>
            <w:tcW w:w="0" w:type="auto"/>
          </w:tcPr>
          <w:p w14:paraId="13DD0986" w14:textId="77777777" w:rsidR="005D2878" w:rsidRDefault="00E6123A">
            <w:pPr>
              <w:pStyle w:val="Compact"/>
              <w:jc w:val="center"/>
            </w:pPr>
            <w:r>
              <w:t>0</w:t>
            </w:r>
          </w:p>
        </w:tc>
        <w:tc>
          <w:tcPr>
            <w:tcW w:w="0" w:type="auto"/>
          </w:tcPr>
          <w:p w14:paraId="13DD0987" w14:textId="77777777" w:rsidR="005D2878" w:rsidRDefault="00E6123A">
            <w:pPr>
              <w:pStyle w:val="Compact"/>
              <w:jc w:val="center"/>
            </w:pPr>
            <w:r>
              <w:t>0</w:t>
            </w:r>
          </w:p>
        </w:tc>
        <w:tc>
          <w:tcPr>
            <w:tcW w:w="0" w:type="auto"/>
          </w:tcPr>
          <w:p w14:paraId="13DD0988" w14:textId="77777777" w:rsidR="005D2878" w:rsidRDefault="00E6123A">
            <w:pPr>
              <w:pStyle w:val="Compact"/>
              <w:jc w:val="center"/>
            </w:pPr>
            <w:r>
              <w:t>0</w:t>
            </w:r>
          </w:p>
        </w:tc>
      </w:tr>
      <w:tr w:rsidR="005D2878" w14:paraId="13DD0992" w14:textId="77777777" w:rsidTr="00D0211F">
        <w:trPr>
          <w:jc w:val="center"/>
        </w:trPr>
        <w:tc>
          <w:tcPr>
            <w:tcW w:w="0" w:type="auto"/>
          </w:tcPr>
          <w:p w14:paraId="13DD098A" w14:textId="77777777" w:rsidR="005D2878" w:rsidRDefault="00E6123A">
            <w:pPr>
              <w:pStyle w:val="Compact"/>
              <w:jc w:val="center"/>
            </w:pPr>
            <w:r>
              <w:t>2021</w:t>
            </w:r>
          </w:p>
        </w:tc>
        <w:tc>
          <w:tcPr>
            <w:tcW w:w="957" w:type="dxa"/>
          </w:tcPr>
          <w:p w14:paraId="13DD098B" w14:textId="77777777" w:rsidR="005D2878" w:rsidRDefault="00E6123A">
            <w:pPr>
              <w:pStyle w:val="Compact"/>
              <w:jc w:val="center"/>
            </w:pPr>
            <w:r>
              <w:t>Feb 22</w:t>
            </w:r>
          </w:p>
        </w:tc>
        <w:tc>
          <w:tcPr>
            <w:tcW w:w="0" w:type="auto"/>
          </w:tcPr>
          <w:p w14:paraId="13DD098C" w14:textId="77777777" w:rsidR="005D2878" w:rsidRDefault="00E6123A">
            <w:pPr>
              <w:pStyle w:val="Compact"/>
              <w:jc w:val="center"/>
            </w:pPr>
            <w:r>
              <w:t>0</w:t>
            </w:r>
          </w:p>
        </w:tc>
        <w:tc>
          <w:tcPr>
            <w:tcW w:w="0" w:type="auto"/>
          </w:tcPr>
          <w:p w14:paraId="13DD098D" w14:textId="77777777" w:rsidR="005D2878" w:rsidRDefault="00E6123A">
            <w:pPr>
              <w:pStyle w:val="Compact"/>
              <w:jc w:val="center"/>
            </w:pPr>
            <w:r>
              <w:t>0</w:t>
            </w:r>
          </w:p>
        </w:tc>
        <w:tc>
          <w:tcPr>
            <w:tcW w:w="0" w:type="auto"/>
          </w:tcPr>
          <w:p w14:paraId="13DD098E" w14:textId="77777777" w:rsidR="005D2878" w:rsidRDefault="00E6123A">
            <w:pPr>
              <w:pStyle w:val="Compact"/>
              <w:jc w:val="center"/>
            </w:pPr>
            <w:r>
              <w:t>0</w:t>
            </w:r>
          </w:p>
        </w:tc>
        <w:tc>
          <w:tcPr>
            <w:tcW w:w="0" w:type="auto"/>
          </w:tcPr>
          <w:p w14:paraId="13DD098F" w14:textId="77777777" w:rsidR="005D2878" w:rsidRDefault="00E6123A">
            <w:pPr>
              <w:pStyle w:val="Compact"/>
              <w:jc w:val="center"/>
            </w:pPr>
            <w:r>
              <w:t>2</w:t>
            </w:r>
          </w:p>
        </w:tc>
        <w:tc>
          <w:tcPr>
            <w:tcW w:w="0" w:type="auto"/>
          </w:tcPr>
          <w:p w14:paraId="13DD0990" w14:textId="77777777" w:rsidR="005D2878" w:rsidRDefault="00E6123A">
            <w:pPr>
              <w:pStyle w:val="Compact"/>
              <w:jc w:val="center"/>
            </w:pPr>
            <w:r>
              <w:t>0</w:t>
            </w:r>
          </w:p>
        </w:tc>
        <w:tc>
          <w:tcPr>
            <w:tcW w:w="0" w:type="auto"/>
          </w:tcPr>
          <w:p w14:paraId="13DD0991" w14:textId="77777777" w:rsidR="005D2878" w:rsidRDefault="00E6123A">
            <w:pPr>
              <w:pStyle w:val="Compact"/>
              <w:jc w:val="center"/>
            </w:pPr>
            <w:r>
              <w:t>0</w:t>
            </w:r>
          </w:p>
        </w:tc>
      </w:tr>
      <w:tr w:rsidR="005D2878" w14:paraId="13DD099B" w14:textId="77777777" w:rsidTr="00D0211F">
        <w:trPr>
          <w:jc w:val="center"/>
        </w:trPr>
        <w:tc>
          <w:tcPr>
            <w:tcW w:w="0" w:type="auto"/>
          </w:tcPr>
          <w:p w14:paraId="13DD0993" w14:textId="77777777" w:rsidR="005D2878" w:rsidRDefault="00E6123A">
            <w:pPr>
              <w:pStyle w:val="Compact"/>
              <w:jc w:val="center"/>
            </w:pPr>
            <w:r>
              <w:t>2021</w:t>
            </w:r>
          </w:p>
        </w:tc>
        <w:tc>
          <w:tcPr>
            <w:tcW w:w="957" w:type="dxa"/>
          </w:tcPr>
          <w:p w14:paraId="13DD0994" w14:textId="77777777" w:rsidR="005D2878" w:rsidRDefault="00E6123A">
            <w:pPr>
              <w:pStyle w:val="Compact"/>
              <w:jc w:val="center"/>
            </w:pPr>
            <w:r>
              <w:t>Feb 25</w:t>
            </w:r>
          </w:p>
        </w:tc>
        <w:tc>
          <w:tcPr>
            <w:tcW w:w="0" w:type="auto"/>
          </w:tcPr>
          <w:p w14:paraId="13DD0995" w14:textId="77777777" w:rsidR="005D2878" w:rsidRDefault="00E6123A">
            <w:pPr>
              <w:pStyle w:val="Compact"/>
              <w:jc w:val="center"/>
            </w:pPr>
            <w:r>
              <w:t>0</w:t>
            </w:r>
          </w:p>
        </w:tc>
        <w:tc>
          <w:tcPr>
            <w:tcW w:w="0" w:type="auto"/>
          </w:tcPr>
          <w:p w14:paraId="13DD0996" w14:textId="77777777" w:rsidR="005D2878" w:rsidRDefault="00E6123A">
            <w:pPr>
              <w:pStyle w:val="Compact"/>
              <w:jc w:val="center"/>
            </w:pPr>
            <w:r>
              <w:t>0</w:t>
            </w:r>
          </w:p>
        </w:tc>
        <w:tc>
          <w:tcPr>
            <w:tcW w:w="0" w:type="auto"/>
          </w:tcPr>
          <w:p w14:paraId="13DD0997" w14:textId="77777777" w:rsidR="005D2878" w:rsidRDefault="00E6123A">
            <w:pPr>
              <w:pStyle w:val="Compact"/>
              <w:jc w:val="center"/>
            </w:pPr>
            <w:r>
              <w:t>0</w:t>
            </w:r>
          </w:p>
        </w:tc>
        <w:tc>
          <w:tcPr>
            <w:tcW w:w="0" w:type="auto"/>
          </w:tcPr>
          <w:p w14:paraId="13DD0998" w14:textId="77777777" w:rsidR="005D2878" w:rsidRDefault="00E6123A">
            <w:pPr>
              <w:pStyle w:val="Compact"/>
              <w:jc w:val="center"/>
            </w:pPr>
            <w:r>
              <w:t>2</w:t>
            </w:r>
          </w:p>
        </w:tc>
        <w:tc>
          <w:tcPr>
            <w:tcW w:w="0" w:type="auto"/>
          </w:tcPr>
          <w:p w14:paraId="13DD0999" w14:textId="77777777" w:rsidR="005D2878" w:rsidRDefault="00E6123A">
            <w:pPr>
              <w:pStyle w:val="Compact"/>
              <w:jc w:val="center"/>
            </w:pPr>
            <w:r>
              <w:t>0</w:t>
            </w:r>
          </w:p>
        </w:tc>
        <w:tc>
          <w:tcPr>
            <w:tcW w:w="0" w:type="auto"/>
          </w:tcPr>
          <w:p w14:paraId="13DD099A" w14:textId="77777777" w:rsidR="005D2878" w:rsidRDefault="00E6123A">
            <w:pPr>
              <w:pStyle w:val="Compact"/>
              <w:jc w:val="center"/>
            </w:pPr>
            <w:r>
              <w:t>0</w:t>
            </w:r>
          </w:p>
        </w:tc>
      </w:tr>
      <w:tr w:rsidR="005D2878" w14:paraId="13DD09A4" w14:textId="77777777" w:rsidTr="00D0211F">
        <w:trPr>
          <w:jc w:val="center"/>
        </w:trPr>
        <w:tc>
          <w:tcPr>
            <w:tcW w:w="0" w:type="auto"/>
          </w:tcPr>
          <w:p w14:paraId="13DD099C" w14:textId="77777777" w:rsidR="005D2878" w:rsidRDefault="00E6123A">
            <w:pPr>
              <w:pStyle w:val="Compact"/>
              <w:jc w:val="center"/>
            </w:pPr>
            <w:r>
              <w:t>2021</w:t>
            </w:r>
          </w:p>
        </w:tc>
        <w:tc>
          <w:tcPr>
            <w:tcW w:w="957" w:type="dxa"/>
          </w:tcPr>
          <w:p w14:paraId="13DD099D" w14:textId="77777777" w:rsidR="005D2878" w:rsidRDefault="00E6123A">
            <w:pPr>
              <w:pStyle w:val="Compact"/>
              <w:jc w:val="center"/>
            </w:pPr>
            <w:r>
              <w:t>Feb 26</w:t>
            </w:r>
          </w:p>
        </w:tc>
        <w:tc>
          <w:tcPr>
            <w:tcW w:w="0" w:type="auto"/>
          </w:tcPr>
          <w:p w14:paraId="13DD099E" w14:textId="77777777" w:rsidR="005D2878" w:rsidRDefault="00E6123A">
            <w:pPr>
              <w:pStyle w:val="Compact"/>
              <w:jc w:val="center"/>
            </w:pPr>
            <w:r>
              <w:t>0</w:t>
            </w:r>
          </w:p>
        </w:tc>
        <w:tc>
          <w:tcPr>
            <w:tcW w:w="0" w:type="auto"/>
          </w:tcPr>
          <w:p w14:paraId="13DD099F" w14:textId="77777777" w:rsidR="005D2878" w:rsidRDefault="00E6123A">
            <w:pPr>
              <w:pStyle w:val="Compact"/>
              <w:jc w:val="center"/>
            </w:pPr>
            <w:r>
              <w:t>0</w:t>
            </w:r>
          </w:p>
        </w:tc>
        <w:tc>
          <w:tcPr>
            <w:tcW w:w="0" w:type="auto"/>
          </w:tcPr>
          <w:p w14:paraId="13DD09A0" w14:textId="77777777" w:rsidR="005D2878" w:rsidRDefault="00E6123A">
            <w:pPr>
              <w:pStyle w:val="Compact"/>
              <w:jc w:val="center"/>
            </w:pPr>
            <w:r>
              <w:t>0</w:t>
            </w:r>
          </w:p>
        </w:tc>
        <w:tc>
          <w:tcPr>
            <w:tcW w:w="0" w:type="auto"/>
          </w:tcPr>
          <w:p w14:paraId="13DD09A1" w14:textId="77777777" w:rsidR="005D2878" w:rsidRDefault="00E6123A">
            <w:pPr>
              <w:pStyle w:val="Compact"/>
              <w:jc w:val="center"/>
            </w:pPr>
            <w:r>
              <w:t>1</w:t>
            </w:r>
          </w:p>
        </w:tc>
        <w:tc>
          <w:tcPr>
            <w:tcW w:w="0" w:type="auto"/>
          </w:tcPr>
          <w:p w14:paraId="13DD09A2" w14:textId="77777777" w:rsidR="005D2878" w:rsidRDefault="00E6123A">
            <w:pPr>
              <w:pStyle w:val="Compact"/>
              <w:jc w:val="center"/>
            </w:pPr>
            <w:r>
              <w:t>0</w:t>
            </w:r>
          </w:p>
        </w:tc>
        <w:tc>
          <w:tcPr>
            <w:tcW w:w="0" w:type="auto"/>
          </w:tcPr>
          <w:p w14:paraId="13DD09A3" w14:textId="77777777" w:rsidR="005D2878" w:rsidRDefault="00E6123A">
            <w:pPr>
              <w:pStyle w:val="Compact"/>
              <w:jc w:val="center"/>
            </w:pPr>
            <w:r>
              <w:t>0</w:t>
            </w:r>
          </w:p>
        </w:tc>
      </w:tr>
      <w:tr w:rsidR="005D2878" w14:paraId="13DD09AD" w14:textId="77777777" w:rsidTr="00D0211F">
        <w:trPr>
          <w:jc w:val="center"/>
        </w:trPr>
        <w:tc>
          <w:tcPr>
            <w:tcW w:w="0" w:type="auto"/>
          </w:tcPr>
          <w:p w14:paraId="13DD09A5" w14:textId="77777777" w:rsidR="005D2878" w:rsidRDefault="00E6123A">
            <w:pPr>
              <w:pStyle w:val="Compact"/>
              <w:jc w:val="center"/>
            </w:pPr>
            <w:r>
              <w:t>2021</w:t>
            </w:r>
          </w:p>
        </w:tc>
        <w:tc>
          <w:tcPr>
            <w:tcW w:w="957" w:type="dxa"/>
          </w:tcPr>
          <w:p w14:paraId="13DD09A6" w14:textId="77777777" w:rsidR="005D2878" w:rsidRDefault="00E6123A">
            <w:pPr>
              <w:pStyle w:val="Compact"/>
              <w:jc w:val="center"/>
            </w:pPr>
            <w:r>
              <w:t>Mar 03</w:t>
            </w:r>
          </w:p>
        </w:tc>
        <w:tc>
          <w:tcPr>
            <w:tcW w:w="0" w:type="auto"/>
          </w:tcPr>
          <w:p w14:paraId="13DD09A7" w14:textId="77777777" w:rsidR="005D2878" w:rsidRDefault="00E6123A">
            <w:pPr>
              <w:pStyle w:val="Compact"/>
              <w:jc w:val="center"/>
            </w:pPr>
            <w:r>
              <w:t>0</w:t>
            </w:r>
          </w:p>
        </w:tc>
        <w:tc>
          <w:tcPr>
            <w:tcW w:w="0" w:type="auto"/>
          </w:tcPr>
          <w:p w14:paraId="13DD09A8" w14:textId="77777777" w:rsidR="005D2878" w:rsidRDefault="00E6123A">
            <w:pPr>
              <w:pStyle w:val="Compact"/>
              <w:jc w:val="center"/>
            </w:pPr>
            <w:r>
              <w:t>0</w:t>
            </w:r>
          </w:p>
        </w:tc>
        <w:tc>
          <w:tcPr>
            <w:tcW w:w="0" w:type="auto"/>
          </w:tcPr>
          <w:p w14:paraId="13DD09A9" w14:textId="77777777" w:rsidR="005D2878" w:rsidRDefault="00E6123A">
            <w:pPr>
              <w:pStyle w:val="Compact"/>
              <w:jc w:val="center"/>
            </w:pPr>
            <w:r>
              <w:t>0</w:t>
            </w:r>
          </w:p>
        </w:tc>
        <w:tc>
          <w:tcPr>
            <w:tcW w:w="0" w:type="auto"/>
          </w:tcPr>
          <w:p w14:paraId="13DD09AA" w14:textId="77777777" w:rsidR="005D2878" w:rsidRDefault="00E6123A">
            <w:pPr>
              <w:pStyle w:val="Compact"/>
              <w:jc w:val="center"/>
            </w:pPr>
            <w:r>
              <w:t>1</w:t>
            </w:r>
          </w:p>
        </w:tc>
        <w:tc>
          <w:tcPr>
            <w:tcW w:w="0" w:type="auto"/>
          </w:tcPr>
          <w:p w14:paraId="13DD09AB" w14:textId="77777777" w:rsidR="005D2878" w:rsidRDefault="00E6123A">
            <w:pPr>
              <w:pStyle w:val="Compact"/>
              <w:jc w:val="center"/>
            </w:pPr>
            <w:r>
              <w:t>0</w:t>
            </w:r>
          </w:p>
        </w:tc>
        <w:tc>
          <w:tcPr>
            <w:tcW w:w="0" w:type="auto"/>
          </w:tcPr>
          <w:p w14:paraId="13DD09AC" w14:textId="77777777" w:rsidR="005D2878" w:rsidRDefault="00E6123A">
            <w:pPr>
              <w:pStyle w:val="Compact"/>
              <w:jc w:val="center"/>
            </w:pPr>
            <w:r>
              <w:t>0</w:t>
            </w:r>
          </w:p>
        </w:tc>
      </w:tr>
      <w:tr w:rsidR="005D2878" w14:paraId="13DD09B6" w14:textId="77777777" w:rsidTr="00D0211F">
        <w:trPr>
          <w:jc w:val="center"/>
        </w:trPr>
        <w:tc>
          <w:tcPr>
            <w:tcW w:w="0" w:type="auto"/>
          </w:tcPr>
          <w:p w14:paraId="13DD09AE" w14:textId="77777777" w:rsidR="005D2878" w:rsidRDefault="00E6123A">
            <w:pPr>
              <w:pStyle w:val="Compact"/>
              <w:jc w:val="center"/>
            </w:pPr>
            <w:r>
              <w:t>2021</w:t>
            </w:r>
          </w:p>
        </w:tc>
        <w:tc>
          <w:tcPr>
            <w:tcW w:w="957" w:type="dxa"/>
          </w:tcPr>
          <w:p w14:paraId="13DD09AF" w14:textId="77777777" w:rsidR="005D2878" w:rsidRDefault="00E6123A">
            <w:pPr>
              <w:pStyle w:val="Compact"/>
              <w:jc w:val="center"/>
            </w:pPr>
            <w:r>
              <w:t>Mar 04</w:t>
            </w:r>
          </w:p>
        </w:tc>
        <w:tc>
          <w:tcPr>
            <w:tcW w:w="0" w:type="auto"/>
          </w:tcPr>
          <w:p w14:paraId="13DD09B0" w14:textId="77777777" w:rsidR="005D2878" w:rsidRDefault="00E6123A">
            <w:pPr>
              <w:pStyle w:val="Compact"/>
              <w:jc w:val="center"/>
            </w:pPr>
            <w:r>
              <w:t>1</w:t>
            </w:r>
          </w:p>
        </w:tc>
        <w:tc>
          <w:tcPr>
            <w:tcW w:w="0" w:type="auto"/>
          </w:tcPr>
          <w:p w14:paraId="13DD09B1" w14:textId="77777777" w:rsidR="005D2878" w:rsidRDefault="00E6123A">
            <w:pPr>
              <w:pStyle w:val="Compact"/>
              <w:jc w:val="center"/>
            </w:pPr>
            <w:r>
              <w:t>0</w:t>
            </w:r>
          </w:p>
        </w:tc>
        <w:tc>
          <w:tcPr>
            <w:tcW w:w="0" w:type="auto"/>
          </w:tcPr>
          <w:p w14:paraId="13DD09B2" w14:textId="77777777" w:rsidR="005D2878" w:rsidRDefault="00E6123A">
            <w:pPr>
              <w:pStyle w:val="Compact"/>
              <w:jc w:val="center"/>
            </w:pPr>
            <w:r>
              <w:t>0</w:t>
            </w:r>
          </w:p>
        </w:tc>
        <w:tc>
          <w:tcPr>
            <w:tcW w:w="0" w:type="auto"/>
          </w:tcPr>
          <w:p w14:paraId="13DD09B3" w14:textId="77777777" w:rsidR="005D2878" w:rsidRDefault="00E6123A">
            <w:pPr>
              <w:pStyle w:val="Compact"/>
              <w:jc w:val="center"/>
            </w:pPr>
            <w:r>
              <w:t>0</w:t>
            </w:r>
          </w:p>
        </w:tc>
        <w:tc>
          <w:tcPr>
            <w:tcW w:w="0" w:type="auto"/>
          </w:tcPr>
          <w:p w14:paraId="13DD09B4" w14:textId="77777777" w:rsidR="005D2878" w:rsidRDefault="00E6123A">
            <w:pPr>
              <w:pStyle w:val="Compact"/>
              <w:jc w:val="center"/>
            </w:pPr>
            <w:r>
              <w:t>0</w:t>
            </w:r>
          </w:p>
        </w:tc>
        <w:tc>
          <w:tcPr>
            <w:tcW w:w="0" w:type="auto"/>
          </w:tcPr>
          <w:p w14:paraId="13DD09B5" w14:textId="77777777" w:rsidR="005D2878" w:rsidRDefault="00E6123A">
            <w:pPr>
              <w:pStyle w:val="Compact"/>
              <w:jc w:val="center"/>
            </w:pPr>
            <w:r>
              <w:t>0</w:t>
            </w:r>
          </w:p>
        </w:tc>
      </w:tr>
      <w:tr w:rsidR="005D2878" w14:paraId="13DD09BF" w14:textId="77777777" w:rsidTr="00D0211F">
        <w:trPr>
          <w:jc w:val="center"/>
        </w:trPr>
        <w:tc>
          <w:tcPr>
            <w:tcW w:w="0" w:type="auto"/>
          </w:tcPr>
          <w:p w14:paraId="13DD09B7" w14:textId="77777777" w:rsidR="005D2878" w:rsidRDefault="00E6123A">
            <w:pPr>
              <w:pStyle w:val="Compact"/>
              <w:jc w:val="center"/>
            </w:pPr>
            <w:r>
              <w:t>2021</w:t>
            </w:r>
          </w:p>
        </w:tc>
        <w:tc>
          <w:tcPr>
            <w:tcW w:w="957" w:type="dxa"/>
          </w:tcPr>
          <w:p w14:paraId="13DD09B8" w14:textId="77777777" w:rsidR="005D2878" w:rsidRDefault="00E6123A">
            <w:pPr>
              <w:pStyle w:val="Compact"/>
              <w:jc w:val="center"/>
            </w:pPr>
            <w:r>
              <w:t>Mar 17</w:t>
            </w:r>
          </w:p>
        </w:tc>
        <w:tc>
          <w:tcPr>
            <w:tcW w:w="0" w:type="auto"/>
          </w:tcPr>
          <w:p w14:paraId="13DD09B9" w14:textId="77777777" w:rsidR="005D2878" w:rsidRDefault="00E6123A">
            <w:pPr>
              <w:pStyle w:val="Compact"/>
              <w:jc w:val="center"/>
            </w:pPr>
            <w:r>
              <w:t>0</w:t>
            </w:r>
          </w:p>
        </w:tc>
        <w:tc>
          <w:tcPr>
            <w:tcW w:w="0" w:type="auto"/>
          </w:tcPr>
          <w:p w14:paraId="13DD09BA" w14:textId="77777777" w:rsidR="005D2878" w:rsidRDefault="00E6123A">
            <w:pPr>
              <w:pStyle w:val="Compact"/>
              <w:jc w:val="center"/>
            </w:pPr>
            <w:r>
              <w:t>0</w:t>
            </w:r>
          </w:p>
        </w:tc>
        <w:tc>
          <w:tcPr>
            <w:tcW w:w="0" w:type="auto"/>
          </w:tcPr>
          <w:p w14:paraId="13DD09BB" w14:textId="77777777" w:rsidR="005D2878" w:rsidRDefault="00E6123A">
            <w:pPr>
              <w:pStyle w:val="Compact"/>
              <w:jc w:val="center"/>
            </w:pPr>
            <w:r>
              <w:t>0</w:t>
            </w:r>
          </w:p>
        </w:tc>
        <w:tc>
          <w:tcPr>
            <w:tcW w:w="0" w:type="auto"/>
          </w:tcPr>
          <w:p w14:paraId="13DD09BC" w14:textId="77777777" w:rsidR="005D2878" w:rsidRDefault="00E6123A">
            <w:pPr>
              <w:pStyle w:val="Compact"/>
              <w:jc w:val="center"/>
            </w:pPr>
            <w:r>
              <w:t>1</w:t>
            </w:r>
          </w:p>
        </w:tc>
        <w:tc>
          <w:tcPr>
            <w:tcW w:w="0" w:type="auto"/>
          </w:tcPr>
          <w:p w14:paraId="13DD09BD" w14:textId="77777777" w:rsidR="005D2878" w:rsidRDefault="00E6123A">
            <w:pPr>
              <w:pStyle w:val="Compact"/>
              <w:jc w:val="center"/>
            </w:pPr>
            <w:r>
              <w:t>0</w:t>
            </w:r>
          </w:p>
        </w:tc>
        <w:tc>
          <w:tcPr>
            <w:tcW w:w="0" w:type="auto"/>
          </w:tcPr>
          <w:p w14:paraId="13DD09BE" w14:textId="77777777" w:rsidR="005D2878" w:rsidRDefault="00E6123A">
            <w:pPr>
              <w:pStyle w:val="Compact"/>
              <w:jc w:val="center"/>
            </w:pPr>
            <w:r>
              <w:t>0</w:t>
            </w:r>
          </w:p>
        </w:tc>
      </w:tr>
      <w:tr w:rsidR="005D2878" w14:paraId="13DD09C8" w14:textId="77777777" w:rsidTr="00D0211F">
        <w:trPr>
          <w:jc w:val="center"/>
        </w:trPr>
        <w:tc>
          <w:tcPr>
            <w:tcW w:w="0" w:type="auto"/>
          </w:tcPr>
          <w:p w14:paraId="13DD09C0" w14:textId="77777777" w:rsidR="005D2878" w:rsidRDefault="00E6123A">
            <w:pPr>
              <w:pStyle w:val="Compact"/>
              <w:jc w:val="center"/>
            </w:pPr>
            <w:r>
              <w:t>2021</w:t>
            </w:r>
          </w:p>
        </w:tc>
        <w:tc>
          <w:tcPr>
            <w:tcW w:w="957" w:type="dxa"/>
          </w:tcPr>
          <w:p w14:paraId="13DD09C1" w14:textId="77777777" w:rsidR="005D2878" w:rsidRDefault="00E6123A">
            <w:pPr>
              <w:pStyle w:val="Compact"/>
              <w:jc w:val="center"/>
            </w:pPr>
            <w:r>
              <w:t>Mar 18</w:t>
            </w:r>
          </w:p>
        </w:tc>
        <w:tc>
          <w:tcPr>
            <w:tcW w:w="0" w:type="auto"/>
          </w:tcPr>
          <w:p w14:paraId="13DD09C2" w14:textId="77777777" w:rsidR="005D2878" w:rsidRDefault="00E6123A">
            <w:pPr>
              <w:pStyle w:val="Compact"/>
              <w:jc w:val="center"/>
            </w:pPr>
            <w:r>
              <w:t>0</w:t>
            </w:r>
          </w:p>
        </w:tc>
        <w:tc>
          <w:tcPr>
            <w:tcW w:w="0" w:type="auto"/>
          </w:tcPr>
          <w:p w14:paraId="13DD09C3" w14:textId="77777777" w:rsidR="005D2878" w:rsidRDefault="00E6123A">
            <w:pPr>
              <w:pStyle w:val="Compact"/>
              <w:jc w:val="center"/>
            </w:pPr>
            <w:r>
              <w:t>0</w:t>
            </w:r>
          </w:p>
        </w:tc>
        <w:tc>
          <w:tcPr>
            <w:tcW w:w="0" w:type="auto"/>
          </w:tcPr>
          <w:p w14:paraId="13DD09C4" w14:textId="77777777" w:rsidR="005D2878" w:rsidRDefault="00E6123A">
            <w:pPr>
              <w:pStyle w:val="Compact"/>
              <w:jc w:val="center"/>
            </w:pPr>
            <w:r>
              <w:t>0</w:t>
            </w:r>
          </w:p>
        </w:tc>
        <w:tc>
          <w:tcPr>
            <w:tcW w:w="0" w:type="auto"/>
          </w:tcPr>
          <w:p w14:paraId="13DD09C5" w14:textId="77777777" w:rsidR="005D2878" w:rsidRDefault="00E6123A">
            <w:pPr>
              <w:pStyle w:val="Compact"/>
              <w:jc w:val="center"/>
            </w:pPr>
            <w:r>
              <w:t>1</w:t>
            </w:r>
          </w:p>
        </w:tc>
        <w:tc>
          <w:tcPr>
            <w:tcW w:w="0" w:type="auto"/>
          </w:tcPr>
          <w:p w14:paraId="13DD09C6" w14:textId="77777777" w:rsidR="005D2878" w:rsidRDefault="00E6123A">
            <w:pPr>
              <w:pStyle w:val="Compact"/>
              <w:jc w:val="center"/>
            </w:pPr>
            <w:r>
              <w:t>0</w:t>
            </w:r>
          </w:p>
        </w:tc>
        <w:tc>
          <w:tcPr>
            <w:tcW w:w="0" w:type="auto"/>
          </w:tcPr>
          <w:p w14:paraId="13DD09C7" w14:textId="77777777" w:rsidR="005D2878" w:rsidRDefault="00E6123A">
            <w:pPr>
              <w:pStyle w:val="Compact"/>
              <w:jc w:val="center"/>
            </w:pPr>
            <w:r>
              <w:t>0</w:t>
            </w:r>
          </w:p>
        </w:tc>
      </w:tr>
      <w:tr w:rsidR="005D2878" w14:paraId="13DD09D1" w14:textId="77777777" w:rsidTr="00D0211F">
        <w:trPr>
          <w:jc w:val="center"/>
        </w:trPr>
        <w:tc>
          <w:tcPr>
            <w:tcW w:w="0" w:type="auto"/>
          </w:tcPr>
          <w:p w14:paraId="13DD09C9" w14:textId="77777777" w:rsidR="005D2878" w:rsidRDefault="00E6123A">
            <w:pPr>
              <w:pStyle w:val="Compact"/>
              <w:jc w:val="center"/>
            </w:pPr>
            <w:r>
              <w:t>2021</w:t>
            </w:r>
          </w:p>
        </w:tc>
        <w:tc>
          <w:tcPr>
            <w:tcW w:w="957" w:type="dxa"/>
          </w:tcPr>
          <w:p w14:paraId="13DD09CA" w14:textId="77777777" w:rsidR="005D2878" w:rsidRDefault="00E6123A">
            <w:pPr>
              <w:pStyle w:val="Compact"/>
              <w:jc w:val="center"/>
            </w:pPr>
            <w:r>
              <w:t>Mar 25</w:t>
            </w:r>
          </w:p>
        </w:tc>
        <w:tc>
          <w:tcPr>
            <w:tcW w:w="0" w:type="auto"/>
          </w:tcPr>
          <w:p w14:paraId="13DD09CB" w14:textId="77777777" w:rsidR="005D2878" w:rsidRDefault="00E6123A">
            <w:pPr>
              <w:pStyle w:val="Compact"/>
              <w:jc w:val="center"/>
            </w:pPr>
            <w:r>
              <w:t>0</w:t>
            </w:r>
          </w:p>
        </w:tc>
        <w:tc>
          <w:tcPr>
            <w:tcW w:w="0" w:type="auto"/>
          </w:tcPr>
          <w:p w14:paraId="13DD09CC" w14:textId="77777777" w:rsidR="005D2878" w:rsidRDefault="00E6123A">
            <w:pPr>
              <w:pStyle w:val="Compact"/>
              <w:jc w:val="center"/>
            </w:pPr>
            <w:r>
              <w:t>0</w:t>
            </w:r>
          </w:p>
        </w:tc>
        <w:tc>
          <w:tcPr>
            <w:tcW w:w="0" w:type="auto"/>
          </w:tcPr>
          <w:p w14:paraId="13DD09CD" w14:textId="77777777" w:rsidR="005D2878" w:rsidRDefault="00E6123A">
            <w:pPr>
              <w:pStyle w:val="Compact"/>
              <w:jc w:val="center"/>
            </w:pPr>
            <w:r>
              <w:t>0</w:t>
            </w:r>
          </w:p>
        </w:tc>
        <w:tc>
          <w:tcPr>
            <w:tcW w:w="0" w:type="auto"/>
          </w:tcPr>
          <w:p w14:paraId="13DD09CE" w14:textId="77777777" w:rsidR="005D2878" w:rsidRDefault="00E6123A">
            <w:pPr>
              <w:pStyle w:val="Compact"/>
              <w:jc w:val="center"/>
            </w:pPr>
            <w:r>
              <w:t>2</w:t>
            </w:r>
          </w:p>
        </w:tc>
        <w:tc>
          <w:tcPr>
            <w:tcW w:w="0" w:type="auto"/>
          </w:tcPr>
          <w:p w14:paraId="13DD09CF" w14:textId="77777777" w:rsidR="005D2878" w:rsidRDefault="00E6123A">
            <w:pPr>
              <w:pStyle w:val="Compact"/>
              <w:jc w:val="center"/>
            </w:pPr>
            <w:r>
              <w:t>0</w:t>
            </w:r>
          </w:p>
        </w:tc>
        <w:tc>
          <w:tcPr>
            <w:tcW w:w="0" w:type="auto"/>
          </w:tcPr>
          <w:p w14:paraId="13DD09D0" w14:textId="77777777" w:rsidR="005D2878" w:rsidRDefault="00E6123A">
            <w:pPr>
              <w:pStyle w:val="Compact"/>
              <w:jc w:val="center"/>
            </w:pPr>
            <w:r>
              <w:t>0</w:t>
            </w:r>
          </w:p>
        </w:tc>
      </w:tr>
      <w:tr w:rsidR="005D2878" w14:paraId="13DD09DA" w14:textId="77777777" w:rsidTr="00D0211F">
        <w:trPr>
          <w:jc w:val="center"/>
        </w:trPr>
        <w:tc>
          <w:tcPr>
            <w:tcW w:w="0" w:type="auto"/>
          </w:tcPr>
          <w:p w14:paraId="13DD09D2" w14:textId="77777777" w:rsidR="005D2878" w:rsidRDefault="00E6123A">
            <w:pPr>
              <w:pStyle w:val="Compact"/>
              <w:jc w:val="center"/>
            </w:pPr>
            <w:r>
              <w:t>2021</w:t>
            </w:r>
          </w:p>
        </w:tc>
        <w:tc>
          <w:tcPr>
            <w:tcW w:w="957" w:type="dxa"/>
          </w:tcPr>
          <w:p w14:paraId="13DD09D3" w14:textId="77777777" w:rsidR="005D2878" w:rsidRDefault="00E6123A">
            <w:pPr>
              <w:pStyle w:val="Compact"/>
              <w:jc w:val="center"/>
            </w:pPr>
            <w:r>
              <w:t>Mar 26</w:t>
            </w:r>
          </w:p>
        </w:tc>
        <w:tc>
          <w:tcPr>
            <w:tcW w:w="0" w:type="auto"/>
          </w:tcPr>
          <w:p w14:paraId="13DD09D4" w14:textId="77777777" w:rsidR="005D2878" w:rsidRDefault="00E6123A">
            <w:pPr>
              <w:pStyle w:val="Compact"/>
              <w:jc w:val="center"/>
            </w:pPr>
            <w:r>
              <w:t>0</w:t>
            </w:r>
          </w:p>
        </w:tc>
        <w:tc>
          <w:tcPr>
            <w:tcW w:w="0" w:type="auto"/>
          </w:tcPr>
          <w:p w14:paraId="13DD09D5" w14:textId="77777777" w:rsidR="005D2878" w:rsidRDefault="00E6123A">
            <w:pPr>
              <w:pStyle w:val="Compact"/>
              <w:jc w:val="center"/>
            </w:pPr>
            <w:r>
              <w:t>1</w:t>
            </w:r>
          </w:p>
        </w:tc>
        <w:tc>
          <w:tcPr>
            <w:tcW w:w="0" w:type="auto"/>
          </w:tcPr>
          <w:p w14:paraId="13DD09D6" w14:textId="77777777" w:rsidR="005D2878" w:rsidRDefault="00E6123A">
            <w:pPr>
              <w:pStyle w:val="Compact"/>
              <w:jc w:val="center"/>
            </w:pPr>
            <w:r>
              <w:t>0</w:t>
            </w:r>
          </w:p>
        </w:tc>
        <w:tc>
          <w:tcPr>
            <w:tcW w:w="0" w:type="auto"/>
          </w:tcPr>
          <w:p w14:paraId="13DD09D7" w14:textId="77777777" w:rsidR="005D2878" w:rsidRDefault="00E6123A">
            <w:pPr>
              <w:pStyle w:val="Compact"/>
              <w:jc w:val="center"/>
            </w:pPr>
            <w:r>
              <w:t>1</w:t>
            </w:r>
          </w:p>
        </w:tc>
        <w:tc>
          <w:tcPr>
            <w:tcW w:w="0" w:type="auto"/>
          </w:tcPr>
          <w:p w14:paraId="13DD09D8" w14:textId="77777777" w:rsidR="005D2878" w:rsidRDefault="00E6123A">
            <w:pPr>
              <w:pStyle w:val="Compact"/>
              <w:jc w:val="center"/>
            </w:pPr>
            <w:r>
              <w:t>0</w:t>
            </w:r>
          </w:p>
        </w:tc>
        <w:tc>
          <w:tcPr>
            <w:tcW w:w="0" w:type="auto"/>
          </w:tcPr>
          <w:p w14:paraId="13DD09D9" w14:textId="77777777" w:rsidR="005D2878" w:rsidRDefault="00E6123A">
            <w:pPr>
              <w:pStyle w:val="Compact"/>
              <w:jc w:val="center"/>
            </w:pPr>
            <w:r>
              <w:t>0</w:t>
            </w:r>
          </w:p>
        </w:tc>
      </w:tr>
      <w:tr w:rsidR="005D2878" w14:paraId="13DD09E3" w14:textId="77777777" w:rsidTr="00D0211F">
        <w:trPr>
          <w:jc w:val="center"/>
        </w:trPr>
        <w:tc>
          <w:tcPr>
            <w:tcW w:w="0" w:type="auto"/>
          </w:tcPr>
          <w:p w14:paraId="13DD09DB" w14:textId="77777777" w:rsidR="005D2878" w:rsidRDefault="00E6123A">
            <w:pPr>
              <w:pStyle w:val="Compact"/>
              <w:jc w:val="center"/>
            </w:pPr>
            <w:r>
              <w:t>2021</w:t>
            </w:r>
          </w:p>
        </w:tc>
        <w:tc>
          <w:tcPr>
            <w:tcW w:w="957" w:type="dxa"/>
          </w:tcPr>
          <w:p w14:paraId="13DD09DC" w14:textId="77777777" w:rsidR="005D2878" w:rsidRDefault="00E6123A">
            <w:pPr>
              <w:pStyle w:val="Compact"/>
              <w:jc w:val="center"/>
            </w:pPr>
            <w:r>
              <w:t>Apr 01</w:t>
            </w:r>
          </w:p>
        </w:tc>
        <w:tc>
          <w:tcPr>
            <w:tcW w:w="0" w:type="auto"/>
          </w:tcPr>
          <w:p w14:paraId="13DD09DD" w14:textId="77777777" w:rsidR="005D2878" w:rsidRDefault="00E6123A">
            <w:pPr>
              <w:pStyle w:val="Compact"/>
              <w:jc w:val="center"/>
            </w:pPr>
            <w:r>
              <w:t>1</w:t>
            </w:r>
          </w:p>
        </w:tc>
        <w:tc>
          <w:tcPr>
            <w:tcW w:w="0" w:type="auto"/>
          </w:tcPr>
          <w:p w14:paraId="13DD09DE" w14:textId="77777777" w:rsidR="005D2878" w:rsidRDefault="00E6123A">
            <w:pPr>
              <w:pStyle w:val="Compact"/>
              <w:jc w:val="center"/>
            </w:pPr>
            <w:r>
              <w:t>0</w:t>
            </w:r>
          </w:p>
        </w:tc>
        <w:tc>
          <w:tcPr>
            <w:tcW w:w="0" w:type="auto"/>
          </w:tcPr>
          <w:p w14:paraId="13DD09DF" w14:textId="77777777" w:rsidR="005D2878" w:rsidRDefault="00E6123A">
            <w:pPr>
              <w:pStyle w:val="Compact"/>
              <w:jc w:val="center"/>
            </w:pPr>
            <w:r>
              <w:t>0</w:t>
            </w:r>
          </w:p>
        </w:tc>
        <w:tc>
          <w:tcPr>
            <w:tcW w:w="0" w:type="auto"/>
          </w:tcPr>
          <w:p w14:paraId="13DD09E0" w14:textId="77777777" w:rsidR="005D2878" w:rsidRDefault="00E6123A">
            <w:pPr>
              <w:pStyle w:val="Compact"/>
              <w:jc w:val="center"/>
            </w:pPr>
            <w:r>
              <w:t>1</w:t>
            </w:r>
          </w:p>
        </w:tc>
        <w:tc>
          <w:tcPr>
            <w:tcW w:w="0" w:type="auto"/>
          </w:tcPr>
          <w:p w14:paraId="13DD09E1" w14:textId="77777777" w:rsidR="005D2878" w:rsidRDefault="00E6123A">
            <w:pPr>
              <w:pStyle w:val="Compact"/>
              <w:jc w:val="center"/>
            </w:pPr>
            <w:r>
              <w:t>1</w:t>
            </w:r>
          </w:p>
        </w:tc>
        <w:tc>
          <w:tcPr>
            <w:tcW w:w="0" w:type="auto"/>
          </w:tcPr>
          <w:p w14:paraId="13DD09E2" w14:textId="77777777" w:rsidR="005D2878" w:rsidRDefault="00E6123A">
            <w:pPr>
              <w:pStyle w:val="Compact"/>
              <w:jc w:val="center"/>
            </w:pPr>
            <w:r>
              <w:t>0</w:t>
            </w:r>
          </w:p>
        </w:tc>
      </w:tr>
      <w:tr w:rsidR="005D2878" w14:paraId="13DD09EC" w14:textId="77777777" w:rsidTr="00D0211F">
        <w:trPr>
          <w:jc w:val="center"/>
        </w:trPr>
        <w:tc>
          <w:tcPr>
            <w:tcW w:w="0" w:type="auto"/>
          </w:tcPr>
          <w:p w14:paraId="13DD09E4" w14:textId="77777777" w:rsidR="005D2878" w:rsidRDefault="00E6123A">
            <w:pPr>
              <w:pStyle w:val="Compact"/>
              <w:jc w:val="center"/>
            </w:pPr>
            <w:r>
              <w:t>2021</w:t>
            </w:r>
          </w:p>
        </w:tc>
        <w:tc>
          <w:tcPr>
            <w:tcW w:w="957" w:type="dxa"/>
          </w:tcPr>
          <w:p w14:paraId="13DD09E5" w14:textId="77777777" w:rsidR="005D2878" w:rsidRDefault="00E6123A">
            <w:pPr>
              <w:pStyle w:val="Compact"/>
              <w:jc w:val="center"/>
            </w:pPr>
            <w:r>
              <w:t>Apr 06</w:t>
            </w:r>
          </w:p>
        </w:tc>
        <w:tc>
          <w:tcPr>
            <w:tcW w:w="0" w:type="auto"/>
          </w:tcPr>
          <w:p w14:paraId="13DD09E6" w14:textId="77777777" w:rsidR="005D2878" w:rsidRDefault="00E6123A">
            <w:pPr>
              <w:pStyle w:val="Compact"/>
              <w:jc w:val="center"/>
            </w:pPr>
            <w:r>
              <w:t>2</w:t>
            </w:r>
          </w:p>
        </w:tc>
        <w:tc>
          <w:tcPr>
            <w:tcW w:w="0" w:type="auto"/>
          </w:tcPr>
          <w:p w14:paraId="13DD09E7" w14:textId="77777777" w:rsidR="005D2878" w:rsidRDefault="00E6123A">
            <w:pPr>
              <w:pStyle w:val="Compact"/>
              <w:jc w:val="center"/>
            </w:pPr>
            <w:r>
              <w:t>0</w:t>
            </w:r>
          </w:p>
        </w:tc>
        <w:tc>
          <w:tcPr>
            <w:tcW w:w="0" w:type="auto"/>
          </w:tcPr>
          <w:p w14:paraId="13DD09E8" w14:textId="77777777" w:rsidR="005D2878" w:rsidRDefault="00E6123A">
            <w:pPr>
              <w:pStyle w:val="Compact"/>
              <w:jc w:val="center"/>
            </w:pPr>
            <w:r>
              <w:t>0</w:t>
            </w:r>
          </w:p>
        </w:tc>
        <w:tc>
          <w:tcPr>
            <w:tcW w:w="0" w:type="auto"/>
          </w:tcPr>
          <w:p w14:paraId="13DD09E9" w14:textId="77777777" w:rsidR="005D2878" w:rsidRDefault="00E6123A">
            <w:pPr>
              <w:pStyle w:val="Compact"/>
              <w:jc w:val="center"/>
            </w:pPr>
            <w:r>
              <w:t>0</w:t>
            </w:r>
          </w:p>
        </w:tc>
        <w:tc>
          <w:tcPr>
            <w:tcW w:w="0" w:type="auto"/>
          </w:tcPr>
          <w:p w14:paraId="13DD09EA" w14:textId="77777777" w:rsidR="005D2878" w:rsidRDefault="00E6123A">
            <w:pPr>
              <w:pStyle w:val="Compact"/>
              <w:jc w:val="center"/>
            </w:pPr>
            <w:r>
              <w:t>0</w:t>
            </w:r>
          </w:p>
        </w:tc>
        <w:tc>
          <w:tcPr>
            <w:tcW w:w="0" w:type="auto"/>
          </w:tcPr>
          <w:p w14:paraId="13DD09EB" w14:textId="77777777" w:rsidR="005D2878" w:rsidRDefault="00E6123A">
            <w:pPr>
              <w:pStyle w:val="Compact"/>
              <w:jc w:val="center"/>
            </w:pPr>
            <w:r>
              <w:t>0</w:t>
            </w:r>
          </w:p>
        </w:tc>
      </w:tr>
      <w:tr w:rsidR="005D2878" w14:paraId="13DD09F5" w14:textId="77777777" w:rsidTr="00D0211F">
        <w:trPr>
          <w:jc w:val="center"/>
        </w:trPr>
        <w:tc>
          <w:tcPr>
            <w:tcW w:w="0" w:type="auto"/>
          </w:tcPr>
          <w:p w14:paraId="13DD09ED" w14:textId="77777777" w:rsidR="005D2878" w:rsidRDefault="00E6123A">
            <w:pPr>
              <w:pStyle w:val="Compact"/>
              <w:jc w:val="center"/>
            </w:pPr>
            <w:r>
              <w:t>2021</w:t>
            </w:r>
          </w:p>
        </w:tc>
        <w:tc>
          <w:tcPr>
            <w:tcW w:w="957" w:type="dxa"/>
          </w:tcPr>
          <w:p w14:paraId="13DD09EE" w14:textId="77777777" w:rsidR="005D2878" w:rsidRDefault="00E6123A">
            <w:pPr>
              <w:pStyle w:val="Compact"/>
              <w:jc w:val="center"/>
            </w:pPr>
            <w:r>
              <w:t>Apr 07</w:t>
            </w:r>
          </w:p>
        </w:tc>
        <w:tc>
          <w:tcPr>
            <w:tcW w:w="0" w:type="auto"/>
          </w:tcPr>
          <w:p w14:paraId="13DD09EF" w14:textId="77777777" w:rsidR="005D2878" w:rsidRDefault="00E6123A">
            <w:pPr>
              <w:pStyle w:val="Compact"/>
              <w:jc w:val="center"/>
            </w:pPr>
            <w:r>
              <w:t>0</w:t>
            </w:r>
          </w:p>
        </w:tc>
        <w:tc>
          <w:tcPr>
            <w:tcW w:w="0" w:type="auto"/>
          </w:tcPr>
          <w:p w14:paraId="13DD09F0" w14:textId="77777777" w:rsidR="005D2878" w:rsidRDefault="00E6123A">
            <w:pPr>
              <w:pStyle w:val="Compact"/>
              <w:jc w:val="center"/>
            </w:pPr>
            <w:r>
              <w:t>0</w:t>
            </w:r>
          </w:p>
        </w:tc>
        <w:tc>
          <w:tcPr>
            <w:tcW w:w="0" w:type="auto"/>
          </w:tcPr>
          <w:p w14:paraId="13DD09F1" w14:textId="77777777" w:rsidR="005D2878" w:rsidRDefault="00E6123A">
            <w:pPr>
              <w:pStyle w:val="Compact"/>
              <w:jc w:val="center"/>
            </w:pPr>
            <w:r>
              <w:t>0</w:t>
            </w:r>
          </w:p>
        </w:tc>
        <w:tc>
          <w:tcPr>
            <w:tcW w:w="0" w:type="auto"/>
          </w:tcPr>
          <w:p w14:paraId="13DD09F2" w14:textId="77777777" w:rsidR="005D2878" w:rsidRDefault="00E6123A">
            <w:pPr>
              <w:pStyle w:val="Compact"/>
              <w:jc w:val="center"/>
            </w:pPr>
            <w:r>
              <w:t>2</w:t>
            </w:r>
          </w:p>
        </w:tc>
        <w:tc>
          <w:tcPr>
            <w:tcW w:w="0" w:type="auto"/>
          </w:tcPr>
          <w:p w14:paraId="13DD09F3" w14:textId="77777777" w:rsidR="005D2878" w:rsidRDefault="00E6123A">
            <w:pPr>
              <w:pStyle w:val="Compact"/>
              <w:jc w:val="center"/>
            </w:pPr>
            <w:r>
              <w:t>0</w:t>
            </w:r>
          </w:p>
        </w:tc>
        <w:tc>
          <w:tcPr>
            <w:tcW w:w="0" w:type="auto"/>
          </w:tcPr>
          <w:p w14:paraId="13DD09F4" w14:textId="77777777" w:rsidR="005D2878" w:rsidRDefault="00E6123A">
            <w:pPr>
              <w:pStyle w:val="Compact"/>
              <w:jc w:val="center"/>
            </w:pPr>
            <w:r>
              <w:t>0</w:t>
            </w:r>
          </w:p>
        </w:tc>
      </w:tr>
      <w:tr w:rsidR="005D2878" w14:paraId="13DD09FE" w14:textId="77777777" w:rsidTr="00D0211F">
        <w:trPr>
          <w:jc w:val="center"/>
        </w:trPr>
        <w:tc>
          <w:tcPr>
            <w:tcW w:w="0" w:type="auto"/>
          </w:tcPr>
          <w:p w14:paraId="13DD09F6" w14:textId="77777777" w:rsidR="005D2878" w:rsidRDefault="00E6123A">
            <w:pPr>
              <w:pStyle w:val="Compact"/>
              <w:jc w:val="center"/>
            </w:pPr>
            <w:r>
              <w:t>2021</w:t>
            </w:r>
          </w:p>
        </w:tc>
        <w:tc>
          <w:tcPr>
            <w:tcW w:w="957" w:type="dxa"/>
          </w:tcPr>
          <w:p w14:paraId="13DD09F7" w14:textId="77777777" w:rsidR="005D2878" w:rsidRDefault="00E6123A">
            <w:pPr>
              <w:pStyle w:val="Compact"/>
              <w:jc w:val="center"/>
            </w:pPr>
            <w:r>
              <w:t>Apr 08</w:t>
            </w:r>
          </w:p>
        </w:tc>
        <w:tc>
          <w:tcPr>
            <w:tcW w:w="0" w:type="auto"/>
          </w:tcPr>
          <w:p w14:paraId="13DD09F8" w14:textId="77777777" w:rsidR="005D2878" w:rsidRDefault="00E6123A">
            <w:pPr>
              <w:pStyle w:val="Compact"/>
              <w:jc w:val="center"/>
            </w:pPr>
            <w:r>
              <w:t>0</w:t>
            </w:r>
          </w:p>
        </w:tc>
        <w:tc>
          <w:tcPr>
            <w:tcW w:w="0" w:type="auto"/>
          </w:tcPr>
          <w:p w14:paraId="13DD09F9" w14:textId="77777777" w:rsidR="005D2878" w:rsidRDefault="00E6123A">
            <w:pPr>
              <w:pStyle w:val="Compact"/>
              <w:jc w:val="center"/>
            </w:pPr>
            <w:r>
              <w:t>0</w:t>
            </w:r>
          </w:p>
        </w:tc>
        <w:tc>
          <w:tcPr>
            <w:tcW w:w="0" w:type="auto"/>
          </w:tcPr>
          <w:p w14:paraId="13DD09FA" w14:textId="77777777" w:rsidR="005D2878" w:rsidRDefault="00E6123A">
            <w:pPr>
              <w:pStyle w:val="Compact"/>
              <w:jc w:val="center"/>
            </w:pPr>
            <w:r>
              <w:t>0</w:t>
            </w:r>
          </w:p>
        </w:tc>
        <w:tc>
          <w:tcPr>
            <w:tcW w:w="0" w:type="auto"/>
          </w:tcPr>
          <w:p w14:paraId="13DD09FB" w14:textId="77777777" w:rsidR="005D2878" w:rsidRDefault="00E6123A">
            <w:pPr>
              <w:pStyle w:val="Compact"/>
              <w:jc w:val="center"/>
            </w:pPr>
            <w:r>
              <w:t>4</w:t>
            </w:r>
          </w:p>
        </w:tc>
        <w:tc>
          <w:tcPr>
            <w:tcW w:w="0" w:type="auto"/>
          </w:tcPr>
          <w:p w14:paraId="13DD09FC" w14:textId="77777777" w:rsidR="005D2878" w:rsidRDefault="00E6123A">
            <w:pPr>
              <w:pStyle w:val="Compact"/>
              <w:jc w:val="center"/>
            </w:pPr>
            <w:r>
              <w:t>2</w:t>
            </w:r>
          </w:p>
        </w:tc>
        <w:tc>
          <w:tcPr>
            <w:tcW w:w="0" w:type="auto"/>
          </w:tcPr>
          <w:p w14:paraId="13DD09FD" w14:textId="77777777" w:rsidR="005D2878" w:rsidRDefault="00E6123A">
            <w:pPr>
              <w:pStyle w:val="Compact"/>
              <w:jc w:val="center"/>
            </w:pPr>
            <w:r>
              <w:t>0</w:t>
            </w:r>
          </w:p>
        </w:tc>
      </w:tr>
      <w:tr w:rsidR="005D2878" w14:paraId="13DD0A07" w14:textId="77777777" w:rsidTr="00D0211F">
        <w:trPr>
          <w:jc w:val="center"/>
        </w:trPr>
        <w:tc>
          <w:tcPr>
            <w:tcW w:w="0" w:type="auto"/>
          </w:tcPr>
          <w:p w14:paraId="13DD09FF" w14:textId="77777777" w:rsidR="005D2878" w:rsidRDefault="00E6123A">
            <w:pPr>
              <w:pStyle w:val="Compact"/>
              <w:jc w:val="center"/>
            </w:pPr>
            <w:r>
              <w:t>2021</w:t>
            </w:r>
          </w:p>
        </w:tc>
        <w:tc>
          <w:tcPr>
            <w:tcW w:w="957" w:type="dxa"/>
          </w:tcPr>
          <w:p w14:paraId="13DD0A00" w14:textId="77777777" w:rsidR="005D2878" w:rsidRDefault="00E6123A">
            <w:pPr>
              <w:pStyle w:val="Compact"/>
              <w:jc w:val="center"/>
            </w:pPr>
            <w:r>
              <w:t>Apr 14</w:t>
            </w:r>
          </w:p>
        </w:tc>
        <w:tc>
          <w:tcPr>
            <w:tcW w:w="0" w:type="auto"/>
          </w:tcPr>
          <w:p w14:paraId="13DD0A01" w14:textId="77777777" w:rsidR="005D2878" w:rsidRDefault="00E6123A">
            <w:pPr>
              <w:pStyle w:val="Compact"/>
              <w:jc w:val="center"/>
            </w:pPr>
            <w:r>
              <w:t>0</w:t>
            </w:r>
          </w:p>
        </w:tc>
        <w:tc>
          <w:tcPr>
            <w:tcW w:w="0" w:type="auto"/>
          </w:tcPr>
          <w:p w14:paraId="13DD0A02" w14:textId="77777777" w:rsidR="005D2878" w:rsidRDefault="00E6123A">
            <w:pPr>
              <w:pStyle w:val="Compact"/>
              <w:jc w:val="center"/>
            </w:pPr>
            <w:r>
              <w:t>0</w:t>
            </w:r>
          </w:p>
        </w:tc>
        <w:tc>
          <w:tcPr>
            <w:tcW w:w="0" w:type="auto"/>
          </w:tcPr>
          <w:p w14:paraId="13DD0A03" w14:textId="77777777" w:rsidR="005D2878" w:rsidRDefault="00E6123A">
            <w:pPr>
              <w:pStyle w:val="Compact"/>
              <w:jc w:val="center"/>
            </w:pPr>
            <w:r>
              <w:t>0</w:t>
            </w:r>
          </w:p>
        </w:tc>
        <w:tc>
          <w:tcPr>
            <w:tcW w:w="0" w:type="auto"/>
          </w:tcPr>
          <w:p w14:paraId="13DD0A04" w14:textId="77777777" w:rsidR="005D2878" w:rsidRDefault="00E6123A">
            <w:pPr>
              <w:pStyle w:val="Compact"/>
              <w:jc w:val="center"/>
            </w:pPr>
            <w:r>
              <w:t>4</w:t>
            </w:r>
          </w:p>
        </w:tc>
        <w:tc>
          <w:tcPr>
            <w:tcW w:w="0" w:type="auto"/>
          </w:tcPr>
          <w:p w14:paraId="13DD0A05" w14:textId="77777777" w:rsidR="005D2878" w:rsidRDefault="00E6123A">
            <w:pPr>
              <w:pStyle w:val="Compact"/>
              <w:jc w:val="center"/>
            </w:pPr>
            <w:r>
              <w:t>0</w:t>
            </w:r>
          </w:p>
        </w:tc>
        <w:tc>
          <w:tcPr>
            <w:tcW w:w="0" w:type="auto"/>
          </w:tcPr>
          <w:p w14:paraId="13DD0A06" w14:textId="77777777" w:rsidR="005D2878" w:rsidRDefault="00E6123A">
            <w:pPr>
              <w:pStyle w:val="Compact"/>
              <w:jc w:val="center"/>
            </w:pPr>
            <w:r>
              <w:t>0</w:t>
            </w:r>
          </w:p>
        </w:tc>
      </w:tr>
      <w:tr w:rsidR="005D2878" w14:paraId="13DD0A10" w14:textId="77777777" w:rsidTr="00D0211F">
        <w:trPr>
          <w:jc w:val="center"/>
        </w:trPr>
        <w:tc>
          <w:tcPr>
            <w:tcW w:w="0" w:type="auto"/>
          </w:tcPr>
          <w:p w14:paraId="13DD0A08" w14:textId="77777777" w:rsidR="005D2878" w:rsidRDefault="00E6123A">
            <w:pPr>
              <w:pStyle w:val="Compact"/>
              <w:jc w:val="center"/>
            </w:pPr>
            <w:r>
              <w:t>2021</w:t>
            </w:r>
          </w:p>
        </w:tc>
        <w:tc>
          <w:tcPr>
            <w:tcW w:w="957" w:type="dxa"/>
          </w:tcPr>
          <w:p w14:paraId="13DD0A09" w14:textId="77777777" w:rsidR="005D2878" w:rsidRDefault="00E6123A">
            <w:pPr>
              <w:pStyle w:val="Compact"/>
              <w:jc w:val="center"/>
            </w:pPr>
            <w:r>
              <w:t>Apr 15</w:t>
            </w:r>
          </w:p>
        </w:tc>
        <w:tc>
          <w:tcPr>
            <w:tcW w:w="0" w:type="auto"/>
          </w:tcPr>
          <w:p w14:paraId="13DD0A0A" w14:textId="77777777" w:rsidR="005D2878" w:rsidRDefault="00E6123A">
            <w:pPr>
              <w:pStyle w:val="Compact"/>
              <w:jc w:val="center"/>
            </w:pPr>
            <w:r>
              <w:t>3</w:t>
            </w:r>
          </w:p>
        </w:tc>
        <w:tc>
          <w:tcPr>
            <w:tcW w:w="0" w:type="auto"/>
          </w:tcPr>
          <w:p w14:paraId="13DD0A0B" w14:textId="77777777" w:rsidR="005D2878" w:rsidRDefault="00E6123A">
            <w:pPr>
              <w:pStyle w:val="Compact"/>
              <w:jc w:val="center"/>
            </w:pPr>
            <w:r>
              <w:t>0</w:t>
            </w:r>
          </w:p>
        </w:tc>
        <w:tc>
          <w:tcPr>
            <w:tcW w:w="0" w:type="auto"/>
          </w:tcPr>
          <w:p w14:paraId="13DD0A0C" w14:textId="77777777" w:rsidR="005D2878" w:rsidRDefault="00E6123A">
            <w:pPr>
              <w:pStyle w:val="Compact"/>
              <w:jc w:val="center"/>
            </w:pPr>
            <w:r>
              <w:t>0</w:t>
            </w:r>
          </w:p>
        </w:tc>
        <w:tc>
          <w:tcPr>
            <w:tcW w:w="0" w:type="auto"/>
          </w:tcPr>
          <w:p w14:paraId="13DD0A0D" w14:textId="77777777" w:rsidR="005D2878" w:rsidRDefault="00E6123A">
            <w:pPr>
              <w:pStyle w:val="Compact"/>
              <w:jc w:val="center"/>
            </w:pPr>
            <w:r>
              <w:t>0</w:t>
            </w:r>
          </w:p>
        </w:tc>
        <w:tc>
          <w:tcPr>
            <w:tcW w:w="0" w:type="auto"/>
          </w:tcPr>
          <w:p w14:paraId="13DD0A0E" w14:textId="77777777" w:rsidR="005D2878" w:rsidRDefault="00E6123A">
            <w:pPr>
              <w:pStyle w:val="Compact"/>
              <w:jc w:val="center"/>
            </w:pPr>
            <w:r>
              <w:t>0</w:t>
            </w:r>
          </w:p>
        </w:tc>
        <w:tc>
          <w:tcPr>
            <w:tcW w:w="0" w:type="auto"/>
          </w:tcPr>
          <w:p w14:paraId="13DD0A0F" w14:textId="77777777" w:rsidR="005D2878" w:rsidRDefault="00E6123A">
            <w:pPr>
              <w:pStyle w:val="Compact"/>
              <w:jc w:val="center"/>
            </w:pPr>
            <w:r>
              <w:t>0</w:t>
            </w:r>
          </w:p>
        </w:tc>
      </w:tr>
      <w:tr w:rsidR="005D2878" w14:paraId="13DD0A19" w14:textId="77777777" w:rsidTr="00D0211F">
        <w:trPr>
          <w:jc w:val="center"/>
        </w:trPr>
        <w:tc>
          <w:tcPr>
            <w:tcW w:w="0" w:type="auto"/>
          </w:tcPr>
          <w:p w14:paraId="13DD0A11" w14:textId="77777777" w:rsidR="005D2878" w:rsidRDefault="00E6123A">
            <w:pPr>
              <w:pStyle w:val="Compact"/>
              <w:jc w:val="center"/>
            </w:pPr>
            <w:r>
              <w:t>2021</w:t>
            </w:r>
          </w:p>
        </w:tc>
        <w:tc>
          <w:tcPr>
            <w:tcW w:w="957" w:type="dxa"/>
          </w:tcPr>
          <w:p w14:paraId="13DD0A12" w14:textId="77777777" w:rsidR="005D2878" w:rsidRDefault="00E6123A">
            <w:pPr>
              <w:pStyle w:val="Compact"/>
              <w:jc w:val="center"/>
            </w:pPr>
            <w:r>
              <w:t>Apr 16</w:t>
            </w:r>
          </w:p>
        </w:tc>
        <w:tc>
          <w:tcPr>
            <w:tcW w:w="0" w:type="auto"/>
          </w:tcPr>
          <w:p w14:paraId="13DD0A13" w14:textId="77777777" w:rsidR="005D2878" w:rsidRDefault="00E6123A">
            <w:pPr>
              <w:pStyle w:val="Compact"/>
              <w:jc w:val="center"/>
            </w:pPr>
            <w:r>
              <w:t>1</w:t>
            </w:r>
          </w:p>
        </w:tc>
        <w:tc>
          <w:tcPr>
            <w:tcW w:w="0" w:type="auto"/>
          </w:tcPr>
          <w:p w14:paraId="13DD0A14" w14:textId="77777777" w:rsidR="005D2878" w:rsidRDefault="00E6123A">
            <w:pPr>
              <w:pStyle w:val="Compact"/>
              <w:jc w:val="center"/>
            </w:pPr>
            <w:r>
              <w:t>0</w:t>
            </w:r>
          </w:p>
        </w:tc>
        <w:tc>
          <w:tcPr>
            <w:tcW w:w="0" w:type="auto"/>
          </w:tcPr>
          <w:p w14:paraId="13DD0A15" w14:textId="77777777" w:rsidR="005D2878" w:rsidRDefault="00E6123A">
            <w:pPr>
              <w:pStyle w:val="Compact"/>
              <w:jc w:val="center"/>
            </w:pPr>
            <w:r>
              <w:t>0</w:t>
            </w:r>
          </w:p>
        </w:tc>
        <w:tc>
          <w:tcPr>
            <w:tcW w:w="0" w:type="auto"/>
          </w:tcPr>
          <w:p w14:paraId="13DD0A16" w14:textId="77777777" w:rsidR="005D2878" w:rsidRDefault="00E6123A">
            <w:pPr>
              <w:pStyle w:val="Compact"/>
              <w:jc w:val="center"/>
            </w:pPr>
            <w:r>
              <w:t>1</w:t>
            </w:r>
          </w:p>
        </w:tc>
        <w:tc>
          <w:tcPr>
            <w:tcW w:w="0" w:type="auto"/>
          </w:tcPr>
          <w:p w14:paraId="13DD0A17" w14:textId="77777777" w:rsidR="005D2878" w:rsidRDefault="00E6123A">
            <w:pPr>
              <w:pStyle w:val="Compact"/>
              <w:jc w:val="center"/>
            </w:pPr>
            <w:r>
              <w:t>0</w:t>
            </w:r>
          </w:p>
        </w:tc>
        <w:tc>
          <w:tcPr>
            <w:tcW w:w="0" w:type="auto"/>
          </w:tcPr>
          <w:p w14:paraId="13DD0A18" w14:textId="77777777" w:rsidR="005D2878" w:rsidRDefault="00E6123A">
            <w:pPr>
              <w:pStyle w:val="Compact"/>
              <w:jc w:val="center"/>
            </w:pPr>
            <w:r>
              <w:t>0</w:t>
            </w:r>
          </w:p>
        </w:tc>
      </w:tr>
      <w:tr w:rsidR="005D2878" w14:paraId="13DD0A22" w14:textId="77777777" w:rsidTr="00D0211F">
        <w:trPr>
          <w:jc w:val="center"/>
        </w:trPr>
        <w:tc>
          <w:tcPr>
            <w:tcW w:w="0" w:type="auto"/>
          </w:tcPr>
          <w:p w14:paraId="13DD0A1A" w14:textId="77777777" w:rsidR="005D2878" w:rsidRDefault="00E6123A">
            <w:pPr>
              <w:pStyle w:val="Compact"/>
              <w:jc w:val="center"/>
            </w:pPr>
            <w:r>
              <w:t>2021</w:t>
            </w:r>
          </w:p>
        </w:tc>
        <w:tc>
          <w:tcPr>
            <w:tcW w:w="957" w:type="dxa"/>
          </w:tcPr>
          <w:p w14:paraId="13DD0A1B" w14:textId="77777777" w:rsidR="005D2878" w:rsidRDefault="00E6123A">
            <w:pPr>
              <w:pStyle w:val="Compact"/>
              <w:jc w:val="center"/>
            </w:pPr>
            <w:r>
              <w:t>Apr 28</w:t>
            </w:r>
          </w:p>
        </w:tc>
        <w:tc>
          <w:tcPr>
            <w:tcW w:w="0" w:type="auto"/>
          </w:tcPr>
          <w:p w14:paraId="13DD0A1C" w14:textId="77777777" w:rsidR="005D2878" w:rsidRDefault="00E6123A">
            <w:pPr>
              <w:pStyle w:val="Compact"/>
              <w:jc w:val="center"/>
            </w:pPr>
            <w:r>
              <w:t>0</w:t>
            </w:r>
          </w:p>
        </w:tc>
        <w:tc>
          <w:tcPr>
            <w:tcW w:w="0" w:type="auto"/>
          </w:tcPr>
          <w:p w14:paraId="13DD0A1D" w14:textId="77777777" w:rsidR="005D2878" w:rsidRDefault="00E6123A">
            <w:pPr>
              <w:pStyle w:val="Compact"/>
              <w:jc w:val="center"/>
            </w:pPr>
            <w:r>
              <w:t>0</w:t>
            </w:r>
          </w:p>
        </w:tc>
        <w:tc>
          <w:tcPr>
            <w:tcW w:w="0" w:type="auto"/>
          </w:tcPr>
          <w:p w14:paraId="13DD0A1E" w14:textId="77777777" w:rsidR="005D2878" w:rsidRDefault="00E6123A">
            <w:pPr>
              <w:pStyle w:val="Compact"/>
              <w:jc w:val="center"/>
            </w:pPr>
            <w:r>
              <w:t>0</w:t>
            </w:r>
          </w:p>
        </w:tc>
        <w:tc>
          <w:tcPr>
            <w:tcW w:w="0" w:type="auto"/>
          </w:tcPr>
          <w:p w14:paraId="13DD0A1F" w14:textId="77777777" w:rsidR="005D2878" w:rsidRDefault="00E6123A">
            <w:pPr>
              <w:pStyle w:val="Compact"/>
              <w:jc w:val="center"/>
            </w:pPr>
            <w:r>
              <w:t>1</w:t>
            </w:r>
          </w:p>
        </w:tc>
        <w:tc>
          <w:tcPr>
            <w:tcW w:w="0" w:type="auto"/>
          </w:tcPr>
          <w:p w14:paraId="13DD0A20" w14:textId="77777777" w:rsidR="005D2878" w:rsidRDefault="00E6123A">
            <w:pPr>
              <w:pStyle w:val="Compact"/>
              <w:jc w:val="center"/>
            </w:pPr>
            <w:r>
              <w:t>0</w:t>
            </w:r>
          </w:p>
        </w:tc>
        <w:tc>
          <w:tcPr>
            <w:tcW w:w="0" w:type="auto"/>
          </w:tcPr>
          <w:p w14:paraId="13DD0A21" w14:textId="77777777" w:rsidR="005D2878" w:rsidRDefault="00E6123A">
            <w:pPr>
              <w:pStyle w:val="Compact"/>
              <w:jc w:val="center"/>
            </w:pPr>
            <w:r>
              <w:t>0</w:t>
            </w:r>
          </w:p>
        </w:tc>
      </w:tr>
      <w:tr w:rsidR="005D2878" w14:paraId="13DD0A2B" w14:textId="77777777" w:rsidTr="00D0211F">
        <w:trPr>
          <w:jc w:val="center"/>
        </w:trPr>
        <w:tc>
          <w:tcPr>
            <w:tcW w:w="0" w:type="auto"/>
          </w:tcPr>
          <w:p w14:paraId="13DD0A23" w14:textId="77777777" w:rsidR="005D2878" w:rsidRDefault="00E6123A">
            <w:pPr>
              <w:pStyle w:val="Compact"/>
              <w:jc w:val="center"/>
            </w:pPr>
            <w:r>
              <w:t>2021</w:t>
            </w:r>
          </w:p>
        </w:tc>
        <w:tc>
          <w:tcPr>
            <w:tcW w:w="957" w:type="dxa"/>
          </w:tcPr>
          <w:p w14:paraId="13DD0A24" w14:textId="77777777" w:rsidR="005D2878" w:rsidRDefault="00E6123A">
            <w:pPr>
              <w:pStyle w:val="Compact"/>
              <w:jc w:val="center"/>
            </w:pPr>
            <w:r>
              <w:t>May 05</w:t>
            </w:r>
          </w:p>
        </w:tc>
        <w:tc>
          <w:tcPr>
            <w:tcW w:w="0" w:type="auto"/>
          </w:tcPr>
          <w:p w14:paraId="13DD0A25" w14:textId="77777777" w:rsidR="005D2878" w:rsidRDefault="00E6123A">
            <w:pPr>
              <w:pStyle w:val="Compact"/>
              <w:jc w:val="center"/>
            </w:pPr>
            <w:r>
              <w:t>0</w:t>
            </w:r>
          </w:p>
        </w:tc>
        <w:tc>
          <w:tcPr>
            <w:tcW w:w="0" w:type="auto"/>
          </w:tcPr>
          <w:p w14:paraId="13DD0A26" w14:textId="77777777" w:rsidR="005D2878" w:rsidRDefault="00E6123A">
            <w:pPr>
              <w:pStyle w:val="Compact"/>
              <w:jc w:val="center"/>
            </w:pPr>
            <w:r>
              <w:t>0</w:t>
            </w:r>
          </w:p>
        </w:tc>
        <w:tc>
          <w:tcPr>
            <w:tcW w:w="0" w:type="auto"/>
          </w:tcPr>
          <w:p w14:paraId="13DD0A27" w14:textId="77777777" w:rsidR="005D2878" w:rsidRDefault="00E6123A">
            <w:pPr>
              <w:pStyle w:val="Compact"/>
              <w:jc w:val="center"/>
            </w:pPr>
            <w:r>
              <w:t>0</w:t>
            </w:r>
          </w:p>
        </w:tc>
        <w:tc>
          <w:tcPr>
            <w:tcW w:w="0" w:type="auto"/>
          </w:tcPr>
          <w:p w14:paraId="13DD0A28" w14:textId="77777777" w:rsidR="005D2878" w:rsidRDefault="00E6123A">
            <w:pPr>
              <w:pStyle w:val="Compact"/>
              <w:jc w:val="center"/>
            </w:pPr>
            <w:r>
              <w:t>1</w:t>
            </w:r>
          </w:p>
        </w:tc>
        <w:tc>
          <w:tcPr>
            <w:tcW w:w="0" w:type="auto"/>
          </w:tcPr>
          <w:p w14:paraId="13DD0A29" w14:textId="77777777" w:rsidR="005D2878" w:rsidRDefault="00E6123A">
            <w:pPr>
              <w:pStyle w:val="Compact"/>
              <w:jc w:val="center"/>
            </w:pPr>
            <w:r>
              <w:t>0</w:t>
            </w:r>
          </w:p>
        </w:tc>
        <w:tc>
          <w:tcPr>
            <w:tcW w:w="0" w:type="auto"/>
          </w:tcPr>
          <w:p w14:paraId="13DD0A2A" w14:textId="77777777" w:rsidR="005D2878" w:rsidRDefault="00E6123A">
            <w:pPr>
              <w:pStyle w:val="Compact"/>
              <w:jc w:val="center"/>
            </w:pPr>
            <w:r>
              <w:t>0</w:t>
            </w:r>
          </w:p>
        </w:tc>
      </w:tr>
      <w:tr w:rsidR="005D2878" w14:paraId="13DD0A34" w14:textId="77777777" w:rsidTr="0013501A">
        <w:trPr>
          <w:jc w:val="center"/>
        </w:trPr>
        <w:tc>
          <w:tcPr>
            <w:tcW w:w="0" w:type="auto"/>
          </w:tcPr>
          <w:p w14:paraId="13DD0A2C" w14:textId="77777777" w:rsidR="005D2878" w:rsidRDefault="00E6123A">
            <w:pPr>
              <w:pStyle w:val="Compact"/>
              <w:jc w:val="center"/>
            </w:pPr>
            <w:r>
              <w:t>2021</w:t>
            </w:r>
          </w:p>
        </w:tc>
        <w:tc>
          <w:tcPr>
            <w:tcW w:w="957" w:type="dxa"/>
          </w:tcPr>
          <w:p w14:paraId="13DD0A2D" w14:textId="77777777" w:rsidR="005D2878" w:rsidRDefault="00E6123A">
            <w:pPr>
              <w:pStyle w:val="Compact"/>
              <w:jc w:val="center"/>
            </w:pPr>
            <w:r>
              <w:t>Jun 08</w:t>
            </w:r>
          </w:p>
        </w:tc>
        <w:tc>
          <w:tcPr>
            <w:tcW w:w="0" w:type="auto"/>
          </w:tcPr>
          <w:p w14:paraId="13DD0A2E" w14:textId="77777777" w:rsidR="005D2878" w:rsidRDefault="00E6123A">
            <w:pPr>
              <w:pStyle w:val="Compact"/>
              <w:jc w:val="center"/>
            </w:pPr>
            <w:r>
              <w:t>4</w:t>
            </w:r>
          </w:p>
        </w:tc>
        <w:tc>
          <w:tcPr>
            <w:tcW w:w="0" w:type="auto"/>
          </w:tcPr>
          <w:p w14:paraId="13DD0A2F" w14:textId="77777777" w:rsidR="005D2878" w:rsidRDefault="00E6123A">
            <w:pPr>
              <w:pStyle w:val="Compact"/>
              <w:jc w:val="center"/>
            </w:pPr>
            <w:r>
              <w:t>2</w:t>
            </w:r>
          </w:p>
        </w:tc>
        <w:tc>
          <w:tcPr>
            <w:tcW w:w="0" w:type="auto"/>
          </w:tcPr>
          <w:p w14:paraId="13DD0A30" w14:textId="77777777" w:rsidR="005D2878" w:rsidRDefault="00E6123A">
            <w:pPr>
              <w:pStyle w:val="Compact"/>
              <w:jc w:val="center"/>
            </w:pPr>
            <w:r>
              <w:t>0</w:t>
            </w:r>
          </w:p>
        </w:tc>
        <w:tc>
          <w:tcPr>
            <w:tcW w:w="0" w:type="auto"/>
          </w:tcPr>
          <w:p w14:paraId="13DD0A31" w14:textId="77777777" w:rsidR="005D2878" w:rsidRDefault="00E6123A">
            <w:pPr>
              <w:pStyle w:val="Compact"/>
              <w:jc w:val="center"/>
            </w:pPr>
            <w:r>
              <w:t>1</w:t>
            </w:r>
          </w:p>
        </w:tc>
        <w:tc>
          <w:tcPr>
            <w:tcW w:w="0" w:type="auto"/>
          </w:tcPr>
          <w:p w14:paraId="13DD0A32" w14:textId="77777777" w:rsidR="005D2878" w:rsidRDefault="00E6123A">
            <w:pPr>
              <w:pStyle w:val="Compact"/>
              <w:jc w:val="center"/>
            </w:pPr>
            <w:r>
              <w:t>0</w:t>
            </w:r>
          </w:p>
        </w:tc>
        <w:tc>
          <w:tcPr>
            <w:tcW w:w="0" w:type="auto"/>
          </w:tcPr>
          <w:p w14:paraId="13DD0A33" w14:textId="77777777" w:rsidR="005D2878" w:rsidRDefault="00E6123A">
            <w:pPr>
              <w:pStyle w:val="Compact"/>
              <w:jc w:val="center"/>
            </w:pPr>
            <w:r>
              <w:t>1</w:t>
            </w:r>
          </w:p>
        </w:tc>
      </w:tr>
      <w:tr w:rsidR="005D2878" w14:paraId="13DD0A3D" w14:textId="77777777" w:rsidTr="0013501A">
        <w:trPr>
          <w:jc w:val="center"/>
        </w:trPr>
        <w:tc>
          <w:tcPr>
            <w:tcW w:w="0" w:type="auto"/>
            <w:tcBorders>
              <w:bottom w:val="single" w:sz="4" w:space="0" w:color="auto"/>
            </w:tcBorders>
          </w:tcPr>
          <w:p w14:paraId="13DD0A35" w14:textId="77777777" w:rsidR="005D2878" w:rsidRPr="0013501A" w:rsidRDefault="00E6123A">
            <w:pPr>
              <w:pStyle w:val="Compact"/>
              <w:jc w:val="center"/>
              <w:rPr>
                <w:b/>
                <w:bCs/>
              </w:rPr>
            </w:pPr>
            <w:r w:rsidRPr="0013501A">
              <w:rPr>
                <w:b/>
                <w:bCs/>
              </w:rPr>
              <w:t>2021</w:t>
            </w:r>
          </w:p>
        </w:tc>
        <w:tc>
          <w:tcPr>
            <w:tcW w:w="957" w:type="dxa"/>
            <w:tcBorders>
              <w:bottom w:val="single" w:sz="4" w:space="0" w:color="auto"/>
            </w:tcBorders>
          </w:tcPr>
          <w:p w14:paraId="13DD0A36"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37" w14:textId="77777777" w:rsidR="005D2878" w:rsidRPr="0013501A" w:rsidRDefault="00E6123A">
            <w:pPr>
              <w:pStyle w:val="Compact"/>
              <w:jc w:val="center"/>
              <w:rPr>
                <w:b/>
                <w:bCs/>
              </w:rPr>
            </w:pPr>
            <w:r w:rsidRPr="0013501A">
              <w:rPr>
                <w:b/>
                <w:bCs/>
              </w:rPr>
              <w:t>13</w:t>
            </w:r>
          </w:p>
        </w:tc>
        <w:tc>
          <w:tcPr>
            <w:tcW w:w="0" w:type="auto"/>
            <w:tcBorders>
              <w:bottom w:val="single" w:sz="4" w:space="0" w:color="auto"/>
            </w:tcBorders>
          </w:tcPr>
          <w:p w14:paraId="13DD0A38"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9"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3A" w14:textId="77777777" w:rsidR="005D2878" w:rsidRPr="0013501A" w:rsidRDefault="00E6123A">
            <w:pPr>
              <w:pStyle w:val="Compact"/>
              <w:jc w:val="center"/>
              <w:rPr>
                <w:b/>
                <w:bCs/>
              </w:rPr>
            </w:pPr>
            <w:r w:rsidRPr="0013501A">
              <w:rPr>
                <w:b/>
                <w:bCs/>
              </w:rPr>
              <w:t>26</w:t>
            </w:r>
          </w:p>
        </w:tc>
        <w:tc>
          <w:tcPr>
            <w:tcW w:w="0" w:type="auto"/>
            <w:tcBorders>
              <w:bottom w:val="single" w:sz="4" w:space="0" w:color="auto"/>
            </w:tcBorders>
          </w:tcPr>
          <w:p w14:paraId="13DD0A3B"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C" w14:textId="77777777" w:rsidR="005D2878" w:rsidRPr="0013501A" w:rsidRDefault="00E6123A">
            <w:pPr>
              <w:pStyle w:val="Compact"/>
              <w:jc w:val="center"/>
              <w:rPr>
                <w:b/>
                <w:bCs/>
              </w:rPr>
            </w:pPr>
            <w:r w:rsidRPr="0013501A">
              <w:rPr>
                <w:b/>
                <w:bCs/>
              </w:rPr>
              <w:t>1</w:t>
            </w:r>
          </w:p>
        </w:tc>
      </w:tr>
      <w:tr w:rsidR="005D2878" w14:paraId="13DD0A46" w14:textId="77777777" w:rsidTr="0013501A">
        <w:trPr>
          <w:jc w:val="center"/>
        </w:trPr>
        <w:tc>
          <w:tcPr>
            <w:tcW w:w="0" w:type="auto"/>
            <w:tcBorders>
              <w:top w:val="single" w:sz="4" w:space="0" w:color="auto"/>
            </w:tcBorders>
          </w:tcPr>
          <w:p w14:paraId="13DD0A3E" w14:textId="77777777" w:rsidR="005D2878" w:rsidRDefault="00E6123A">
            <w:pPr>
              <w:pStyle w:val="Compact"/>
              <w:jc w:val="center"/>
            </w:pPr>
            <w:r>
              <w:t>2022</w:t>
            </w:r>
          </w:p>
        </w:tc>
        <w:tc>
          <w:tcPr>
            <w:tcW w:w="957" w:type="dxa"/>
            <w:tcBorders>
              <w:top w:val="single" w:sz="4" w:space="0" w:color="auto"/>
            </w:tcBorders>
          </w:tcPr>
          <w:p w14:paraId="13DD0A3F" w14:textId="77777777" w:rsidR="005D2878" w:rsidRDefault="00E6123A">
            <w:pPr>
              <w:pStyle w:val="Compact"/>
              <w:jc w:val="center"/>
            </w:pPr>
            <w:r>
              <w:t>Feb 02</w:t>
            </w:r>
          </w:p>
        </w:tc>
        <w:tc>
          <w:tcPr>
            <w:tcW w:w="0" w:type="auto"/>
            <w:tcBorders>
              <w:top w:val="single" w:sz="4" w:space="0" w:color="auto"/>
            </w:tcBorders>
          </w:tcPr>
          <w:p w14:paraId="13DD0A40" w14:textId="77777777" w:rsidR="005D2878" w:rsidRDefault="00E6123A">
            <w:pPr>
              <w:pStyle w:val="Compact"/>
              <w:jc w:val="center"/>
            </w:pPr>
            <w:r>
              <w:t>3</w:t>
            </w:r>
          </w:p>
        </w:tc>
        <w:tc>
          <w:tcPr>
            <w:tcW w:w="0" w:type="auto"/>
            <w:tcBorders>
              <w:top w:val="single" w:sz="4" w:space="0" w:color="auto"/>
            </w:tcBorders>
          </w:tcPr>
          <w:p w14:paraId="13DD0A41" w14:textId="77777777" w:rsidR="005D2878" w:rsidRDefault="00E6123A">
            <w:pPr>
              <w:pStyle w:val="Compact"/>
              <w:jc w:val="center"/>
            </w:pPr>
            <w:r>
              <w:t>0</w:t>
            </w:r>
          </w:p>
        </w:tc>
        <w:tc>
          <w:tcPr>
            <w:tcW w:w="0" w:type="auto"/>
            <w:tcBorders>
              <w:top w:val="single" w:sz="4" w:space="0" w:color="auto"/>
            </w:tcBorders>
          </w:tcPr>
          <w:p w14:paraId="13DD0A42" w14:textId="77777777" w:rsidR="005D2878" w:rsidRDefault="00E6123A">
            <w:pPr>
              <w:pStyle w:val="Compact"/>
              <w:jc w:val="center"/>
            </w:pPr>
            <w:r>
              <w:t>1</w:t>
            </w:r>
          </w:p>
        </w:tc>
        <w:tc>
          <w:tcPr>
            <w:tcW w:w="0" w:type="auto"/>
            <w:tcBorders>
              <w:top w:val="single" w:sz="4" w:space="0" w:color="auto"/>
            </w:tcBorders>
          </w:tcPr>
          <w:p w14:paraId="13DD0A43" w14:textId="77777777" w:rsidR="005D2878" w:rsidRDefault="00E6123A">
            <w:pPr>
              <w:pStyle w:val="Compact"/>
              <w:jc w:val="center"/>
            </w:pPr>
            <w:r>
              <w:t>0</w:t>
            </w:r>
          </w:p>
        </w:tc>
        <w:tc>
          <w:tcPr>
            <w:tcW w:w="0" w:type="auto"/>
            <w:tcBorders>
              <w:top w:val="single" w:sz="4" w:space="0" w:color="auto"/>
            </w:tcBorders>
          </w:tcPr>
          <w:p w14:paraId="13DD0A44" w14:textId="77777777" w:rsidR="005D2878" w:rsidRDefault="00E6123A">
            <w:pPr>
              <w:pStyle w:val="Compact"/>
              <w:jc w:val="center"/>
            </w:pPr>
            <w:r>
              <w:t>0</w:t>
            </w:r>
          </w:p>
        </w:tc>
        <w:tc>
          <w:tcPr>
            <w:tcW w:w="0" w:type="auto"/>
            <w:tcBorders>
              <w:top w:val="single" w:sz="4" w:space="0" w:color="auto"/>
            </w:tcBorders>
          </w:tcPr>
          <w:p w14:paraId="13DD0A45" w14:textId="77777777" w:rsidR="005D2878" w:rsidRDefault="00E6123A">
            <w:pPr>
              <w:pStyle w:val="Compact"/>
              <w:jc w:val="center"/>
            </w:pPr>
            <w:r>
              <w:t>0</w:t>
            </w:r>
          </w:p>
        </w:tc>
      </w:tr>
      <w:tr w:rsidR="005D2878" w14:paraId="13DD0A4F" w14:textId="77777777" w:rsidTr="00D0211F">
        <w:trPr>
          <w:jc w:val="center"/>
        </w:trPr>
        <w:tc>
          <w:tcPr>
            <w:tcW w:w="0" w:type="auto"/>
          </w:tcPr>
          <w:p w14:paraId="13DD0A47" w14:textId="77777777" w:rsidR="005D2878" w:rsidRDefault="00E6123A">
            <w:pPr>
              <w:pStyle w:val="Compact"/>
              <w:jc w:val="center"/>
            </w:pPr>
            <w:r>
              <w:t>2022</w:t>
            </w:r>
          </w:p>
        </w:tc>
        <w:tc>
          <w:tcPr>
            <w:tcW w:w="957" w:type="dxa"/>
          </w:tcPr>
          <w:p w14:paraId="13DD0A48" w14:textId="77777777" w:rsidR="005D2878" w:rsidRDefault="00E6123A">
            <w:pPr>
              <w:pStyle w:val="Compact"/>
              <w:jc w:val="center"/>
            </w:pPr>
            <w:r>
              <w:t>Feb 15</w:t>
            </w:r>
          </w:p>
        </w:tc>
        <w:tc>
          <w:tcPr>
            <w:tcW w:w="0" w:type="auto"/>
          </w:tcPr>
          <w:p w14:paraId="13DD0A49" w14:textId="77777777" w:rsidR="005D2878" w:rsidRDefault="00E6123A">
            <w:pPr>
              <w:pStyle w:val="Compact"/>
              <w:jc w:val="center"/>
            </w:pPr>
            <w:r>
              <w:t>1</w:t>
            </w:r>
          </w:p>
        </w:tc>
        <w:tc>
          <w:tcPr>
            <w:tcW w:w="0" w:type="auto"/>
          </w:tcPr>
          <w:p w14:paraId="13DD0A4A" w14:textId="77777777" w:rsidR="005D2878" w:rsidRDefault="00E6123A">
            <w:pPr>
              <w:pStyle w:val="Compact"/>
              <w:jc w:val="center"/>
            </w:pPr>
            <w:r>
              <w:t>0</w:t>
            </w:r>
          </w:p>
        </w:tc>
        <w:tc>
          <w:tcPr>
            <w:tcW w:w="0" w:type="auto"/>
          </w:tcPr>
          <w:p w14:paraId="13DD0A4B" w14:textId="77777777" w:rsidR="005D2878" w:rsidRDefault="00E6123A">
            <w:pPr>
              <w:pStyle w:val="Compact"/>
              <w:jc w:val="center"/>
            </w:pPr>
            <w:r>
              <w:t>0</w:t>
            </w:r>
          </w:p>
        </w:tc>
        <w:tc>
          <w:tcPr>
            <w:tcW w:w="0" w:type="auto"/>
          </w:tcPr>
          <w:p w14:paraId="13DD0A4C" w14:textId="77777777" w:rsidR="005D2878" w:rsidRDefault="00E6123A">
            <w:pPr>
              <w:pStyle w:val="Compact"/>
              <w:jc w:val="center"/>
            </w:pPr>
            <w:r>
              <w:t>0</w:t>
            </w:r>
          </w:p>
        </w:tc>
        <w:tc>
          <w:tcPr>
            <w:tcW w:w="0" w:type="auto"/>
          </w:tcPr>
          <w:p w14:paraId="13DD0A4D" w14:textId="77777777" w:rsidR="005D2878" w:rsidRDefault="00E6123A">
            <w:pPr>
              <w:pStyle w:val="Compact"/>
              <w:jc w:val="center"/>
            </w:pPr>
            <w:r>
              <w:t>0</w:t>
            </w:r>
          </w:p>
        </w:tc>
        <w:tc>
          <w:tcPr>
            <w:tcW w:w="0" w:type="auto"/>
          </w:tcPr>
          <w:p w14:paraId="13DD0A4E" w14:textId="77777777" w:rsidR="005D2878" w:rsidRDefault="00E6123A">
            <w:pPr>
              <w:pStyle w:val="Compact"/>
              <w:jc w:val="center"/>
            </w:pPr>
            <w:r>
              <w:t>0</w:t>
            </w:r>
          </w:p>
        </w:tc>
      </w:tr>
      <w:tr w:rsidR="005D2878" w14:paraId="13DD0A58" w14:textId="77777777" w:rsidTr="00D0211F">
        <w:trPr>
          <w:jc w:val="center"/>
        </w:trPr>
        <w:tc>
          <w:tcPr>
            <w:tcW w:w="0" w:type="auto"/>
          </w:tcPr>
          <w:p w14:paraId="13DD0A50" w14:textId="77777777" w:rsidR="005D2878" w:rsidRDefault="00E6123A">
            <w:pPr>
              <w:pStyle w:val="Compact"/>
              <w:jc w:val="center"/>
            </w:pPr>
            <w:r>
              <w:t>2022</w:t>
            </w:r>
          </w:p>
        </w:tc>
        <w:tc>
          <w:tcPr>
            <w:tcW w:w="957" w:type="dxa"/>
          </w:tcPr>
          <w:p w14:paraId="13DD0A51" w14:textId="77777777" w:rsidR="005D2878" w:rsidRDefault="00E6123A">
            <w:pPr>
              <w:pStyle w:val="Compact"/>
              <w:jc w:val="center"/>
            </w:pPr>
            <w:r>
              <w:t>Feb 22</w:t>
            </w:r>
          </w:p>
        </w:tc>
        <w:tc>
          <w:tcPr>
            <w:tcW w:w="0" w:type="auto"/>
          </w:tcPr>
          <w:p w14:paraId="13DD0A52" w14:textId="77777777" w:rsidR="005D2878" w:rsidRDefault="00E6123A">
            <w:pPr>
              <w:pStyle w:val="Compact"/>
              <w:jc w:val="center"/>
            </w:pPr>
            <w:r>
              <w:t>0</w:t>
            </w:r>
          </w:p>
        </w:tc>
        <w:tc>
          <w:tcPr>
            <w:tcW w:w="0" w:type="auto"/>
          </w:tcPr>
          <w:p w14:paraId="13DD0A53" w14:textId="77777777" w:rsidR="005D2878" w:rsidRDefault="00E6123A">
            <w:pPr>
              <w:pStyle w:val="Compact"/>
              <w:jc w:val="center"/>
            </w:pPr>
            <w:r>
              <w:t>0</w:t>
            </w:r>
          </w:p>
        </w:tc>
        <w:tc>
          <w:tcPr>
            <w:tcW w:w="0" w:type="auto"/>
          </w:tcPr>
          <w:p w14:paraId="13DD0A54" w14:textId="77777777" w:rsidR="005D2878" w:rsidRDefault="00E6123A">
            <w:pPr>
              <w:pStyle w:val="Compact"/>
              <w:jc w:val="center"/>
            </w:pPr>
            <w:r>
              <w:t>0</w:t>
            </w:r>
          </w:p>
        </w:tc>
        <w:tc>
          <w:tcPr>
            <w:tcW w:w="0" w:type="auto"/>
          </w:tcPr>
          <w:p w14:paraId="13DD0A55" w14:textId="77777777" w:rsidR="005D2878" w:rsidRDefault="00E6123A">
            <w:pPr>
              <w:pStyle w:val="Compact"/>
              <w:jc w:val="center"/>
            </w:pPr>
            <w:r>
              <w:t>2</w:t>
            </w:r>
          </w:p>
        </w:tc>
        <w:tc>
          <w:tcPr>
            <w:tcW w:w="0" w:type="auto"/>
          </w:tcPr>
          <w:p w14:paraId="13DD0A56" w14:textId="77777777" w:rsidR="005D2878" w:rsidRDefault="00E6123A">
            <w:pPr>
              <w:pStyle w:val="Compact"/>
              <w:jc w:val="center"/>
            </w:pPr>
            <w:r>
              <w:t>0</w:t>
            </w:r>
          </w:p>
        </w:tc>
        <w:tc>
          <w:tcPr>
            <w:tcW w:w="0" w:type="auto"/>
          </w:tcPr>
          <w:p w14:paraId="13DD0A57" w14:textId="77777777" w:rsidR="005D2878" w:rsidRDefault="00E6123A">
            <w:pPr>
              <w:pStyle w:val="Compact"/>
              <w:jc w:val="center"/>
            </w:pPr>
            <w:r>
              <w:t>0</w:t>
            </w:r>
          </w:p>
        </w:tc>
      </w:tr>
      <w:tr w:rsidR="005D2878" w14:paraId="13DD0A61" w14:textId="77777777" w:rsidTr="00D0211F">
        <w:trPr>
          <w:jc w:val="center"/>
        </w:trPr>
        <w:tc>
          <w:tcPr>
            <w:tcW w:w="0" w:type="auto"/>
          </w:tcPr>
          <w:p w14:paraId="13DD0A59" w14:textId="77777777" w:rsidR="005D2878" w:rsidRDefault="00E6123A">
            <w:pPr>
              <w:pStyle w:val="Compact"/>
              <w:jc w:val="center"/>
            </w:pPr>
            <w:r>
              <w:t>2022</w:t>
            </w:r>
          </w:p>
        </w:tc>
        <w:tc>
          <w:tcPr>
            <w:tcW w:w="957" w:type="dxa"/>
          </w:tcPr>
          <w:p w14:paraId="13DD0A5A" w14:textId="77777777" w:rsidR="005D2878" w:rsidRDefault="00E6123A">
            <w:pPr>
              <w:pStyle w:val="Compact"/>
              <w:jc w:val="center"/>
            </w:pPr>
            <w:r>
              <w:t>Mar 09</w:t>
            </w:r>
          </w:p>
        </w:tc>
        <w:tc>
          <w:tcPr>
            <w:tcW w:w="0" w:type="auto"/>
          </w:tcPr>
          <w:p w14:paraId="13DD0A5B" w14:textId="77777777" w:rsidR="005D2878" w:rsidRDefault="00E6123A">
            <w:pPr>
              <w:pStyle w:val="Compact"/>
              <w:jc w:val="center"/>
            </w:pPr>
            <w:r>
              <w:t>1</w:t>
            </w:r>
          </w:p>
        </w:tc>
        <w:tc>
          <w:tcPr>
            <w:tcW w:w="0" w:type="auto"/>
          </w:tcPr>
          <w:p w14:paraId="13DD0A5C" w14:textId="77777777" w:rsidR="005D2878" w:rsidRDefault="00E6123A">
            <w:pPr>
              <w:pStyle w:val="Compact"/>
              <w:jc w:val="center"/>
            </w:pPr>
            <w:r>
              <w:t>0</w:t>
            </w:r>
          </w:p>
        </w:tc>
        <w:tc>
          <w:tcPr>
            <w:tcW w:w="0" w:type="auto"/>
          </w:tcPr>
          <w:p w14:paraId="13DD0A5D" w14:textId="77777777" w:rsidR="005D2878" w:rsidRDefault="00E6123A">
            <w:pPr>
              <w:pStyle w:val="Compact"/>
              <w:jc w:val="center"/>
            </w:pPr>
            <w:r>
              <w:t>0</w:t>
            </w:r>
          </w:p>
        </w:tc>
        <w:tc>
          <w:tcPr>
            <w:tcW w:w="0" w:type="auto"/>
          </w:tcPr>
          <w:p w14:paraId="13DD0A5E" w14:textId="77777777" w:rsidR="005D2878" w:rsidRDefault="00E6123A">
            <w:pPr>
              <w:pStyle w:val="Compact"/>
              <w:jc w:val="center"/>
            </w:pPr>
            <w:r>
              <w:t>1</w:t>
            </w:r>
          </w:p>
        </w:tc>
        <w:tc>
          <w:tcPr>
            <w:tcW w:w="0" w:type="auto"/>
          </w:tcPr>
          <w:p w14:paraId="13DD0A5F" w14:textId="77777777" w:rsidR="005D2878" w:rsidRDefault="00E6123A">
            <w:pPr>
              <w:pStyle w:val="Compact"/>
              <w:jc w:val="center"/>
            </w:pPr>
            <w:r>
              <w:t>1</w:t>
            </w:r>
          </w:p>
        </w:tc>
        <w:tc>
          <w:tcPr>
            <w:tcW w:w="0" w:type="auto"/>
          </w:tcPr>
          <w:p w14:paraId="13DD0A60" w14:textId="77777777" w:rsidR="005D2878" w:rsidRDefault="00E6123A">
            <w:pPr>
              <w:pStyle w:val="Compact"/>
              <w:jc w:val="center"/>
            </w:pPr>
            <w:r>
              <w:t>0</w:t>
            </w:r>
          </w:p>
        </w:tc>
      </w:tr>
      <w:tr w:rsidR="005D2878" w14:paraId="13DD0A6A" w14:textId="77777777" w:rsidTr="00D0211F">
        <w:trPr>
          <w:jc w:val="center"/>
        </w:trPr>
        <w:tc>
          <w:tcPr>
            <w:tcW w:w="0" w:type="auto"/>
          </w:tcPr>
          <w:p w14:paraId="13DD0A62" w14:textId="77777777" w:rsidR="005D2878" w:rsidRDefault="00E6123A">
            <w:pPr>
              <w:pStyle w:val="Compact"/>
              <w:jc w:val="center"/>
            </w:pPr>
            <w:r>
              <w:t>2022</w:t>
            </w:r>
          </w:p>
        </w:tc>
        <w:tc>
          <w:tcPr>
            <w:tcW w:w="957" w:type="dxa"/>
          </w:tcPr>
          <w:p w14:paraId="13DD0A63" w14:textId="77777777" w:rsidR="005D2878" w:rsidRDefault="00E6123A">
            <w:pPr>
              <w:pStyle w:val="Compact"/>
              <w:jc w:val="center"/>
            </w:pPr>
            <w:r>
              <w:t>Mar 16</w:t>
            </w:r>
          </w:p>
        </w:tc>
        <w:tc>
          <w:tcPr>
            <w:tcW w:w="0" w:type="auto"/>
          </w:tcPr>
          <w:p w14:paraId="13DD0A64" w14:textId="77777777" w:rsidR="005D2878" w:rsidRDefault="00E6123A">
            <w:pPr>
              <w:pStyle w:val="Compact"/>
              <w:jc w:val="center"/>
            </w:pPr>
            <w:r>
              <w:t>0</w:t>
            </w:r>
          </w:p>
        </w:tc>
        <w:tc>
          <w:tcPr>
            <w:tcW w:w="0" w:type="auto"/>
          </w:tcPr>
          <w:p w14:paraId="13DD0A65" w14:textId="77777777" w:rsidR="005D2878" w:rsidRDefault="00E6123A">
            <w:pPr>
              <w:pStyle w:val="Compact"/>
              <w:jc w:val="center"/>
            </w:pPr>
            <w:r>
              <w:t>0</w:t>
            </w:r>
          </w:p>
        </w:tc>
        <w:tc>
          <w:tcPr>
            <w:tcW w:w="0" w:type="auto"/>
          </w:tcPr>
          <w:p w14:paraId="13DD0A66" w14:textId="77777777" w:rsidR="005D2878" w:rsidRDefault="00E6123A">
            <w:pPr>
              <w:pStyle w:val="Compact"/>
              <w:jc w:val="center"/>
            </w:pPr>
            <w:r>
              <w:t>0</w:t>
            </w:r>
          </w:p>
        </w:tc>
        <w:tc>
          <w:tcPr>
            <w:tcW w:w="0" w:type="auto"/>
          </w:tcPr>
          <w:p w14:paraId="13DD0A67" w14:textId="77777777" w:rsidR="005D2878" w:rsidRDefault="00E6123A">
            <w:pPr>
              <w:pStyle w:val="Compact"/>
              <w:jc w:val="center"/>
            </w:pPr>
            <w:r>
              <w:t>2</w:t>
            </w:r>
          </w:p>
        </w:tc>
        <w:tc>
          <w:tcPr>
            <w:tcW w:w="0" w:type="auto"/>
          </w:tcPr>
          <w:p w14:paraId="13DD0A68" w14:textId="77777777" w:rsidR="005D2878" w:rsidRDefault="00E6123A">
            <w:pPr>
              <w:pStyle w:val="Compact"/>
              <w:jc w:val="center"/>
            </w:pPr>
            <w:r>
              <w:t>1</w:t>
            </w:r>
          </w:p>
        </w:tc>
        <w:tc>
          <w:tcPr>
            <w:tcW w:w="0" w:type="auto"/>
          </w:tcPr>
          <w:p w14:paraId="13DD0A69" w14:textId="77777777" w:rsidR="005D2878" w:rsidRDefault="00E6123A">
            <w:pPr>
              <w:pStyle w:val="Compact"/>
              <w:jc w:val="center"/>
            </w:pPr>
            <w:r>
              <w:t>0</w:t>
            </w:r>
          </w:p>
        </w:tc>
      </w:tr>
      <w:tr w:rsidR="005D2878" w14:paraId="13DD0A73" w14:textId="77777777" w:rsidTr="00D0211F">
        <w:trPr>
          <w:jc w:val="center"/>
        </w:trPr>
        <w:tc>
          <w:tcPr>
            <w:tcW w:w="0" w:type="auto"/>
          </w:tcPr>
          <w:p w14:paraId="13DD0A6B" w14:textId="77777777" w:rsidR="005D2878" w:rsidRDefault="00E6123A">
            <w:pPr>
              <w:pStyle w:val="Compact"/>
              <w:jc w:val="center"/>
            </w:pPr>
            <w:r>
              <w:t>2022</w:t>
            </w:r>
          </w:p>
        </w:tc>
        <w:tc>
          <w:tcPr>
            <w:tcW w:w="957" w:type="dxa"/>
          </w:tcPr>
          <w:p w14:paraId="13DD0A6C" w14:textId="77777777" w:rsidR="005D2878" w:rsidRDefault="00E6123A">
            <w:pPr>
              <w:pStyle w:val="Compact"/>
              <w:jc w:val="center"/>
            </w:pPr>
            <w:r>
              <w:t>Mar 23</w:t>
            </w:r>
          </w:p>
        </w:tc>
        <w:tc>
          <w:tcPr>
            <w:tcW w:w="0" w:type="auto"/>
          </w:tcPr>
          <w:p w14:paraId="13DD0A6D" w14:textId="77777777" w:rsidR="005D2878" w:rsidRDefault="00E6123A">
            <w:pPr>
              <w:pStyle w:val="Compact"/>
              <w:jc w:val="center"/>
            </w:pPr>
            <w:r>
              <w:t>1</w:t>
            </w:r>
          </w:p>
        </w:tc>
        <w:tc>
          <w:tcPr>
            <w:tcW w:w="0" w:type="auto"/>
          </w:tcPr>
          <w:p w14:paraId="13DD0A6E" w14:textId="77777777" w:rsidR="005D2878" w:rsidRDefault="00E6123A">
            <w:pPr>
              <w:pStyle w:val="Compact"/>
              <w:jc w:val="center"/>
            </w:pPr>
            <w:r>
              <w:t>0</w:t>
            </w:r>
          </w:p>
        </w:tc>
        <w:tc>
          <w:tcPr>
            <w:tcW w:w="0" w:type="auto"/>
          </w:tcPr>
          <w:p w14:paraId="13DD0A6F" w14:textId="77777777" w:rsidR="005D2878" w:rsidRDefault="00E6123A">
            <w:pPr>
              <w:pStyle w:val="Compact"/>
              <w:jc w:val="center"/>
            </w:pPr>
            <w:r>
              <w:t>0</w:t>
            </w:r>
          </w:p>
        </w:tc>
        <w:tc>
          <w:tcPr>
            <w:tcW w:w="0" w:type="auto"/>
          </w:tcPr>
          <w:p w14:paraId="13DD0A70" w14:textId="77777777" w:rsidR="005D2878" w:rsidRDefault="00E6123A">
            <w:pPr>
              <w:pStyle w:val="Compact"/>
              <w:jc w:val="center"/>
            </w:pPr>
            <w:r>
              <w:t>1</w:t>
            </w:r>
          </w:p>
        </w:tc>
        <w:tc>
          <w:tcPr>
            <w:tcW w:w="0" w:type="auto"/>
          </w:tcPr>
          <w:p w14:paraId="13DD0A71" w14:textId="77777777" w:rsidR="005D2878" w:rsidRDefault="00E6123A">
            <w:pPr>
              <w:pStyle w:val="Compact"/>
              <w:jc w:val="center"/>
            </w:pPr>
            <w:r>
              <w:t>0</w:t>
            </w:r>
          </w:p>
        </w:tc>
        <w:tc>
          <w:tcPr>
            <w:tcW w:w="0" w:type="auto"/>
          </w:tcPr>
          <w:p w14:paraId="13DD0A72" w14:textId="77777777" w:rsidR="005D2878" w:rsidRDefault="00E6123A">
            <w:pPr>
              <w:pStyle w:val="Compact"/>
              <w:jc w:val="center"/>
            </w:pPr>
            <w:r>
              <w:t>0</w:t>
            </w:r>
          </w:p>
        </w:tc>
      </w:tr>
      <w:tr w:rsidR="005D2878" w14:paraId="13DD0A7C" w14:textId="77777777" w:rsidTr="00D0211F">
        <w:trPr>
          <w:jc w:val="center"/>
        </w:trPr>
        <w:tc>
          <w:tcPr>
            <w:tcW w:w="0" w:type="auto"/>
          </w:tcPr>
          <w:p w14:paraId="13DD0A74" w14:textId="77777777" w:rsidR="005D2878" w:rsidRDefault="00E6123A">
            <w:pPr>
              <w:pStyle w:val="Compact"/>
              <w:jc w:val="center"/>
            </w:pPr>
            <w:r>
              <w:t>2022</w:t>
            </w:r>
          </w:p>
        </w:tc>
        <w:tc>
          <w:tcPr>
            <w:tcW w:w="957" w:type="dxa"/>
          </w:tcPr>
          <w:p w14:paraId="13DD0A75" w14:textId="77777777" w:rsidR="005D2878" w:rsidRDefault="00E6123A">
            <w:pPr>
              <w:pStyle w:val="Compact"/>
              <w:jc w:val="center"/>
            </w:pPr>
            <w:r>
              <w:t>Mar 30</w:t>
            </w:r>
          </w:p>
        </w:tc>
        <w:tc>
          <w:tcPr>
            <w:tcW w:w="0" w:type="auto"/>
          </w:tcPr>
          <w:p w14:paraId="13DD0A76" w14:textId="77777777" w:rsidR="005D2878" w:rsidRDefault="00E6123A">
            <w:pPr>
              <w:pStyle w:val="Compact"/>
              <w:jc w:val="center"/>
            </w:pPr>
            <w:r>
              <w:t>0</w:t>
            </w:r>
          </w:p>
        </w:tc>
        <w:tc>
          <w:tcPr>
            <w:tcW w:w="0" w:type="auto"/>
          </w:tcPr>
          <w:p w14:paraId="13DD0A77" w14:textId="77777777" w:rsidR="005D2878" w:rsidRDefault="00E6123A">
            <w:pPr>
              <w:pStyle w:val="Compact"/>
              <w:jc w:val="center"/>
            </w:pPr>
            <w:r>
              <w:t>0</w:t>
            </w:r>
          </w:p>
        </w:tc>
        <w:tc>
          <w:tcPr>
            <w:tcW w:w="0" w:type="auto"/>
          </w:tcPr>
          <w:p w14:paraId="13DD0A78" w14:textId="77777777" w:rsidR="005D2878" w:rsidRDefault="00E6123A">
            <w:pPr>
              <w:pStyle w:val="Compact"/>
              <w:jc w:val="center"/>
            </w:pPr>
            <w:r>
              <w:t>0</w:t>
            </w:r>
          </w:p>
        </w:tc>
        <w:tc>
          <w:tcPr>
            <w:tcW w:w="0" w:type="auto"/>
          </w:tcPr>
          <w:p w14:paraId="13DD0A79" w14:textId="77777777" w:rsidR="005D2878" w:rsidRDefault="00E6123A">
            <w:pPr>
              <w:pStyle w:val="Compact"/>
              <w:jc w:val="center"/>
            </w:pPr>
            <w:r>
              <w:t>2</w:t>
            </w:r>
          </w:p>
        </w:tc>
        <w:tc>
          <w:tcPr>
            <w:tcW w:w="0" w:type="auto"/>
          </w:tcPr>
          <w:p w14:paraId="13DD0A7A" w14:textId="77777777" w:rsidR="005D2878" w:rsidRDefault="00E6123A">
            <w:pPr>
              <w:pStyle w:val="Compact"/>
              <w:jc w:val="center"/>
            </w:pPr>
            <w:r>
              <w:t>0</w:t>
            </w:r>
          </w:p>
        </w:tc>
        <w:tc>
          <w:tcPr>
            <w:tcW w:w="0" w:type="auto"/>
          </w:tcPr>
          <w:p w14:paraId="13DD0A7B" w14:textId="77777777" w:rsidR="005D2878" w:rsidRDefault="00E6123A">
            <w:pPr>
              <w:pStyle w:val="Compact"/>
              <w:jc w:val="center"/>
            </w:pPr>
            <w:r>
              <w:t>0</w:t>
            </w:r>
          </w:p>
        </w:tc>
      </w:tr>
      <w:tr w:rsidR="005D2878" w14:paraId="13DD0A85" w14:textId="77777777" w:rsidTr="00D0211F">
        <w:trPr>
          <w:jc w:val="center"/>
        </w:trPr>
        <w:tc>
          <w:tcPr>
            <w:tcW w:w="0" w:type="auto"/>
          </w:tcPr>
          <w:p w14:paraId="13DD0A7D" w14:textId="77777777" w:rsidR="005D2878" w:rsidRDefault="00E6123A">
            <w:pPr>
              <w:pStyle w:val="Compact"/>
              <w:jc w:val="center"/>
            </w:pPr>
            <w:r>
              <w:t>2022</w:t>
            </w:r>
          </w:p>
        </w:tc>
        <w:tc>
          <w:tcPr>
            <w:tcW w:w="957" w:type="dxa"/>
          </w:tcPr>
          <w:p w14:paraId="13DD0A7E" w14:textId="77777777" w:rsidR="005D2878" w:rsidRDefault="00E6123A">
            <w:pPr>
              <w:pStyle w:val="Compact"/>
              <w:jc w:val="center"/>
            </w:pPr>
            <w:r>
              <w:t>Apr 07</w:t>
            </w:r>
          </w:p>
        </w:tc>
        <w:tc>
          <w:tcPr>
            <w:tcW w:w="0" w:type="auto"/>
          </w:tcPr>
          <w:p w14:paraId="13DD0A7F" w14:textId="77777777" w:rsidR="005D2878" w:rsidRDefault="00E6123A">
            <w:pPr>
              <w:pStyle w:val="Compact"/>
              <w:jc w:val="center"/>
            </w:pPr>
            <w:r>
              <w:t>1</w:t>
            </w:r>
          </w:p>
        </w:tc>
        <w:tc>
          <w:tcPr>
            <w:tcW w:w="0" w:type="auto"/>
          </w:tcPr>
          <w:p w14:paraId="13DD0A80" w14:textId="77777777" w:rsidR="005D2878" w:rsidRDefault="00E6123A">
            <w:pPr>
              <w:pStyle w:val="Compact"/>
              <w:jc w:val="center"/>
            </w:pPr>
            <w:r>
              <w:t>0</w:t>
            </w:r>
          </w:p>
        </w:tc>
        <w:tc>
          <w:tcPr>
            <w:tcW w:w="0" w:type="auto"/>
          </w:tcPr>
          <w:p w14:paraId="13DD0A81" w14:textId="77777777" w:rsidR="005D2878" w:rsidRDefault="00E6123A">
            <w:pPr>
              <w:pStyle w:val="Compact"/>
              <w:jc w:val="center"/>
            </w:pPr>
            <w:r>
              <w:t>0</w:t>
            </w:r>
          </w:p>
        </w:tc>
        <w:tc>
          <w:tcPr>
            <w:tcW w:w="0" w:type="auto"/>
          </w:tcPr>
          <w:p w14:paraId="13DD0A82" w14:textId="77777777" w:rsidR="005D2878" w:rsidRDefault="00E6123A">
            <w:pPr>
              <w:pStyle w:val="Compact"/>
              <w:jc w:val="center"/>
            </w:pPr>
            <w:r>
              <w:t>3</w:t>
            </w:r>
          </w:p>
        </w:tc>
        <w:tc>
          <w:tcPr>
            <w:tcW w:w="0" w:type="auto"/>
          </w:tcPr>
          <w:p w14:paraId="13DD0A83" w14:textId="77777777" w:rsidR="005D2878" w:rsidRDefault="00E6123A">
            <w:pPr>
              <w:pStyle w:val="Compact"/>
              <w:jc w:val="center"/>
            </w:pPr>
            <w:r>
              <w:t>0</w:t>
            </w:r>
          </w:p>
        </w:tc>
        <w:tc>
          <w:tcPr>
            <w:tcW w:w="0" w:type="auto"/>
          </w:tcPr>
          <w:p w14:paraId="13DD0A84" w14:textId="77777777" w:rsidR="005D2878" w:rsidRDefault="00E6123A">
            <w:pPr>
              <w:pStyle w:val="Compact"/>
              <w:jc w:val="center"/>
            </w:pPr>
            <w:r>
              <w:t>0</w:t>
            </w:r>
          </w:p>
        </w:tc>
      </w:tr>
      <w:tr w:rsidR="005D2878" w14:paraId="13DD0A8E" w14:textId="77777777" w:rsidTr="00D0211F">
        <w:trPr>
          <w:jc w:val="center"/>
        </w:trPr>
        <w:tc>
          <w:tcPr>
            <w:tcW w:w="0" w:type="auto"/>
          </w:tcPr>
          <w:p w14:paraId="13DD0A86" w14:textId="77777777" w:rsidR="005D2878" w:rsidRDefault="00E6123A">
            <w:pPr>
              <w:pStyle w:val="Compact"/>
              <w:jc w:val="center"/>
            </w:pPr>
            <w:r>
              <w:t>2022</w:t>
            </w:r>
          </w:p>
        </w:tc>
        <w:tc>
          <w:tcPr>
            <w:tcW w:w="957" w:type="dxa"/>
          </w:tcPr>
          <w:p w14:paraId="13DD0A87" w14:textId="77777777" w:rsidR="005D2878" w:rsidRDefault="00E6123A">
            <w:pPr>
              <w:pStyle w:val="Compact"/>
              <w:jc w:val="center"/>
            </w:pPr>
            <w:r>
              <w:t>Apr 19</w:t>
            </w:r>
          </w:p>
        </w:tc>
        <w:tc>
          <w:tcPr>
            <w:tcW w:w="0" w:type="auto"/>
          </w:tcPr>
          <w:p w14:paraId="13DD0A88" w14:textId="77777777" w:rsidR="005D2878" w:rsidRDefault="00E6123A">
            <w:pPr>
              <w:pStyle w:val="Compact"/>
              <w:jc w:val="center"/>
            </w:pPr>
            <w:r>
              <w:t>2</w:t>
            </w:r>
          </w:p>
        </w:tc>
        <w:tc>
          <w:tcPr>
            <w:tcW w:w="0" w:type="auto"/>
          </w:tcPr>
          <w:p w14:paraId="13DD0A89" w14:textId="77777777" w:rsidR="005D2878" w:rsidRDefault="00E6123A">
            <w:pPr>
              <w:pStyle w:val="Compact"/>
              <w:jc w:val="center"/>
            </w:pPr>
            <w:r>
              <w:t>0</w:t>
            </w:r>
          </w:p>
        </w:tc>
        <w:tc>
          <w:tcPr>
            <w:tcW w:w="0" w:type="auto"/>
          </w:tcPr>
          <w:p w14:paraId="13DD0A8A" w14:textId="77777777" w:rsidR="005D2878" w:rsidRDefault="00E6123A">
            <w:pPr>
              <w:pStyle w:val="Compact"/>
              <w:jc w:val="center"/>
            </w:pPr>
            <w:r>
              <w:t>0</w:t>
            </w:r>
          </w:p>
        </w:tc>
        <w:tc>
          <w:tcPr>
            <w:tcW w:w="0" w:type="auto"/>
          </w:tcPr>
          <w:p w14:paraId="13DD0A8B" w14:textId="77777777" w:rsidR="005D2878" w:rsidRDefault="00E6123A">
            <w:pPr>
              <w:pStyle w:val="Compact"/>
              <w:jc w:val="center"/>
            </w:pPr>
            <w:r>
              <w:t>7</w:t>
            </w:r>
          </w:p>
        </w:tc>
        <w:tc>
          <w:tcPr>
            <w:tcW w:w="0" w:type="auto"/>
          </w:tcPr>
          <w:p w14:paraId="13DD0A8C" w14:textId="77777777" w:rsidR="005D2878" w:rsidRDefault="00E6123A">
            <w:pPr>
              <w:pStyle w:val="Compact"/>
              <w:jc w:val="center"/>
            </w:pPr>
            <w:r>
              <w:t>0</w:t>
            </w:r>
          </w:p>
        </w:tc>
        <w:tc>
          <w:tcPr>
            <w:tcW w:w="0" w:type="auto"/>
          </w:tcPr>
          <w:p w14:paraId="13DD0A8D" w14:textId="77777777" w:rsidR="005D2878" w:rsidRDefault="00E6123A">
            <w:pPr>
              <w:pStyle w:val="Compact"/>
              <w:jc w:val="center"/>
            </w:pPr>
            <w:r>
              <w:t>0</w:t>
            </w:r>
          </w:p>
        </w:tc>
      </w:tr>
      <w:tr w:rsidR="005D2878" w14:paraId="13DD0A97" w14:textId="77777777" w:rsidTr="00D0211F">
        <w:trPr>
          <w:jc w:val="center"/>
        </w:trPr>
        <w:tc>
          <w:tcPr>
            <w:tcW w:w="0" w:type="auto"/>
          </w:tcPr>
          <w:p w14:paraId="13DD0A8F" w14:textId="77777777" w:rsidR="005D2878" w:rsidRDefault="00E6123A">
            <w:pPr>
              <w:pStyle w:val="Compact"/>
              <w:jc w:val="center"/>
            </w:pPr>
            <w:r>
              <w:lastRenderedPageBreak/>
              <w:t>2022</w:t>
            </w:r>
          </w:p>
        </w:tc>
        <w:tc>
          <w:tcPr>
            <w:tcW w:w="957" w:type="dxa"/>
          </w:tcPr>
          <w:p w14:paraId="13DD0A90" w14:textId="77777777" w:rsidR="005D2878" w:rsidRDefault="00E6123A">
            <w:pPr>
              <w:pStyle w:val="Compact"/>
              <w:jc w:val="center"/>
            </w:pPr>
            <w:r>
              <w:t>May 04</w:t>
            </w:r>
          </w:p>
        </w:tc>
        <w:tc>
          <w:tcPr>
            <w:tcW w:w="0" w:type="auto"/>
          </w:tcPr>
          <w:p w14:paraId="13DD0A91" w14:textId="77777777" w:rsidR="005D2878" w:rsidRDefault="00E6123A">
            <w:pPr>
              <w:pStyle w:val="Compact"/>
              <w:jc w:val="center"/>
            </w:pPr>
            <w:r>
              <w:t>2</w:t>
            </w:r>
          </w:p>
        </w:tc>
        <w:tc>
          <w:tcPr>
            <w:tcW w:w="0" w:type="auto"/>
          </w:tcPr>
          <w:p w14:paraId="13DD0A92" w14:textId="77777777" w:rsidR="005D2878" w:rsidRDefault="00E6123A">
            <w:pPr>
              <w:pStyle w:val="Compact"/>
              <w:jc w:val="center"/>
            </w:pPr>
            <w:r>
              <w:t>0</w:t>
            </w:r>
          </w:p>
        </w:tc>
        <w:tc>
          <w:tcPr>
            <w:tcW w:w="0" w:type="auto"/>
          </w:tcPr>
          <w:p w14:paraId="13DD0A93" w14:textId="77777777" w:rsidR="005D2878" w:rsidRDefault="00E6123A">
            <w:pPr>
              <w:pStyle w:val="Compact"/>
              <w:jc w:val="center"/>
            </w:pPr>
            <w:r>
              <w:t>0</w:t>
            </w:r>
          </w:p>
        </w:tc>
        <w:tc>
          <w:tcPr>
            <w:tcW w:w="0" w:type="auto"/>
          </w:tcPr>
          <w:p w14:paraId="13DD0A94" w14:textId="77777777" w:rsidR="005D2878" w:rsidRDefault="00E6123A">
            <w:pPr>
              <w:pStyle w:val="Compact"/>
              <w:jc w:val="center"/>
            </w:pPr>
            <w:r>
              <w:t>6</w:t>
            </w:r>
          </w:p>
        </w:tc>
        <w:tc>
          <w:tcPr>
            <w:tcW w:w="0" w:type="auto"/>
          </w:tcPr>
          <w:p w14:paraId="13DD0A95" w14:textId="77777777" w:rsidR="005D2878" w:rsidRDefault="00E6123A">
            <w:pPr>
              <w:pStyle w:val="Compact"/>
              <w:jc w:val="center"/>
            </w:pPr>
            <w:r>
              <w:t>0</w:t>
            </w:r>
          </w:p>
        </w:tc>
        <w:tc>
          <w:tcPr>
            <w:tcW w:w="0" w:type="auto"/>
          </w:tcPr>
          <w:p w14:paraId="13DD0A96" w14:textId="77777777" w:rsidR="005D2878" w:rsidRDefault="00E6123A">
            <w:pPr>
              <w:pStyle w:val="Compact"/>
              <w:jc w:val="center"/>
            </w:pPr>
            <w:r>
              <w:t>4</w:t>
            </w:r>
          </w:p>
        </w:tc>
      </w:tr>
      <w:tr w:rsidR="005D2878" w14:paraId="13DD0AA0" w14:textId="77777777" w:rsidTr="00D0211F">
        <w:trPr>
          <w:jc w:val="center"/>
        </w:trPr>
        <w:tc>
          <w:tcPr>
            <w:tcW w:w="0" w:type="auto"/>
          </w:tcPr>
          <w:p w14:paraId="13DD0A98" w14:textId="77777777" w:rsidR="005D2878" w:rsidRDefault="00E6123A">
            <w:pPr>
              <w:pStyle w:val="Compact"/>
              <w:jc w:val="center"/>
            </w:pPr>
            <w:r>
              <w:t>2022</w:t>
            </w:r>
          </w:p>
        </w:tc>
        <w:tc>
          <w:tcPr>
            <w:tcW w:w="957" w:type="dxa"/>
          </w:tcPr>
          <w:p w14:paraId="13DD0A99" w14:textId="77777777" w:rsidR="005D2878" w:rsidRDefault="00E6123A">
            <w:pPr>
              <w:pStyle w:val="Compact"/>
              <w:jc w:val="center"/>
            </w:pPr>
            <w:r>
              <w:t>May 20</w:t>
            </w:r>
          </w:p>
        </w:tc>
        <w:tc>
          <w:tcPr>
            <w:tcW w:w="0" w:type="auto"/>
          </w:tcPr>
          <w:p w14:paraId="13DD0A9A" w14:textId="77777777" w:rsidR="005D2878" w:rsidRDefault="00E6123A">
            <w:pPr>
              <w:pStyle w:val="Compact"/>
              <w:jc w:val="center"/>
            </w:pPr>
            <w:r>
              <w:t>2</w:t>
            </w:r>
          </w:p>
        </w:tc>
        <w:tc>
          <w:tcPr>
            <w:tcW w:w="0" w:type="auto"/>
          </w:tcPr>
          <w:p w14:paraId="13DD0A9B" w14:textId="77777777" w:rsidR="005D2878" w:rsidRDefault="00E6123A">
            <w:pPr>
              <w:pStyle w:val="Compact"/>
              <w:jc w:val="center"/>
            </w:pPr>
            <w:r>
              <w:t>0</w:t>
            </w:r>
          </w:p>
        </w:tc>
        <w:tc>
          <w:tcPr>
            <w:tcW w:w="0" w:type="auto"/>
          </w:tcPr>
          <w:p w14:paraId="13DD0A9C" w14:textId="77777777" w:rsidR="005D2878" w:rsidRDefault="00E6123A">
            <w:pPr>
              <w:pStyle w:val="Compact"/>
              <w:jc w:val="center"/>
            </w:pPr>
            <w:r>
              <w:t>0</w:t>
            </w:r>
          </w:p>
        </w:tc>
        <w:tc>
          <w:tcPr>
            <w:tcW w:w="0" w:type="auto"/>
          </w:tcPr>
          <w:p w14:paraId="13DD0A9D" w14:textId="77777777" w:rsidR="005D2878" w:rsidRDefault="00E6123A">
            <w:pPr>
              <w:pStyle w:val="Compact"/>
              <w:jc w:val="center"/>
            </w:pPr>
            <w:r>
              <w:t>2</w:t>
            </w:r>
          </w:p>
        </w:tc>
        <w:tc>
          <w:tcPr>
            <w:tcW w:w="0" w:type="auto"/>
          </w:tcPr>
          <w:p w14:paraId="13DD0A9E" w14:textId="77777777" w:rsidR="005D2878" w:rsidRDefault="00E6123A">
            <w:pPr>
              <w:pStyle w:val="Compact"/>
              <w:jc w:val="center"/>
            </w:pPr>
            <w:r>
              <w:t>1</w:t>
            </w:r>
          </w:p>
        </w:tc>
        <w:tc>
          <w:tcPr>
            <w:tcW w:w="0" w:type="auto"/>
          </w:tcPr>
          <w:p w14:paraId="13DD0A9F" w14:textId="77777777" w:rsidR="005D2878" w:rsidRDefault="00E6123A">
            <w:pPr>
              <w:pStyle w:val="Compact"/>
              <w:jc w:val="center"/>
            </w:pPr>
            <w:r>
              <w:t>2</w:t>
            </w:r>
          </w:p>
        </w:tc>
      </w:tr>
      <w:tr w:rsidR="005D2878" w14:paraId="13DD0AA9" w14:textId="77777777" w:rsidTr="00D0211F">
        <w:trPr>
          <w:jc w:val="center"/>
        </w:trPr>
        <w:tc>
          <w:tcPr>
            <w:tcW w:w="0" w:type="auto"/>
          </w:tcPr>
          <w:p w14:paraId="13DD0AA1" w14:textId="77777777" w:rsidR="005D2878" w:rsidRDefault="00E6123A">
            <w:pPr>
              <w:pStyle w:val="Compact"/>
              <w:jc w:val="center"/>
            </w:pPr>
            <w:r>
              <w:t>2022</w:t>
            </w:r>
          </w:p>
        </w:tc>
        <w:tc>
          <w:tcPr>
            <w:tcW w:w="957" w:type="dxa"/>
          </w:tcPr>
          <w:p w14:paraId="13DD0AA2" w14:textId="77777777" w:rsidR="005D2878" w:rsidRDefault="00E6123A">
            <w:pPr>
              <w:pStyle w:val="Compact"/>
              <w:jc w:val="center"/>
            </w:pPr>
            <w:r>
              <w:t>Jun 01</w:t>
            </w:r>
          </w:p>
        </w:tc>
        <w:tc>
          <w:tcPr>
            <w:tcW w:w="0" w:type="auto"/>
          </w:tcPr>
          <w:p w14:paraId="13DD0AA3" w14:textId="77777777" w:rsidR="005D2878" w:rsidRDefault="00E6123A">
            <w:pPr>
              <w:pStyle w:val="Compact"/>
              <w:jc w:val="center"/>
            </w:pPr>
            <w:r>
              <w:t>2</w:t>
            </w:r>
          </w:p>
        </w:tc>
        <w:tc>
          <w:tcPr>
            <w:tcW w:w="0" w:type="auto"/>
          </w:tcPr>
          <w:p w14:paraId="13DD0AA4" w14:textId="77777777" w:rsidR="005D2878" w:rsidRDefault="00E6123A">
            <w:pPr>
              <w:pStyle w:val="Compact"/>
              <w:jc w:val="center"/>
            </w:pPr>
            <w:r>
              <w:t>0</w:t>
            </w:r>
          </w:p>
        </w:tc>
        <w:tc>
          <w:tcPr>
            <w:tcW w:w="0" w:type="auto"/>
          </w:tcPr>
          <w:p w14:paraId="13DD0AA5" w14:textId="77777777" w:rsidR="005D2878" w:rsidRDefault="00E6123A">
            <w:pPr>
              <w:pStyle w:val="Compact"/>
              <w:jc w:val="center"/>
            </w:pPr>
            <w:r>
              <w:t>0</w:t>
            </w:r>
          </w:p>
        </w:tc>
        <w:tc>
          <w:tcPr>
            <w:tcW w:w="0" w:type="auto"/>
          </w:tcPr>
          <w:p w14:paraId="13DD0AA6" w14:textId="77777777" w:rsidR="005D2878" w:rsidRDefault="00E6123A">
            <w:pPr>
              <w:pStyle w:val="Compact"/>
              <w:jc w:val="center"/>
            </w:pPr>
            <w:r>
              <w:t>1</w:t>
            </w:r>
          </w:p>
        </w:tc>
        <w:tc>
          <w:tcPr>
            <w:tcW w:w="0" w:type="auto"/>
          </w:tcPr>
          <w:p w14:paraId="13DD0AA7" w14:textId="77777777" w:rsidR="005D2878" w:rsidRDefault="00E6123A">
            <w:pPr>
              <w:pStyle w:val="Compact"/>
              <w:jc w:val="center"/>
            </w:pPr>
            <w:r>
              <w:t>0</w:t>
            </w:r>
          </w:p>
        </w:tc>
        <w:tc>
          <w:tcPr>
            <w:tcW w:w="0" w:type="auto"/>
          </w:tcPr>
          <w:p w14:paraId="13DD0AA8" w14:textId="77777777" w:rsidR="005D2878" w:rsidRDefault="00E6123A">
            <w:pPr>
              <w:pStyle w:val="Compact"/>
              <w:jc w:val="center"/>
            </w:pPr>
            <w:r>
              <w:t>1</w:t>
            </w:r>
          </w:p>
        </w:tc>
      </w:tr>
      <w:tr w:rsidR="005D2878" w14:paraId="13DD0AB2" w14:textId="77777777" w:rsidTr="0013501A">
        <w:trPr>
          <w:jc w:val="center"/>
        </w:trPr>
        <w:tc>
          <w:tcPr>
            <w:tcW w:w="0" w:type="auto"/>
          </w:tcPr>
          <w:p w14:paraId="13DD0AAA" w14:textId="77777777" w:rsidR="005D2878" w:rsidRDefault="00E6123A">
            <w:pPr>
              <w:pStyle w:val="Compact"/>
              <w:jc w:val="center"/>
            </w:pPr>
            <w:r>
              <w:t>2022</w:t>
            </w:r>
          </w:p>
        </w:tc>
        <w:tc>
          <w:tcPr>
            <w:tcW w:w="957" w:type="dxa"/>
          </w:tcPr>
          <w:p w14:paraId="13DD0AAB" w14:textId="77777777" w:rsidR="005D2878" w:rsidRDefault="00E6123A">
            <w:pPr>
              <w:pStyle w:val="Compact"/>
              <w:jc w:val="center"/>
            </w:pPr>
            <w:r>
              <w:t>Jun 22</w:t>
            </w:r>
          </w:p>
        </w:tc>
        <w:tc>
          <w:tcPr>
            <w:tcW w:w="0" w:type="auto"/>
          </w:tcPr>
          <w:p w14:paraId="13DD0AAC" w14:textId="77777777" w:rsidR="005D2878" w:rsidRDefault="00E6123A">
            <w:pPr>
              <w:pStyle w:val="Compact"/>
              <w:jc w:val="center"/>
            </w:pPr>
            <w:r>
              <w:t>1</w:t>
            </w:r>
          </w:p>
        </w:tc>
        <w:tc>
          <w:tcPr>
            <w:tcW w:w="0" w:type="auto"/>
          </w:tcPr>
          <w:p w14:paraId="13DD0AAD" w14:textId="77777777" w:rsidR="005D2878" w:rsidRDefault="00E6123A">
            <w:pPr>
              <w:pStyle w:val="Compact"/>
              <w:jc w:val="center"/>
            </w:pPr>
            <w:r>
              <w:t>0</w:t>
            </w:r>
          </w:p>
        </w:tc>
        <w:tc>
          <w:tcPr>
            <w:tcW w:w="0" w:type="auto"/>
          </w:tcPr>
          <w:p w14:paraId="13DD0AAE" w14:textId="77777777" w:rsidR="005D2878" w:rsidRDefault="00E6123A">
            <w:pPr>
              <w:pStyle w:val="Compact"/>
              <w:jc w:val="center"/>
            </w:pPr>
            <w:r>
              <w:t>0</w:t>
            </w:r>
          </w:p>
        </w:tc>
        <w:tc>
          <w:tcPr>
            <w:tcW w:w="0" w:type="auto"/>
          </w:tcPr>
          <w:p w14:paraId="13DD0AAF" w14:textId="77777777" w:rsidR="005D2878" w:rsidRDefault="00E6123A">
            <w:pPr>
              <w:pStyle w:val="Compact"/>
              <w:jc w:val="center"/>
            </w:pPr>
            <w:r>
              <w:t>0</w:t>
            </w:r>
          </w:p>
        </w:tc>
        <w:tc>
          <w:tcPr>
            <w:tcW w:w="0" w:type="auto"/>
          </w:tcPr>
          <w:p w14:paraId="13DD0AB0" w14:textId="77777777" w:rsidR="005D2878" w:rsidRDefault="00E6123A">
            <w:pPr>
              <w:pStyle w:val="Compact"/>
              <w:jc w:val="center"/>
            </w:pPr>
            <w:r>
              <w:t>0</w:t>
            </w:r>
          </w:p>
        </w:tc>
        <w:tc>
          <w:tcPr>
            <w:tcW w:w="0" w:type="auto"/>
          </w:tcPr>
          <w:p w14:paraId="13DD0AB1" w14:textId="77777777" w:rsidR="005D2878" w:rsidRDefault="00E6123A">
            <w:pPr>
              <w:pStyle w:val="Compact"/>
              <w:jc w:val="center"/>
            </w:pPr>
            <w:r>
              <w:t>0</w:t>
            </w:r>
          </w:p>
        </w:tc>
      </w:tr>
      <w:tr w:rsidR="005D2878" w14:paraId="13DD0ABB" w14:textId="77777777" w:rsidTr="0013501A">
        <w:trPr>
          <w:jc w:val="center"/>
        </w:trPr>
        <w:tc>
          <w:tcPr>
            <w:tcW w:w="0" w:type="auto"/>
            <w:tcBorders>
              <w:bottom w:val="single" w:sz="4" w:space="0" w:color="auto"/>
            </w:tcBorders>
          </w:tcPr>
          <w:p w14:paraId="13DD0AB3" w14:textId="77777777" w:rsidR="005D2878" w:rsidRPr="0013501A" w:rsidRDefault="00E6123A">
            <w:pPr>
              <w:pStyle w:val="Compact"/>
              <w:jc w:val="center"/>
              <w:rPr>
                <w:b/>
                <w:bCs/>
              </w:rPr>
            </w:pPr>
            <w:r w:rsidRPr="0013501A">
              <w:rPr>
                <w:b/>
                <w:bCs/>
              </w:rPr>
              <w:t>2022</w:t>
            </w:r>
          </w:p>
        </w:tc>
        <w:tc>
          <w:tcPr>
            <w:tcW w:w="957" w:type="dxa"/>
            <w:tcBorders>
              <w:bottom w:val="single" w:sz="4" w:space="0" w:color="auto"/>
            </w:tcBorders>
          </w:tcPr>
          <w:p w14:paraId="13DD0AB4"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B5" w14:textId="77777777" w:rsidR="005D2878" w:rsidRPr="0013501A" w:rsidRDefault="00E6123A">
            <w:pPr>
              <w:pStyle w:val="Compact"/>
              <w:jc w:val="center"/>
              <w:rPr>
                <w:b/>
                <w:bCs/>
              </w:rPr>
            </w:pPr>
            <w:r w:rsidRPr="0013501A">
              <w:rPr>
                <w:b/>
                <w:bCs/>
              </w:rPr>
              <w:t>16</w:t>
            </w:r>
          </w:p>
        </w:tc>
        <w:tc>
          <w:tcPr>
            <w:tcW w:w="0" w:type="auto"/>
            <w:tcBorders>
              <w:bottom w:val="single" w:sz="4" w:space="0" w:color="auto"/>
            </w:tcBorders>
          </w:tcPr>
          <w:p w14:paraId="13DD0AB6"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B7" w14:textId="77777777" w:rsidR="005D2878" w:rsidRPr="0013501A" w:rsidRDefault="00E6123A">
            <w:pPr>
              <w:pStyle w:val="Compact"/>
              <w:jc w:val="center"/>
              <w:rPr>
                <w:b/>
                <w:bCs/>
              </w:rPr>
            </w:pPr>
            <w:r w:rsidRPr="0013501A">
              <w:rPr>
                <w:b/>
                <w:bCs/>
              </w:rPr>
              <w:t>1</w:t>
            </w:r>
          </w:p>
        </w:tc>
        <w:tc>
          <w:tcPr>
            <w:tcW w:w="0" w:type="auto"/>
            <w:tcBorders>
              <w:bottom w:val="single" w:sz="4" w:space="0" w:color="auto"/>
            </w:tcBorders>
          </w:tcPr>
          <w:p w14:paraId="13DD0AB8" w14:textId="77777777" w:rsidR="005D2878" w:rsidRPr="0013501A" w:rsidRDefault="00E6123A">
            <w:pPr>
              <w:pStyle w:val="Compact"/>
              <w:jc w:val="center"/>
              <w:rPr>
                <w:b/>
                <w:bCs/>
              </w:rPr>
            </w:pPr>
            <w:r w:rsidRPr="0013501A">
              <w:rPr>
                <w:b/>
                <w:bCs/>
              </w:rPr>
              <w:t>27</w:t>
            </w:r>
          </w:p>
        </w:tc>
        <w:tc>
          <w:tcPr>
            <w:tcW w:w="0" w:type="auto"/>
            <w:tcBorders>
              <w:bottom w:val="single" w:sz="4" w:space="0" w:color="auto"/>
            </w:tcBorders>
          </w:tcPr>
          <w:p w14:paraId="13DD0AB9"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BA" w14:textId="77777777" w:rsidR="005D2878" w:rsidRPr="0013501A" w:rsidRDefault="00E6123A">
            <w:pPr>
              <w:pStyle w:val="Compact"/>
              <w:jc w:val="center"/>
              <w:rPr>
                <w:b/>
                <w:bCs/>
              </w:rPr>
            </w:pPr>
            <w:r w:rsidRPr="0013501A">
              <w:rPr>
                <w:b/>
                <w:bCs/>
              </w:rPr>
              <w:t>7</w:t>
            </w:r>
          </w:p>
        </w:tc>
      </w:tr>
    </w:tbl>
    <w:p w14:paraId="13DD0ABC" w14:textId="77777777" w:rsidR="005D2878" w:rsidRDefault="00E6123A" w:rsidP="0013501A">
      <w:pPr>
        <w:pStyle w:val="CaptionedFigure"/>
        <w:jc w:val="center"/>
      </w:pPr>
      <w:r>
        <w:rPr>
          <w:noProof/>
        </w:rPr>
        <w:drawing>
          <wp:inline distT="0" distB="0" distL="0" distR="0" wp14:anchorId="13DD0BBE" wp14:editId="13DD0BBF">
            <wp:extent cx="5504749" cy="3669832"/>
            <wp:effectExtent l="0" t="0" r="0" b="0"/>
            <wp:docPr id="1474739997" name="Picture" descr="Figure 4.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18"/>
                    <a:stretch>
                      <a:fillRect/>
                    </a:stretch>
                  </pic:blipFill>
                  <pic:spPr bwMode="auto">
                    <a:xfrm>
                      <a:off x="0" y="0"/>
                      <a:ext cx="5504749" cy="3669832"/>
                    </a:xfrm>
                    <a:prstGeom prst="rect">
                      <a:avLst/>
                    </a:prstGeom>
                    <a:noFill/>
                    <a:ln w="9525">
                      <a:noFill/>
                      <a:headEnd/>
                      <a:tailEnd/>
                    </a:ln>
                  </pic:spPr>
                </pic:pic>
              </a:graphicData>
            </a:graphic>
          </wp:inline>
        </w:drawing>
      </w:r>
    </w:p>
    <w:p w14:paraId="13DD0ABD" w14:textId="1ED1DAEC" w:rsidR="005D2878" w:rsidRDefault="00E6123A">
      <w:pPr>
        <w:pStyle w:val="ImageCaption"/>
      </w:pPr>
      <w:r>
        <w:t xml:space="preserve">Figure 4.3: Histogram of </w:t>
      </w:r>
      <w:r w:rsidRPr="00061944">
        <w:rPr>
          <w:color w:val="FF0000"/>
          <w:highlight w:val="yellow"/>
          <w:rPrChange w:id="71" w:author="Cooper, Randy V (DFW)" w:date="2023-10-27T17:32:00Z">
            <w:rPr/>
          </w:rPrChange>
        </w:rPr>
        <w:t>fork</w:t>
      </w:r>
      <w:ins w:id="72" w:author="Cooper, Randy V (DFW)" w:date="2023-10-27T17:32:00Z">
        <w:r w:rsidR="00061944">
          <w:rPr>
            <w:color w:val="FF0000"/>
            <w:highlight w:val="yellow"/>
          </w:rPr>
          <w:t xml:space="preserve"> </w:t>
        </w:r>
      </w:ins>
      <w:r w:rsidRPr="00061944">
        <w:rPr>
          <w:color w:val="FF0000"/>
          <w:highlight w:val="yellow"/>
          <w:rPrChange w:id="73" w:author="Cooper, Randy V (DFW)" w:date="2023-10-27T17:32:00Z">
            <w:rPr/>
          </w:rPrChange>
        </w:rPr>
        <w:t>lengths</w:t>
      </w:r>
      <w:r>
        <w:t>, colored by species. Dashed lines are the overlap range between steelhead and other species.</w:t>
      </w:r>
    </w:p>
    <w:p w14:paraId="13DD0ABE" w14:textId="77777777" w:rsidR="005D2878" w:rsidRDefault="00E6123A">
      <w:pPr>
        <w:pStyle w:val="Heading2"/>
      </w:pPr>
      <w:bookmarkStart w:id="74" w:name="_Toc147927698"/>
      <w:bookmarkStart w:id="75" w:name="determining-species-1"/>
      <w:bookmarkEnd w:id="63"/>
      <w:r>
        <w:rPr>
          <w:rStyle w:val="SectionNumber"/>
        </w:rPr>
        <w:t>4.3</w:t>
      </w:r>
      <w:r>
        <w:tab/>
        <w:t>Determining Species</w:t>
      </w:r>
      <w:bookmarkEnd w:id="74"/>
    </w:p>
    <w:p w14:paraId="13DD0ABF" w14:textId="77777777" w:rsidR="005D2878" w:rsidRDefault="00E6123A">
      <w:pPr>
        <w:pStyle w:val="FirstParagraph"/>
      </w:pPr>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13DD0AC0" w14:textId="77777777" w:rsidR="005D2878" w:rsidRDefault="00E6123A">
      <w:pPr>
        <w:pStyle w:val="BodyText"/>
      </w:pPr>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13DD0AC1" w14:textId="77777777" w:rsidR="005D2878" w:rsidRDefault="00E6123A" w:rsidP="0013501A">
      <w:pPr>
        <w:pStyle w:val="CaptionedFigure"/>
        <w:jc w:val="center"/>
      </w:pPr>
      <w:r>
        <w:rPr>
          <w:noProof/>
        </w:rPr>
        <w:lastRenderedPageBreak/>
        <w:drawing>
          <wp:inline distT="0" distB="0" distL="0" distR="0" wp14:anchorId="13DD0BC0" wp14:editId="13DD0BC1">
            <wp:extent cx="5504749" cy="5504749"/>
            <wp:effectExtent l="0" t="0" r="0" b="0"/>
            <wp:docPr id="1883457464" name="Picture"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13DD0AC2" w14:textId="77777777" w:rsidR="005D2878" w:rsidRDefault="00E6123A">
      <w:pPr>
        <w:pStyle w:val="ImageCaption"/>
      </w:pPr>
      <w:r>
        <w:t>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14:paraId="13DD0AC3" w14:textId="77777777" w:rsidR="005D2878" w:rsidRDefault="00E6123A">
      <w:pPr>
        <w:pStyle w:val="TableCaption"/>
      </w:pPr>
      <w:r>
        <w:t>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w:t>
      </w:r>
    </w:p>
    <w:tbl>
      <w:tblPr>
        <w:tblStyle w:val="Table"/>
        <w:tblW w:w="0" w:type="auto"/>
        <w:jc w:val="center"/>
        <w:tblLook w:val="0020" w:firstRow="1" w:lastRow="0" w:firstColumn="0" w:lastColumn="0" w:noHBand="0" w:noVBand="0"/>
        <w:tblCaption w:val="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
      </w:tblPr>
      <w:tblGrid>
        <w:gridCol w:w="1368"/>
        <w:gridCol w:w="663"/>
        <w:gridCol w:w="735"/>
        <w:gridCol w:w="1175"/>
        <w:gridCol w:w="788"/>
        <w:gridCol w:w="735"/>
        <w:gridCol w:w="1175"/>
        <w:gridCol w:w="788"/>
        <w:gridCol w:w="1125"/>
      </w:tblGrid>
      <w:tr w:rsidR="00D67181" w14:paraId="5AEEAA21"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1DC35BA" w14:textId="77777777" w:rsidR="00D67181" w:rsidRDefault="00D67181">
            <w:pPr>
              <w:pStyle w:val="Compact"/>
            </w:pPr>
          </w:p>
        </w:tc>
        <w:tc>
          <w:tcPr>
            <w:tcW w:w="0" w:type="auto"/>
            <w:tcBorders>
              <w:top w:val="single" w:sz="4" w:space="0" w:color="auto"/>
            </w:tcBorders>
          </w:tcPr>
          <w:p w14:paraId="080604AE" w14:textId="77777777" w:rsidR="00D67181" w:rsidRDefault="00D67181">
            <w:pPr>
              <w:pStyle w:val="Compact"/>
              <w:jc w:val="right"/>
            </w:pPr>
          </w:p>
        </w:tc>
        <w:tc>
          <w:tcPr>
            <w:tcW w:w="0" w:type="auto"/>
            <w:gridSpan w:val="3"/>
            <w:tcBorders>
              <w:top w:val="single" w:sz="4" w:space="0" w:color="auto"/>
              <w:bottom w:val="single" w:sz="4" w:space="0" w:color="auto"/>
            </w:tcBorders>
          </w:tcPr>
          <w:p w14:paraId="3E4F136E" w14:textId="17DD670A" w:rsidR="00D67181" w:rsidRDefault="00D67181" w:rsidP="00D67181">
            <w:pPr>
              <w:pStyle w:val="Compact"/>
              <w:jc w:val="center"/>
            </w:pPr>
            <w:r w:rsidRPr="00D67181">
              <w:rPr>
                <w:u w:val="single"/>
              </w:rPr>
              <w:t>&lt;</w:t>
            </w:r>
            <w:r>
              <w:t xml:space="preserve"> 67 cm</w:t>
            </w:r>
          </w:p>
        </w:tc>
        <w:tc>
          <w:tcPr>
            <w:tcW w:w="0" w:type="auto"/>
            <w:gridSpan w:val="3"/>
            <w:tcBorders>
              <w:top w:val="single" w:sz="4" w:space="0" w:color="auto"/>
              <w:bottom w:val="single" w:sz="4" w:space="0" w:color="auto"/>
            </w:tcBorders>
          </w:tcPr>
          <w:p w14:paraId="60CC0B8D" w14:textId="6893DD55" w:rsidR="00D67181" w:rsidRDefault="00B811EF" w:rsidP="00B811EF">
            <w:pPr>
              <w:pStyle w:val="Compact"/>
              <w:jc w:val="center"/>
            </w:pPr>
            <w:r>
              <w:t>&gt; 67 cm</w:t>
            </w:r>
          </w:p>
        </w:tc>
        <w:tc>
          <w:tcPr>
            <w:tcW w:w="0" w:type="auto"/>
            <w:tcBorders>
              <w:top w:val="single" w:sz="4" w:space="0" w:color="auto"/>
            </w:tcBorders>
          </w:tcPr>
          <w:p w14:paraId="0EE3F9B1" w14:textId="77777777" w:rsidR="00D67181" w:rsidRDefault="00D67181">
            <w:pPr>
              <w:pStyle w:val="Compact"/>
              <w:jc w:val="right"/>
            </w:pPr>
          </w:p>
        </w:tc>
      </w:tr>
      <w:tr w:rsidR="005D2878" w14:paraId="13DD0ACD"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AC4" w14:textId="77777777" w:rsidR="005D2878" w:rsidRDefault="00E6123A" w:rsidP="00B811EF">
            <w:pPr>
              <w:pStyle w:val="Compact"/>
              <w:jc w:val="center"/>
            </w:pPr>
            <w:r>
              <w:t>Direction</w:t>
            </w:r>
          </w:p>
        </w:tc>
        <w:tc>
          <w:tcPr>
            <w:tcW w:w="0" w:type="auto"/>
          </w:tcPr>
          <w:p w14:paraId="13DD0AC5" w14:textId="77777777" w:rsidR="005D2878" w:rsidRDefault="00E6123A" w:rsidP="00B811EF">
            <w:pPr>
              <w:pStyle w:val="Compact"/>
              <w:jc w:val="center"/>
            </w:pPr>
            <w:r>
              <w:t>Year</w:t>
            </w:r>
          </w:p>
        </w:tc>
        <w:tc>
          <w:tcPr>
            <w:tcW w:w="0" w:type="auto"/>
            <w:tcBorders>
              <w:top w:val="single" w:sz="4" w:space="0" w:color="auto"/>
            </w:tcBorders>
          </w:tcPr>
          <w:p w14:paraId="13DD0AC6" w14:textId="77777777" w:rsidR="005D2878" w:rsidRDefault="00E6123A" w:rsidP="00B811EF">
            <w:pPr>
              <w:pStyle w:val="Compact"/>
              <w:jc w:val="center"/>
            </w:pPr>
            <w:r>
              <w:t>n Fish</w:t>
            </w:r>
          </w:p>
        </w:tc>
        <w:tc>
          <w:tcPr>
            <w:tcW w:w="0" w:type="auto"/>
            <w:tcBorders>
              <w:top w:val="single" w:sz="4" w:space="0" w:color="auto"/>
            </w:tcBorders>
          </w:tcPr>
          <w:p w14:paraId="13DD0AC7" w14:textId="77777777" w:rsidR="005D2878" w:rsidRDefault="00E6123A" w:rsidP="00B811EF">
            <w:pPr>
              <w:pStyle w:val="Compact"/>
              <w:jc w:val="center"/>
            </w:pPr>
            <w:r>
              <w:t>Likely Sthd</w:t>
            </w:r>
          </w:p>
        </w:tc>
        <w:tc>
          <w:tcPr>
            <w:tcW w:w="0" w:type="auto"/>
            <w:tcBorders>
              <w:top w:val="single" w:sz="4" w:space="0" w:color="auto"/>
            </w:tcBorders>
          </w:tcPr>
          <w:p w14:paraId="13DD0AC8" w14:textId="77777777" w:rsidR="005D2878" w:rsidRDefault="00E6123A" w:rsidP="00B811EF">
            <w:pPr>
              <w:pStyle w:val="Compact"/>
              <w:jc w:val="center"/>
            </w:pPr>
            <w:r>
              <w:t>n Sthd</w:t>
            </w:r>
          </w:p>
        </w:tc>
        <w:tc>
          <w:tcPr>
            <w:tcW w:w="0" w:type="auto"/>
            <w:tcBorders>
              <w:top w:val="single" w:sz="4" w:space="0" w:color="auto"/>
            </w:tcBorders>
          </w:tcPr>
          <w:p w14:paraId="13DD0AC9" w14:textId="77777777" w:rsidR="005D2878" w:rsidRDefault="00E6123A" w:rsidP="00B811EF">
            <w:pPr>
              <w:pStyle w:val="Compact"/>
              <w:jc w:val="center"/>
            </w:pPr>
            <w:r>
              <w:t>n Fish</w:t>
            </w:r>
          </w:p>
        </w:tc>
        <w:tc>
          <w:tcPr>
            <w:tcW w:w="0" w:type="auto"/>
            <w:tcBorders>
              <w:top w:val="single" w:sz="4" w:space="0" w:color="auto"/>
            </w:tcBorders>
          </w:tcPr>
          <w:p w14:paraId="13DD0ACA" w14:textId="77777777" w:rsidR="005D2878" w:rsidRDefault="00E6123A" w:rsidP="00B811EF">
            <w:pPr>
              <w:pStyle w:val="Compact"/>
              <w:jc w:val="center"/>
            </w:pPr>
            <w:r>
              <w:t>Likely Sthd</w:t>
            </w:r>
          </w:p>
        </w:tc>
        <w:tc>
          <w:tcPr>
            <w:tcW w:w="0" w:type="auto"/>
            <w:tcBorders>
              <w:top w:val="single" w:sz="4" w:space="0" w:color="auto"/>
            </w:tcBorders>
          </w:tcPr>
          <w:p w14:paraId="13DD0ACB" w14:textId="77777777" w:rsidR="005D2878" w:rsidRDefault="00E6123A" w:rsidP="00B811EF">
            <w:pPr>
              <w:pStyle w:val="Compact"/>
              <w:jc w:val="center"/>
            </w:pPr>
            <w:r>
              <w:t>n Sthd</w:t>
            </w:r>
          </w:p>
        </w:tc>
        <w:tc>
          <w:tcPr>
            <w:tcW w:w="0" w:type="auto"/>
          </w:tcPr>
          <w:p w14:paraId="13DD0ACC" w14:textId="77777777" w:rsidR="005D2878" w:rsidRDefault="00E6123A" w:rsidP="00B811EF">
            <w:pPr>
              <w:pStyle w:val="Compact"/>
              <w:jc w:val="center"/>
            </w:pPr>
            <w:r>
              <w:t>Total Sthd</w:t>
            </w:r>
          </w:p>
        </w:tc>
      </w:tr>
      <w:tr w:rsidR="005D2878" w14:paraId="13DD0AD7" w14:textId="77777777" w:rsidTr="0013501A">
        <w:trPr>
          <w:jc w:val="center"/>
        </w:trPr>
        <w:tc>
          <w:tcPr>
            <w:tcW w:w="0" w:type="auto"/>
          </w:tcPr>
          <w:p w14:paraId="13DD0ACE" w14:textId="77777777" w:rsidR="005D2878" w:rsidRDefault="00E6123A" w:rsidP="00B811EF">
            <w:pPr>
              <w:pStyle w:val="Compact"/>
              <w:jc w:val="center"/>
            </w:pPr>
            <w:r>
              <w:t>Upstream</w:t>
            </w:r>
          </w:p>
        </w:tc>
        <w:tc>
          <w:tcPr>
            <w:tcW w:w="0" w:type="auto"/>
          </w:tcPr>
          <w:p w14:paraId="13DD0ACF" w14:textId="77777777" w:rsidR="005D2878" w:rsidRDefault="00E6123A" w:rsidP="00B811EF">
            <w:pPr>
              <w:pStyle w:val="Compact"/>
              <w:jc w:val="center"/>
            </w:pPr>
            <w:r>
              <w:t>2019</w:t>
            </w:r>
          </w:p>
        </w:tc>
        <w:tc>
          <w:tcPr>
            <w:tcW w:w="0" w:type="auto"/>
          </w:tcPr>
          <w:p w14:paraId="13DD0AD0" w14:textId="77777777" w:rsidR="005D2878" w:rsidRDefault="00E6123A" w:rsidP="00B811EF">
            <w:pPr>
              <w:pStyle w:val="Compact"/>
              <w:jc w:val="center"/>
            </w:pPr>
            <w:r>
              <w:t>268</w:t>
            </w:r>
          </w:p>
        </w:tc>
        <w:tc>
          <w:tcPr>
            <w:tcW w:w="0" w:type="auto"/>
          </w:tcPr>
          <w:p w14:paraId="13DD0AD1" w14:textId="77777777" w:rsidR="005D2878" w:rsidRDefault="00E6123A" w:rsidP="00B811EF">
            <w:pPr>
              <w:pStyle w:val="Compact"/>
              <w:jc w:val="center"/>
            </w:pPr>
            <w:r>
              <w:t>136</w:t>
            </w:r>
          </w:p>
        </w:tc>
        <w:tc>
          <w:tcPr>
            <w:tcW w:w="0" w:type="auto"/>
          </w:tcPr>
          <w:p w14:paraId="13DD0AD2" w14:textId="77777777" w:rsidR="005D2878" w:rsidRDefault="00E6123A" w:rsidP="00B811EF">
            <w:pPr>
              <w:pStyle w:val="Compact"/>
              <w:jc w:val="center"/>
            </w:pPr>
            <w:r>
              <w:t>136</w:t>
            </w:r>
          </w:p>
        </w:tc>
        <w:tc>
          <w:tcPr>
            <w:tcW w:w="0" w:type="auto"/>
          </w:tcPr>
          <w:p w14:paraId="13DD0AD3" w14:textId="77777777" w:rsidR="005D2878" w:rsidRDefault="00E6123A" w:rsidP="00B811EF">
            <w:pPr>
              <w:pStyle w:val="Compact"/>
              <w:jc w:val="center"/>
            </w:pPr>
            <w:r>
              <w:t>477</w:t>
            </w:r>
          </w:p>
        </w:tc>
        <w:tc>
          <w:tcPr>
            <w:tcW w:w="0" w:type="auto"/>
          </w:tcPr>
          <w:p w14:paraId="13DD0AD4" w14:textId="77777777" w:rsidR="005D2878" w:rsidRDefault="00E6123A" w:rsidP="00B811EF">
            <w:pPr>
              <w:pStyle w:val="Compact"/>
              <w:jc w:val="center"/>
            </w:pPr>
            <w:r>
              <w:t>477</w:t>
            </w:r>
          </w:p>
        </w:tc>
        <w:tc>
          <w:tcPr>
            <w:tcW w:w="0" w:type="auto"/>
          </w:tcPr>
          <w:p w14:paraId="13DD0AD5" w14:textId="77777777" w:rsidR="005D2878" w:rsidRDefault="00E6123A" w:rsidP="00B811EF">
            <w:pPr>
              <w:pStyle w:val="Compact"/>
              <w:jc w:val="center"/>
            </w:pPr>
            <w:r>
              <w:t>477</w:t>
            </w:r>
          </w:p>
        </w:tc>
        <w:tc>
          <w:tcPr>
            <w:tcW w:w="0" w:type="auto"/>
          </w:tcPr>
          <w:p w14:paraId="13DD0AD6" w14:textId="77777777" w:rsidR="005D2878" w:rsidRDefault="00E6123A" w:rsidP="00B811EF">
            <w:pPr>
              <w:pStyle w:val="Compact"/>
              <w:jc w:val="center"/>
            </w:pPr>
            <w:r>
              <w:t>613</w:t>
            </w:r>
          </w:p>
        </w:tc>
      </w:tr>
      <w:tr w:rsidR="005D2878" w14:paraId="13DD0AE1" w14:textId="77777777" w:rsidTr="0013501A">
        <w:trPr>
          <w:jc w:val="center"/>
        </w:trPr>
        <w:tc>
          <w:tcPr>
            <w:tcW w:w="0" w:type="auto"/>
          </w:tcPr>
          <w:p w14:paraId="13DD0AD8" w14:textId="77777777" w:rsidR="005D2878" w:rsidRDefault="00E6123A" w:rsidP="00B811EF">
            <w:pPr>
              <w:pStyle w:val="Compact"/>
              <w:jc w:val="center"/>
            </w:pPr>
            <w:r>
              <w:t>Upstream</w:t>
            </w:r>
          </w:p>
        </w:tc>
        <w:tc>
          <w:tcPr>
            <w:tcW w:w="0" w:type="auto"/>
          </w:tcPr>
          <w:p w14:paraId="13DD0AD9" w14:textId="77777777" w:rsidR="005D2878" w:rsidRDefault="00E6123A" w:rsidP="00B811EF">
            <w:pPr>
              <w:pStyle w:val="Compact"/>
              <w:jc w:val="center"/>
            </w:pPr>
            <w:r>
              <w:t>2020</w:t>
            </w:r>
          </w:p>
        </w:tc>
        <w:tc>
          <w:tcPr>
            <w:tcW w:w="0" w:type="auto"/>
          </w:tcPr>
          <w:p w14:paraId="13DD0ADA" w14:textId="77777777" w:rsidR="005D2878" w:rsidRDefault="00E6123A" w:rsidP="00B811EF">
            <w:pPr>
              <w:pStyle w:val="Compact"/>
              <w:jc w:val="center"/>
            </w:pPr>
            <w:r>
              <w:t>416</w:t>
            </w:r>
          </w:p>
        </w:tc>
        <w:tc>
          <w:tcPr>
            <w:tcW w:w="0" w:type="auto"/>
          </w:tcPr>
          <w:p w14:paraId="13DD0ADB" w14:textId="77777777" w:rsidR="005D2878" w:rsidRDefault="00E6123A" w:rsidP="00B811EF">
            <w:pPr>
              <w:pStyle w:val="Compact"/>
              <w:jc w:val="center"/>
            </w:pPr>
            <w:r>
              <w:t>280</w:t>
            </w:r>
          </w:p>
        </w:tc>
        <w:tc>
          <w:tcPr>
            <w:tcW w:w="0" w:type="auto"/>
          </w:tcPr>
          <w:p w14:paraId="13DD0ADC" w14:textId="77777777" w:rsidR="005D2878" w:rsidRDefault="00E6123A" w:rsidP="00B811EF">
            <w:pPr>
              <w:pStyle w:val="Compact"/>
              <w:jc w:val="center"/>
            </w:pPr>
            <w:r>
              <w:t>280</w:t>
            </w:r>
          </w:p>
        </w:tc>
        <w:tc>
          <w:tcPr>
            <w:tcW w:w="0" w:type="auto"/>
          </w:tcPr>
          <w:p w14:paraId="13DD0ADD" w14:textId="77777777" w:rsidR="005D2878" w:rsidRDefault="00E6123A" w:rsidP="00B811EF">
            <w:pPr>
              <w:pStyle w:val="Compact"/>
              <w:jc w:val="center"/>
            </w:pPr>
            <w:r>
              <w:t>414</w:t>
            </w:r>
          </w:p>
        </w:tc>
        <w:tc>
          <w:tcPr>
            <w:tcW w:w="0" w:type="auto"/>
          </w:tcPr>
          <w:p w14:paraId="13DD0ADE" w14:textId="77777777" w:rsidR="005D2878" w:rsidRDefault="00E6123A" w:rsidP="00B811EF">
            <w:pPr>
              <w:pStyle w:val="Compact"/>
              <w:jc w:val="center"/>
            </w:pPr>
            <w:r>
              <w:t>414</w:t>
            </w:r>
          </w:p>
        </w:tc>
        <w:tc>
          <w:tcPr>
            <w:tcW w:w="0" w:type="auto"/>
          </w:tcPr>
          <w:p w14:paraId="13DD0ADF" w14:textId="77777777" w:rsidR="005D2878" w:rsidRDefault="00E6123A" w:rsidP="00B811EF">
            <w:pPr>
              <w:pStyle w:val="Compact"/>
              <w:jc w:val="center"/>
            </w:pPr>
            <w:r>
              <w:t>414</w:t>
            </w:r>
          </w:p>
        </w:tc>
        <w:tc>
          <w:tcPr>
            <w:tcW w:w="0" w:type="auto"/>
          </w:tcPr>
          <w:p w14:paraId="13DD0AE0" w14:textId="77777777" w:rsidR="005D2878" w:rsidRDefault="00E6123A" w:rsidP="00B811EF">
            <w:pPr>
              <w:pStyle w:val="Compact"/>
              <w:jc w:val="center"/>
            </w:pPr>
            <w:r>
              <w:t>694</w:t>
            </w:r>
          </w:p>
        </w:tc>
      </w:tr>
      <w:tr w:rsidR="005D2878" w14:paraId="13DD0AEB" w14:textId="77777777" w:rsidTr="00B811EF">
        <w:trPr>
          <w:jc w:val="center"/>
        </w:trPr>
        <w:tc>
          <w:tcPr>
            <w:tcW w:w="0" w:type="auto"/>
          </w:tcPr>
          <w:p w14:paraId="13DD0AE2" w14:textId="77777777" w:rsidR="005D2878" w:rsidRDefault="00E6123A" w:rsidP="00B811EF">
            <w:pPr>
              <w:pStyle w:val="Compact"/>
              <w:jc w:val="center"/>
            </w:pPr>
            <w:r>
              <w:lastRenderedPageBreak/>
              <w:t>Upstream</w:t>
            </w:r>
          </w:p>
        </w:tc>
        <w:tc>
          <w:tcPr>
            <w:tcW w:w="0" w:type="auto"/>
          </w:tcPr>
          <w:p w14:paraId="13DD0AE3" w14:textId="77777777" w:rsidR="005D2878" w:rsidRDefault="00E6123A" w:rsidP="00B811EF">
            <w:pPr>
              <w:pStyle w:val="Compact"/>
              <w:jc w:val="center"/>
            </w:pPr>
            <w:r>
              <w:t>2021</w:t>
            </w:r>
          </w:p>
        </w:tc>
        <w:tc>
          <w:tcPr>
            <w:tcW w:w="0" w:type="auto"/>
          </w:tcPr>
          <w:p w14:paraId="13DD0AE4" w14:textId="77777777" w:rsidR="005D2878" w:rsidRDefault="00E6123A" w:rsidP="00B811EF">
            <w:pPr>
              <w:pStyle w:val="Compact"/>
              <w:jc w:val="center"/>
            </w:pPr>
            <w:r>
              <w:t>266</w:t>
            </w:r>
          </w:p>
        </w:tc>
        <w:tc>
          <w:tcPr>
            <w:tcW w:w="0" w:type="auto"/>
          </w:tcPr>
          <w:p w14:paraId="13DD0AE5" w14:textId="77777777" w:rsidR="005D2878" w:rsidRDefault="00E6123A" w:rsidP="00B811EF">
            <w:pPr>
              <w:pStyle w:val="Compact"/>
              <w:jc w:val="center"/>
            </w:pPr>
            <w:r>
              <w:t>148</w:t>
            </w:r>
          </w:p>
        </w:tc>
        <w:tc>
          <w:tcPr>
            <w:tcW w:w="0" w:type="auto"/>
          </w:tcPr>
          <w:p w14:paraId="13DD0AE6" w14:textId="77777777" w:rsidR="005D2878" w:rsidRDefault="00E6123A" w:rsidP="00B811EF">
            <w:pPr>
              <w:pStyle w:val="Compact"/>
              <w:jc w:val="center"/>
            </w:pPr>
            <w:r>
              <w:t>148</w:t>
            </w:r>
          </w:p>
        </w:tc>
        <w:tc>
          <w:tcPr>
            <w:tcW w:w="0" w:type="auto"/>
          </w:tcPr>
          <w:p w14:paraId="13DD0AE7" w14:textId="77777777" w:rsidR="005D2878" w:rsidRDefault="00E6123A" w:rsidP="00B811EF">
            <w:pPr>
              <w:pStyle w:val="Compact"/>
              <w:jc w:val="center"/>
            </w:pPr>
            <w:r>
              <w:t>496</w:t>
            </w:r>
          </w:p>
        </w:tc>
        <w:tc>
          <w:tcPr>
            <w:tcW w:w="0" w:type="auto"/>
          </w:tcPr>
          <w:p w14:paraId="13DD0AE8" w14:textId="77777777" w:rsidR="005D2878" w:rsidRDefault="00E6123A" w:rsidP="00B811EF">
            <w:pPr>
              <w:pStyle w:val="Compact"/>
              <w:jc w:val="center"/>
            </w:pPr>
            <w:r>
              <w:t>473</w:t>
            </w:r>
          </w:p>
        </w:tc>
        <w:tc>
          <w:tcPr>
            <w:tcW w:w="0" w:type="auto"/>
          </w:tcPr>
          <w:p w14:paraId="13DD0AE9" w14:textId="77777777" w:rsidR="005D2878" w:rsidRDefault="00E6123A" w:rsidP="00B811EF">
            <w:pPr>
              <w:pStyle w:val="Compact"/>
              <w:jc w:val="center"/>
            </w:pPr>
            <w:r>
              <w:t>496</w:t>
            </w:r>
          </w:p>
        </w:tc>
        <w:tc>
          <w:tcPr>
            <w:tcW w:w="0" w:type="auto"/>
          </w:tcPr>
          <w:p w14:paraId="13DD0AEA" w14:textId="77777777" w:rsidR="005D2878" w:rsidRDefault="00E6123A" w:rsidP="00B811EF">
            <w:pPr>
              <w:pStyle w:val="Compact"/>
              <w:jc w:val="center"/>
            </w:pPr>
            <w:r>
              <w:t>644</w:t>
            </w:r>
          </w:p>
        </w:tc>
      </w:tr>
      <w:tr w:rsidR="005D2878" w14:paraId="13DD0AF5" w14:textId="77777777" w:rsidTr="00B811EF">
        <w:trPr>
          <w:jc w:val="center"/>
        </w:trPr>
        <w:tc>
          <w:tcPr>
            <w:tcW w:w="0" w:type="auto"/>
            <w:tcBorders>
              <w:bottom w:val="single" w:sz="4" w:space="0" w:color="auto"/>
            </w:tcBorders>
          </w:tcPr>
          <w:p w14:paraId="13DD0AEC" w14:textId="77777777" w:rsidR="005D2878" w:rsidRDefault="00E6123A" w:rsidP="00B811EF">
            <w:pPr>
              <w:pStyle w:val="Compact"/>
              <w:jc w:val="center"/>
            </w:pPr>
            <w:r>
              <w:t>Upstream</w:t>
            </w:r>
          </w:p>
        </w:tc>
        <w:tc>
          <w:tcPr>
            <w:tcW w:w="0" w:type="auto"/>
            <w:tcBorders>
              <w:bottom w:val="single" w:sz="4" w:space="0" w:color="auto"/>
            </w:tcBorders>
          </w:tcPr>
          <w:p w14:paraId="13DD0AED" w14:textId="77777777" w:rsidR="005D2878" w:rsidRDefault="00E6123A" w:rsidP="00B811EF">
            <w:pPr>
              <w:pStyle w:val="Compact"/>
              <w:jc w:val="center"/>
            </w:pPr>
            <w:r>
              <w:t>2022</w:t>
            </w:r>
          </w:p>
        </w:tc>
        <w:tc>
          <w:tcPr>
            <w:tcW w:w="0" w:type="auto"/>
            <w:tcBorders>
              <w:bottom w:val="single" w:sz="4" w:space="0" w:color="auto"/>
            </w:tcBorders>
          </w:tcPr>
          <w:p w14:paraId="13DD0AEE" w14:textId="77777777" w:rsidR="005D2878" w:rsidRDefault="00E6123A" w:rsidP="00B811EF">
            <w:pPr>
              <w:pStyle w:val="Compact"/>
              <w:jc w:val="center"/>
            </w:pPr>
            <w:r>
              <w:t>450</w:t>
            </w:r>
          </w:p>
        </w:tc>
        <w:tc>
          <w:tcPr>
            <w:tcW w:w="0" w:type="auto"/>
            <w:tcBorders>
              <w:bottom w:val="single" w:sz="4" w:space="0" w:color="auto"/>
            </w:tcBorders>
          </w:tcPr>
          <w:p w14:paraId="13DD0AEF" w14:textId="77777777" w:rsidR="005D2878" w:rsidRDefault="00E6123A" w:rsidP="00B811EF">
            <w:pPr>
              <w:pStyle w:val="Compact"/>
              <w:jc w:val="center"/>
            </w:pPr>
            <w:r>
              <w:t>292</w:t>
            </w:r>
          </w:p>
        </w:tc>
        <w:tc>
          <w:tcPr>
            <w:tcW w:w="0" w:type="auto"/>
            <w:tcBorders>
              <w:bottom w:val="single" w:sz="4" w:space="0" w:color="auto"/>
            </w:tcBorders>
          </w:tcPr>
          <w:p w14:paraId="13DD0AF0" w14:textId="77777777" w:rsidR="005D2878" w:rsidRDefault="00E6123A" w:rsidP="00B811EF">
            <w:pPr>
              <w:pStyle w:val="Compact"/>
              <w:jc w:val="center"/>
            </w:pPr>
            <w:r>
              <w:t>292</w:t>
            </w:r>
          </w:p>
        </w:tc>
        <w:tc>
          <w:tcPr>
            <w:tcW w:w="0" w:type="auto"/>
            <w:tcBorders>
              <w:bottom w:val="single" w:sz="4" w:space="0" w:color="auto"/>
            </w:tcBorders>
          </w:tcPr>
          <w:p w14:paraId="13DD0AF1" w14:textId="77777777" w:rsidR="005D2878" w:rsidRDefault="00E6123A" w:rsidP="00B811EF">
            <w:pPr>
              <w:pStyle w:val="Compact"/>
              <w:jc w:val="center"/>
            </w:pPr>
            <w:r>
              <w:t>284</w:t>
            </w:r>
          </w:p>
        </w:tc>
        <w:tc>
          <w:tcPr>
            <w:tcW w:w="0" w:type="auto"/>
            <w:tcBorders>
              <w:bottom w:val="single" w:sz="4" w:space="0" w:color="auto"/>
            </w:tcBorders>
          </w:tcPr>
          <w:p w14:paraId="13DD0AF2" w14:textId="77777777" w:rsidR="005D2878" w:rsidRDefault="00E6123A" w:rsidP="00B811EF">
            <w:pPr>
              <w:pStyle w:val="Compact"/>
              <w:jc w:val="center"/>
            </w:pPr>
            <w:r>
              <w:t>281</w:t>
            </w:r>
          </w:p>
        </w:tc>
        <w:tc>
          <w:tcPr>
            <w:tcW w:w="0" w:type="auto"/>
            <w:tcBorders>
              <w:bottom w:val="single" w:sz="4" w:space="0" w:color="auto"/>
            </w:tcBorders>
          </w:tcPr>
          <w:p w14:paraId="13DD0AF3" w14:textId="77777777" w:rsidR="005D2878" w:rsidRDefault="00E6123A" w:rsidP="00B811EF">
            <w:pPr>
              <w:pStyle w:val="Compact"/>
              <w:jc w:val="center"/>
            </w:pPr>
            <w:r>
              <w:t>284</w:t>
            </w:r>
          </w:p>
        </w:tc>
        <w:tc>
          <w:tcPr>
            <w:tcW w:w="0" w:type="auto"/>
            <w:tcBorders>
              <w:bottom w:val="single" w:sz="4" w:space="0" w:color="auto"/>
            </w:tcBorders>
          </w:tcPr>
          <w:p w14:paraId="13DD0AF4" w14:textId="77777777" w:rsidR="005D2878" w:rsidRDefault="00E6123A" w:rsidP="00B811EF">
            <w:pPr>
              <w:pStyle w:val="Compact"/>
              <w:jc w:val="center"/>
            </w:pPr>
            <w:r>
              <w:t>576</w:t>
            </w:r>
          </w:p>
        </w:tc>
      </w:tr>
      <w:tr w:rsidR="005D2878" w14:paraId="13DD0AFF" w14:textId="77777777" w:rsidTr="00B811EF">
        <w:trPr>
          <w:jc w:val="center"/>
        </w:trPr>
        <w:tc>
          <w:tcPr>
            <w:tcW w:w="0" w:type="auto"/>
            <w:tcBorders>
              <w:top w:val="single" w:sz="4" w:space="0" w:color="auto"/>
            </w:tcBorders>
          </w:tcPr>
          <w:p w14:paraId="13DD0AF6" w14:textId="77777777" w:rsidR="005D2878" w:rsidRDefault="00E6123A" w:rsidP="00B811EF">
            <w:pPr>
              <w:pStyle w:val="Compact"/>
              <w:jc w:val="center"/>
            </w:pPr>
            <w:r>
              <w:t>Downstream</w:t>
            </w:r>
          </w:p>
        </w:tc>
        <w:tc>
          <w:tcPr>
            <w:tcW w:w="0" w:type="auto"/>
            <w:tcBorders>
              <w:top w:val="single" w:sz="4" w:space="0" w:color="auto"/>
            </w:tcBorders>
          </w:tcPr>
          <w:p w14:paraId="13DD0AF7" w14:textId="77777777" w:rsidR="005D2878" w:rsidRDefault="00E6123A" w:rsidP="00B811EF">
            <w:pPr>
              <w:pStyle w:val="Compact"/>
              <w:jc w:val="center"/>
            </w:pPr>
            <w:r>
              <w:t>2019</w:t>
            </w:r>
          </w:p>
        </w:tc>
        <w:tc>
          <w:tcPr>
            <w:tcW w:w="0" w:type="auto"/>
            <w:tcBorders>
              <w:top w:val="single" w:sz="4" w:space="0" w:color="auto"/>
            </w:tcBorders>
          </w:tcPr>
          <w:p w14:paraId="13DD0AF8" w14:textId="77777777" w:rsidR="005D2878" w:rsidRDefault="00E6123A" w:rsidP="00B811EF">
            <w:pPr>
              <w:pStyle w:val="Compact"/>
              <w:jc w:val="center"/>
            </w:pPr>
            <w:r>
              <w:t>95</w:t>
            </w:r>
          </w:p>
        </w:tc>
        <w:tc>
          <w:tcPr>
            <w:tcW w:w="0" w:type="auto"/>
            <w:tcBorders>
              <w:top w:val="single" w:sz="4" w:space="0" w:color="auto"/>
            </w:tcBorders>
          </w:tcPr>
          <w:p w14:paraId="13DD0AF9" w14:textId="77777777" w:rsidR="005D2878" w:rsidRDefault="00E6123A" w:rsidP="00B811EF">
            <w:pPr>
              <w:pStyle w:val="Compact"/>
              <w:jc w:val="center"/>
            </w:pPr>
            <w:r>
              <w:t>50</w:t>
            </w:r>
          </w:p>
        </w:tc>
        <w:tc>
          <w:tcPr>
            <w:tcW w:w="0" w:type="auto"/>
            <w:tcBorders>
              <w:top w:val="single" w:sz="4" w:space="0" w:color="auto"/>
            </w:tcBorders>
          </w:tcPr>
          <w:p w14:paraId="13DD0AFA" w14:textId="77777777" w:rsidR="005D2878" w:rsidRDefault="00E6123A" w:rsidP="00B811EF">
            <w:pPr>
              <w:pStyle w:val="Compact"/>
              <w:jc w:val="center"/>
            </w:pPr>
            <w:r>
              <w:t>50</w:t>
            </w:r>
          </w:p>
        </w:tc>
        <w:tc>
          <w:tcPr>
            <w:tcW w:w="0" w:type="auto"/>
            <w:tcBorders>
              <w:top w:val="single" w:sz="4" w:space="0" w:color="auto"/>
            </w:tcBorders>
          </w:tcPr>
          <w:p w14:paraId="13DD0AFB" w14:textId="77777777" w:rsidR="005D2878" w:rsidRDefault="00E6123A" w:rsidP="00B811EF">
            <w:pPr>
              <w:pStyle w:val="Compact"/>
              <w:jc w:val="center"/>
            </w:pPr>
            <w:r>
              <w:t>207</w:t>
            </w:r>
          </w:p>
        </w:tc>
        <w:tc>
          <w:tcPr>
            <w:tcW w:w="0" w:type="auto"/>
            <w:tcBorders>
              <w:top w:val="single" w:sz="4" w:space="0" w:color="auto"/>
            </w:tcBorders>
          </w:tcPr>
          <w:p w14:paraId="13DD0AFC" w14:textId="77777777" w:rsidR="005D2878" w:rsidRDefault="00E6123A" w:rsidP="00B811EF">
            <w:pPr>
              <w:pStyle w:val="Compact"/>
              <w:jc w:val="center"/>
            </w:pPr>
            <w:r>
              <w:t>207</w:t>
            </w:r>
          </w:p>
        </w:tc>
        <w:tc>
          <w:tcPr>
            <w:tcW w:w="0" w:type="auto"/>
            <w:tcBorders>
              <w:top w:val="single" w:sz="4" w:space="0" w:color="auto"/>
            </w:tcBorders>
          </w:tcPr>
          <w:p w14:paraId="13DD0AFD" w14:textId="77777777" w:rsidR="005D2878" w:rsidRDefault="00E6123A" w:rsidP="00B811EF">
            <w:pPr>
              <w:pStyle w:val="Compact"/>
              <w:jc w:val="center"/>
            </w:pPr>
            <w:r>
              <w:t>207</w:t>
            </w:r>
          </w:p>
        </w:tc>
        <w:tc>
          <w:tcPr>
            <w:tcW w:w="0" w:type="auto"/>
            <w:tcBorders>
              <w:top w:val="single" w:sz="4" w:space="0" w:color="auto"/>
            </w:tcBorders>
          </w:tcPr>
          <w:p w14:paraId="13DD0AFE" w14:textId="77777777" w:rsidR="005D2878" w:rsidRDefault="00E6123A" w:rsidP="00B811EF">
            <w:pPr>
              <w:pStyle w:val="Compact"/>
              <w:jc w:val="center"/>
            </w:pPr>
            <w:r>
              <w:t>257</w:t>
            </w:r>
          </w:p>
        </w:tc>
      </w:tr>
      <w:tr w:rsidR="005D2878" w14:paraId="13DD0B09" w14:textId="77777777" w:rsidTr="0013501A">
        <w:trPr>
          <w:jc w:val="center"/>
        </w:trPr>
        <w:tc>
          <w:tcPr>
            <w:tcW w:w="0" w:type="auto"/>
          </w:tcPr>
          <w:p w14:paraId="13DD0B00" w14:textId="77777777" w:rsidR="005D2878" w:rsidRDefault="00E6123A" w:rsidP="00B811EF">
            <w:pPr>
              <w:pStyle w:val="Compact"/>
              <w:jc w:val="center"/>
            </w:pPr>
            <w:r>
              <w:t>Downstream</w:t>
            </w:r>
          </w:p>
        </w:tc>
        <w:tc>
          <w:tcPr>
            <w:tcW w:w="0" w:type="auto"/>
          </w:tcPr>
          <w:p w14:paraId="13DD0B01" w14:textId="77777777" w:rsidR="005D2878" w:rsidRDefault="00E6123A" w:rsidP="00B811EF">
            <w:pPr>
              <w:pStyle w:val="Compact"/>
              <w:jc w:val="center"/>
            </w:pPr>
            <w:r>
              <w:t>2020</w:t>
            </w:r>
          </w:p>
        </w:tc>
        <w:tc>
          <w:tcPr>
            <w:tcW w:w="0" w:type="auto"/>
          </w:tcPr>
          <w:p w14:paraId="13DD0B02" w14:textId="77777777" w:rsidR="005D2878" w:rsidRDefault="00E6123A" w:rsidP="00B811EF">
            <w:pPr>
              <w:pStyle w:val="Compact"/>
              <w:jc w:val="center"/>
            </w:pPr>
            <w:r>
              <w:t>234</w:t>
            </w:r>
          </w:p>
        </w:tc>
        <w:tc>
          <w:tcPr>
            <w:tcW w:w="0" w:type="auto"/>
          </w:tcPr>
          <w:p w14:paraId="13DD0B03" w14:textId="77777777" w:rsidR="005D2878" w:rsidRDefault="00E6123A" w:rsidP="00B811EF">
            <w:pPr>
              <w:pStyle w:val="Compact"/>
              <w:jc w:val="center"/>
            </w:pPr>
            <w:r>
              <w:t>145</w:t>
            </w:r>
          </w:p>
        </w:tc>
        <w:tc>
          <w:tcPr>
            <w:tcW w:w="0" w:type="auto"/>
          </w:tcPr>
          <w:p w14:paraId="13DD0B04" w14:textId="77777777" w:rsidR="005D2878" w:rsidRDefault="00E6123A" w:rsidP="00B811EF">
            <w:pPr>
              <w:pStyle w:val="Compact"/>
              <w:jc w:val="center"/>
            </w:pPr>
            <w:r>
              <w:t>145</w:t>
            </w:r>
          </w:p>
        </w:tc>
        <w:tc>
          <w:tcPr>
            <w:tcW w:w="0" w:type="auto"/>
          </w:tcPr>
          <w:p w14:paraId="13DD0B05" w14:textId="77777777" w:rsidR="005D2878" w:rsidRDefault="00E6123A" w:rsidP="00B811EF">
            <w:pPr>
              <w:pStyle w:val="Compact"/>
              <w:jc w:val="center"/>
            </w:pPr>
            <w:r>
              <w:t>119</w:t>
            </w:r>
          </w:p>
        </w:tc>
        <w:tc>
          <w:tcPr>
            <w:tcW w:w="0" w:type="auto"/>
          </w:tcPr>
          <w:p w14:paraId="13DD0B06" w14:textId="77777777" w:rsidR="005D2878" w:rsidRDefault="00E6123A" w:rsidP="00B811EF">
            <w:pPr>
              <w:pStyle w:val="Compact"/>
              <w:jc w:val="center"/>
            </w:pPr>
            <w:r>
              <w:t>119</w:t>
            </w:r>
          </w:p>
        </w:tc>
        <w:tc>
          <w:tcPr>
            <w:tcW w:w="0" w:type="auto"/>
          </w:tcPr>
          <w:p w14:paraId="13DD0B07" w14:textId="77777777" w:rsidR="005D2878" w:rsidRDefault="00E6123A" w:rsidP="00B811EF">
            <w:pPr>
              <w:pStyle w:val="Compact"/>
              <w:jc w:val="center"/>
            </w:pPr>
            <w:r>
              <w:t>119</w:t>
            </w:r>
          </w:p>
        </w:tc>
        <w:tc>
          <w:tcPr>
            <w:tcW w:w="0" w:type="auto"/>
          </w:tcPr>
          <w:p w14:paraId="13DD0B08" w14:textId="77777777" w:rsidR="005D2878" w:rsidRDefault="00E6123A" w:rsidP="00B811EF">
            <w:pPr>
              <w:pStyle w:val="Compact"/>
              <w:jc w:val="center"/>
            </w:pPr>
            <w:r>
              <w:t>264</w:t>
            </w:r>
          </w:p>
        </w:tc>
      </w:tr>
      <w:tr w:rsidR="005D2878" w14:paraId="13DD0B13" w14:textId="77777777" w:rsidTr="0013501A">
        <w:trPr>
          <w:jc w:val="center"/>
        </w:trPr>
        <w:tc>
          <w:tcPr>
            <w:tcW w:w="0" w:type="auto"/>
          </w:tcPr>
          <w:p w14:paraId="13DD0B0A" w14:textId="77777777" w:rsidR="005D2878" w:rsidRDefault="00E6123A" w:rsidP="00B811EF">
            <w:pPr>
              <w:pStyle w:val="Compact"/>
              <w:jc w:val="center"/>
            </w:pPr>
            <w:r>
              <w:t>Downstream</w:t>
            </w:r>
          </w:p>
        </w:tc>
        <w:tc>
          <w:tcPr>
            <w:tcW w:w="0" w:type="auto"/>
          </w:tcPr>
          <w:p w14:paraId="13DD0B0B" w14:textId="77777777" w:rsidR="005D2878" w:rsidRDefault="00E6123A" w:rsidP="00B811EF">
            <w:pPr>
              <w:pStyle w:val="Compact"/>
              <w:jc w:val="center"/>
            </w:pPr>
            <w:r>
              <w:t>2021</w:t>
            </w:r>
          </w:p>
        </w:tc>
        <w:tc>
          <w:tcPr>
            <w:tcW w:w="0" w:type="auto"/>
          </w:tcPr>
          <w:p w14:paraId="13DD0B0C" w14:textId="77777777" w:rsidR="005D2878" w:rsidRDefault="00E6123A" w:rsidP="00B811EF">
            <w:pPr>
              <w:pStyle w:val="Compact"/>
              <w:jc w:val="center"/>
            </w:pPr>
            <w:r>
              <w:t>205</w:t>
            </w:r>
          </w:p>
        </w:tc>
        <w:tc>
          <w:tcPr>
            <w:tcW w:w="0" w:type="auto"/>
          </w:tcPr>
          <w:p w14:paraId="13DD0B0D" w14:textId="77777777" w:rsidR="005D2878" w:rsidRDefault="00E6123A" w:rsidP="00B811EF">
            <w:pPr>
              <w:pStyle w:val="Compact"/>
              <w:jc w:val="center"/>
            </w:pPr>
            <w:r>
              <w:t>110</w:t>
            </w:r>
          </w:p>
        </w:tc>
        <w:tc>
          <w:tcPr>
            <w:tcW w:w="0" w:type="auto"/>
          </w:tcPr>
          <w:p w14:paraId="13DD0B0E" w14:textId="77777777" w:rsidR="005D2878" w:rsidRDefault="00E6123A" w:rsidP="00B811EF">
            <w:pPr>
              <w:pStyle w:val="Compact"/>
              <w:jc w:val="center"/>
            </w:pPr>
            <w:r>
              <w:t>110</w:t>
            </w:r>
          </w:p>
        </w:tc>
        <w:tc>
          <w:tcPr>
            <w:tcW w:w="0" w:type="auto"/>
          </w:tcPr>
          <w:p w14:paraId="13DD0B0F" w14:textId="77777777" w:rsidR="005D2878" w:rsidRDefault="00E6123A" w:rsidP="00B811EF">
            <w:pPr>
              <w:pStyle w:val="Compact"/>
              <w:jc w:val="center"/>
            </w:pPr>
            <w:r>
              <w:t>214</w:t>
            </w:r>
          </w:p>
        </w:tc>
        <w:tc>
          <w:tcPr>
            <w:tcW w:w="0" w:type="auto"/>
          </w:tcPr>
          <w:p w14:paraId="13DD0B10" w14:textId="77777777" w:rsidR="005D2878" w:rsidRDefault="00E6123A" w:rsidP="00B811EF">
            <w:pPr>
              <w:pStyle w:val="Compact"/>
              <w:jc w:val="center"/>
            </w:pPr>
            <w:r>
              <w:t>210</w:t>
            </w:r>
          </w:p>
        </w:tc>
        <w:tc>
          <w:tcPr>
            <w:tcW w:w="0" w:type="auto"/>
          </w:tcPr>
          <w:p w14:paraId="13DD0B11" w14:textId="77777777" w:rsidR="005D2878" w:rsidRDefault="00E6123A" w:rsidP="00B811EF">
            <w:pPr>
              <w:pStyle w:val="Compact"/>
              <w:jc w:val="center"/>
            </w:pPr>
            <w:r>
              <w:t>214</w:t>
            </w:r>
          </w:p>
        </w:tc>
        <w:tc>
          <w:tcPr>
            <w:tcW w:w="0" w:type="auto"/>
          </w:tcPr>
          <w:p w14:paraId="13DD0B12" w14:textId="77777777" w:rsidR="005D2878" w:rsidRDefault="00E6123A" w:rsidP="00B811EF">
            <w:pPr>
              <w:pStyle w:val="Compact"/>
              <w:jc w:val="center"/>
            </w:pPr>
            <w:r>
              <w:t>324</w:t>
            </w:r>
          </w:p>
        </w:tc>
      </w:tr>
      <w:tr w:rsidR="005D2878" w14:paraId="13DD0B1D" w14:textId="77777777" w:rsidTr="0013501A">
        <w:trPr>
          <w:jc w:val="center"/>
        </w:trPr>
        <w:tc>
          <w:tcPr>
            <w:tcW w:w="0" w:type="auto"/>
          </w:tcPr>
          <w:p w14:paraId="13DD0B14" w14:textId="77777777" w:rsidR="005D2878" w:rsidRDefault="00E6123A" w:rsidP="00B811EF">
            <w:pPr>
              <w:pStyle w:val="Compact"/>
              <w:jc w:val="center"/>
            </w:pPr>
            <w:r>
              <w:t>Downstream</w:t>
            </w:r>
          </w:p>
        </w:tc>
        <w:tc>
          <w:tcPr>
            <w:tcW w:w="0" w:type="auto"/>
          </w:tcPr>
          <w:p w14:paraId="13DD0B15" w14:textId="77777777" w:rsidR="005D2878" w:rsidRDefault="00E6123A" w:rsidP="00B811EF">
            <w:pPr>
              <w:pStyle w:val="Compact"/>
              <w:jc w:val="center"/>
            </w:pPr>
            <w:r>
              <w:t>2022</w:t>
            </w:r>
          </w:p>
        </w:tc>
        <w:tc>
          <w:tcPr>
            <w:tcW w:w="0" w:type="auto"/>
          </w:tcPr>
          <w:p w14:paraId="13DD0B16" w14:textId="77777777" w:rsidR="005D2878" w:rsidRDefault="00E6123A" w:rsidP="00B811EF">
            <w:pPr>
              <w:pStyle w:val="Compact"/>
              <w:jc w:val="center"/>
            </w:pPr>
            <w:r>
              <w:t>198</w:t>
            </w:r>
          </w:p>
        </w:tc>
        <w:tc>
          <w:tcPr>
            <w:tcW w:w="0" w:type="auto"/>
          </w:tcPr>
          <w:p w14:paraId="13DD0B17" w14:textId="77777777" w:rsidR="005D2878" w:rsidRDefault="00E6123A" w:rsidP="00B811EF">
            <w:pPr>
              <w:pStyle w:val="Compact"/>
              <w:jc w:val="center"/>
            </w:pPr>
            <w:r>
              <w:t>120</w:t>
            </w:r>
          </w:p>
        </w:tc>
        <w:tc>
          <w:tcPr>
            <w:tcW w:w="0" w:type="auto"/>
          </w:tcPr>
          <w:p w14:paraId="13DD0B18" w14:textId="77777777" w:rsidR="005D2878" w:rsidRDefault="00E6123A" w:rsidP="00B811EF">
            <w:pPr>
              <w:pStyle w:val="Compact"/>
              <w:jc w:val="center"/>
            </w:pPr>
            <w:r>
              <w:t>120</w:t>
            </w:r>
          </w:p>
        </w:tc>
        <w:tc>
          <w:tcPr>
            <w:tcW w:w="0" w:type="auto"/>
          </w:tcPr>
          <w:p w14:paraId="13DD0B19" w14:textId="77777777" w:rsidR="005D2878" w:rsidRDefault="00E6123A" w:rsidP="00B811EF">
            <w:pPr>
              <w:pStyle w:val="Compact"/>
              <w:jc w:val="center"/>
            </w:pPr>
            <w:r>
              <w:t>109</w:t>
            </w:r>
          </w:p>
        </w:tc>
        <w:tc>
          <w:tcPr>
            <w:tcW w:w="0" w:type="auto"/>
          </w:tcPr>
          <w:p w14:paraId="13DD0B1A" w14:textId="77777777" w:rsidR="005D2878" w:rsidRDefault="00E6123A" w:rsidP="00B811EF">
            <w:pPr>
              <w:pStyle w:val="Compact"/>
              <w:jc w:val="center"/>
            </w:pPr>
            <w:r>
              <w:t>108</w:t>
            </w:r>
          </w:p>
        </w:tc>
        <w:tc>
          <w:tcPr>
            <w:tcW w:w="0" w:type="auto"/>
          </w:tcPr>
          <w:p w14:paraId="13DD0B1B" w14:textId="77777777" w:rsidR="005D2878" w:rsidRDefault="00E6123A" w:rsidP="00B811EF">
            <w:pPr>
              <w:pStyle w:val="Compact"/>
              <w:jc w:val="center"/>
            </w:pPr>
            <w:r>
              <w:t>109</w:t>
            </w:r>
          </w:p>
        </w:tc>
        <w:tc>
          <w:tcPr>
            <w:tcW w:w="0" w:type="auto"/>
          </w:tcPr>
          <w:p w14:paraId="13DD0B1C" w14:textId="77777777" w:rsidR="005D2878" w:rsidRDefault="00E6123A" w:rsidP="00B811EF">
            <w:pPr>
              <w:pStyle w:val="Compact"/>
              <w:jc w:val="center"/>
            </w:pPr>
            <w:r>
              <w:t>229</w:t>
            </w:r>
          </w:p>
        </w:tc>
      </w:tr>
    </w:tbl>
    <w:p w14:paraId="13DD0B1E" w14:textId="77777777" w:rsidR="005D2878" w:rsidRDefault="00E6123A">
      <w:pPr>
        <w:pStyle w:val="Heading2"/>
      </w:pPr>
      <w:bookmarkStart w:id="76" w:name="_Toc147927699"/>
      <w:bookmarkStart w:id="77" w:name="abundance-estimation-1"/>
      <w:bookmarkEnd w:id="75"/>
      <w:r>
        <w:rPr>
          <w:rStyle w:val="SectionNumber"/>
        </w:rPr>
        <w:t>4.4</w:t>
      </w:r>
      <w:r>
        <w:tab/>
        <w:t>Abundance Estimation</w:t>
      </w:r>
      <w:bookmarkEnd w:id="76"/>
    </w:p>
    <w:p w14:paraId="13DD0B1F" w14:textId="77777777" w:rsidR="005D2878" w:rsidRDefault="00E6123A">
      <w:pPr>
        <w:pStyle w:val="FirstParagraph"/>
      </w:pPr>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13DD0B20" w14:textId="77777777" w:rsidR="005D2878" w:rsidRDefault="00E6123A">
      <w:pPr>
        <w:pStyle w:val="BodyText"/>
      </w:pPr>
      <w:r>
        <w:t>Estimates of early, late, and total annual escapement of winter steelhead are shown in Table 4.6.</w:t>
      </w:r>
    </w:p>
    <w:p w14:paraId="13DD0B21" w14:textId="516E5AE1" w:rsidR="005D2878" w:rsidRDefault="00E6123A">
      <w:pPr>
        <w:pStyle w:val="TableCaption"/>
      </w:pPr>
      <w:r>
        <w:t xml:space="preserve">Table 4.6: Annual estimates of winter steelhead in the </w:t>
      </w:r>
      <w:r w:rsidRPr="0079500B">
        <w:rPr>
          <w:color w:val="FF0000"/>
          <w:rPrChange w:id="78" w:author="Cooper, Randy V (DFW)" w:date="2023-10-27T15:12:00Z">
            <w:rPr/>
          </w:rPrChange>
        </w:rPr>
        <w:t xml:space="preserve">early </w:t>
      </w:r>
      <w:r w:rsidRPr="0079500B">
        <w:rPr>
          <w:color w:val="FF0000"/>
          <w:highlight w:val="yellow"/>
          <w:rPrChange w:id="79" w:author="Cooper, Randy V (DFW)" w:date="2023-10-27T15:12:00Z">
            <w:rPr/>
          </w:rPrChange>
        </w:rPr>
        <w:t xml:space="preserve">(upstream - downstream) and late (upstream only) </w:t>
      </w:r>
      <w:proofErr w:type="gramStart"/>
      <w:r w:rsidRPr="0079500B">
        <w:rPr>
          <w:color w:val="FF0000"/>
          <w:highlight w:val="yellow"/>
          <w:rPrChange w:id="80" w:author="Cooper, Randy V (DFW)" w:date="2023-10-27T15:12:00Z">
            <w:rPr/>
          </w:rPrChange>
        </w:rPr>
        <w:t>periods</w:t>
      </w:r>
      <w:r>
        <w:t xml:space="preserve"> </w:t>
      </w:r>
      <w:ins w:id="81" w:author="Cooper, Randy V (DFW)" w:date="2023-10-27T15:12:00Z">
        <w:r w:rsidR="00573BB0">
          <w:t xml:space="preserve"> </w:t>
        </w:r>
        <w:r w:rsidR="00573BB0" w:rsidRPr="00C32C1E">
          <w:rPr>
            <w:color w:val="FF0000"/>
            <w:highlight w:val="cyan"/>
            <w:rPrChange w:id="82" w:author="Cooper, Randy V (DFW)" w:date="2023-10-27T17:33:00Z">
              <w:rPr/>
            </w:rPrChange>
          </w:rPr>
          <w:t>Would</w:t>
        </w:r>
        <w:proofErr w:type="gramEnd"/>
        <w:r w:rsidR="00573BB0" w:rsidRPr="00C32C1E">
          <w:rPr>
            <w:color w:val="FF0000"/>
            <w:highlight w:val="cyan"/>
            <w:rPrChange w:id="83" w:author="Cooper, Randy V (DFW)" w:date="2023-10-27T17:33:00Z">
              <w:rPr/>
            </w:rPrChange>
          </w:rPr>
          <w:t xml:space="preserve"> it be be</w:t>
        </w:r>
      </w:ins>
      <w:ins w:id="84" w:author="Cooper, Randy V (DFW)" w:date="2023-10-27T15:13:00Z">
        <w:r w:rsidR="00573BB0" w:rsidRPr="00C32C1E">
          <w:rPr>
            <w:color w:val="FF0000"/>
            <w:highlight w:val="cyan"/>
            <w:rPrChange w:id="85" w:author="Cooper, Randy V (DFW)" w:date="2023-10-27T17:33:00Z">
              <w:rPr/>
            </w:rPrChange>
          </w:rPr>
          <w:t>t</w:t>
        </w:r>
      </w:ins>
      <w:ins w:id="86" w:author="Cooper, Randy V (DFW)" w:date="2023-10-27T15:12:00Z">
        <w:r w:rsidR="00573BB0" w:rsidRPr="00C32C1E">
          <w:rPr>
            <w:color w:val="FF0000"/>
            <w:highlight w:val="cyan"/>
            <w:rPrChange w:id="87" w:author="Cooper, Randy V (DFW)" w:date="2023-10-27T17:33:00Z">
              <w:rPr/>
            </w:rPrChange>
          </w:rPr>
          <w:t>ter to move this text to se</w:t>
        </w:r>
      </w:ins>
      <w:ins w:id="88" w:author="Cooper, Randy V (DFW)" w:date="2023-10-27T15:13:00Z">
        <w:r w:rsidR="00573BB0" w:rsidRPr="00C32C1E">
          <w:rPr>
            <w:color w:val="FF0000"/>
            <w:highlight w:val="cyan"/>
            <w:rPrChange w:id="89" w:author="Cooper, Randy V (DFW)" w:date="2023-10-27T17:33:00Z">
              <w:rPr/>
            </w:rPrChange>
          </w:rPr>
          <w:t>ntence above???)</w:t>
        </w:r>
      </w:ins>
      <w:del w:id="90" w:author="Cooper, Randy V (DFW)" w:date="2023-10-27T15:13:00Z">
        <w:r w:rsidRPr="00573BB0" w:rsidDel="00573BB0">
          <w:rPr>
            <w:color w:val="FF0000"/>
            <w:highlight w:val="yellow"/>
            <w:rPrChange w:id="91" w:author="Cooper, Randy V (DFW)" w:date="2023-10-27T15:13:00Z">
              <w:rPr/>
            </w:rPrChange>
          </w:rPr>
          <w:delText>as</w:delText>
        </w:r>
      </w:del>
      <w:r w:rsidRPr="00573BB0">
        <w:rPr>
          <w:color w:val="FF0000"/>
          <w:rPrChange w:id="92" w:author="Cooper, Randy V (DFW)" w:date="2023-10-27T15:13:00Z">
            <w:rPr/>
          </w:rPrChange>
        </w:rPr>
        <w:t xml:space="preserve"> </w:t>
      </w:r>
      <w:r>
        <w:t>well as total upstream escapement to the Dungeness River between Feb 1 and June 15.</w:t>
      </w:r>
    </w:p>
    <w:tbl>
      <w:tblPr>
        <w:tblStyle w:val="Table"/>
        <w:tblW w:w="9604" w:type="dxa"/>
        <w:jc w:val="center"/>
        <w:tblLook w:val="0020" w:firstRow="1" w:lastRow="0" w:firstColumn="0" w:lastColumn="0" w:noHBand="0" w:noVBand="0"/>
        <w:tblCaption w:val="Table 4.6: Annual estimates of winter steelhead in the early (upstream - downstream) and late (upstream only) periods as well as total upstream escapement to the Dungeness River between Feb 1 and June 15."/>
      </w:tblPr>
      <w:tblGrid>
        <w:gridCol w:w="663"/>
        <w:gridCol w:w="998"/>
        <w:gridCol w:w="718"/>
        <w:gridCol w:w="582"/>
        <w:gridCol w:w="717"/>
        <w:gridCol w:w="998"/>
        <w:gridCol w:w="607"/>
        <w:gridCol w:w="582"/>
        <w:gridCol w:w="589"/>
        <w:gridCol w:w="998"/>
        <w:gridCol w:w="718"/>
        <w:gridCol w:w="717"/>
        <w:gridCol w:w="717"/>
      </w:tblGrid>
      <w:tr w:rsidR="00D011FB" w14:paraId="4E7370A1"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Borders>
              <w:top w:val="single" w:sz="4" w:space="0" w:color="auto"/>
            </w:tcBorders>
          </w:tcPr>
          <w:p w14:paraId="5D548978" w14:textId="77777777" w:rsidR="00D011FB" w:rsidRDefault="00D011FB" w:rsidP="00B811EF">
            <w:pPr>
              <w:pStyle w:val="Compact"/>
              <w:jc w:val="center"/>
            </w:pPr>
          </w:p>
        </w:tc>
        <w:tc>
          <w:tcPr>
            <w:tcW w:w="0" w:type="auto"/>
            <w:gridSpan w:val="4"/>
            <w:tcBorders>
              <w:top w:val="single" w:sz="4" w:space="0" w:color="auto"/>
              <w:bottom w:val="single" w:sz="4" w:space="0" w:color="auto"/>
            </w:tcBorders>
          </w:tcPr>
          <w:p w14:paraId="54D115CC" w14:textId="30553609" w:rsidR="00D011FB" w:rsidRDefault="00D011FB" w:rsidP="00B811EF">
            <w:pPr>
              <w:pStyle w:val="Compact"/>
              <w:jc w:val="center"/>
            </w:pPr>
            <w:r>
              <w:t>Early</w:t>
            </w:r>
          </w:p>
        </w:tc>
        <w:tc>
          <w:tcPr>
            <w:tcW w:w="0" w:type="auto"/>
            <w:gridSpan w:val="4"/>
            <w:tcBorders>
              <w:top w:val="single" w:sz="4" w:space="0" w:color="auto"/>
              <w:bottom w:val="single" w:sz="4" w:space="0" w:color="auto"/>
            </w:tcBorders>
          </w:tcPr>
          <w:p w14:paraId="4B804EED" w14:textId="0963FECE" w:rsidR="00D011FB" w:rsidRDefault="00D011FB" w:rsidP="00B811EF">
            <w:pPr>
              <w:pStyle w:val="Compact"/>
              <w:jc w:val="center"/>
            </w:pPr>
            <w:r>
              <w:t>Late</w:t>
            </w:r>
          </w:p>
        </w:tc>
        <w:tc>
          <w:tcPr>
            <w:tcW w:w="0" w:type="auto"/>
            <w:gridSpan w:val="4"/>
            <w:tcBorders>
              <w:top w:val="single" w:sz="4" w:space="0" w:color="auto"/>
              <w:bottom w:val="single" w:sz="4" w:space="0" w:color="auto"/>
            </w:tcBorders>
          </w:tcPr>
          <w:p w14:paraId="6C7E9051" w14:textId="32C80FD2" w:rsidR="00D011FB" w:rsidRDefault="00D011FB" w:rsidP="00B811EF">
            <w:pPr>
              <w:pStyle w:val="Compact"/>
              <w:jc w:val="center"/>
            </w:pPr>
            <w:r>
              <w:t>Total</w:t>
            </w:r>
          </w:p>
        </w:tc>
      </w:tr>
      <w:tr w:rsidR="005D2878" w14:paraId="13DD0B2F"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Pr>
          <w:p w14:paraId="13DD0B22" w14:textId="77777777" w:rsidR="005D2878" w:rsidRDefault="00E6123A" w:rsidP="00B811EF">
            <w:pPr>
              <w:pStyle w:val="Compact"/>
              <w:jc w:val="center"/>
            </w:pPr>
            <w:r>
              <w:t>Year</w:t>
            </w:r>
          </w:p>
        </w:tc>
        <w:tc>
          <w:tcPr>
            <w:tcW w:w="0" w:type="auto"/>
            <w:tcBorders>
              <w:top w:val="single" w:sz="4" w:space="0" w:color="auto"/>
            </w:tcBorders>
          </w:tcPr>
          <w:p w14:paraId="13DD0B23" w14:textId="77777777" w:rsidR="005D2878" w:rsidRDefault="00E6123A" w:rsidP="00B811EF">
            <w:pPr>
              <w:pStyle w:val="Compact"/>
              <w:jc w:val="center"/>
            </w:pPr>
            <w:r>
              <w:t>Estimate</w:t>
            </w:r>
          </w:p>
        </w:tc>
        <w:tc>
          <w:tcPr>
            <w:tcW w:w="0" w:type="auto"/>
            <w:tcBorders>
              <w:top w:val="single" w:sz="4" w:space="0" w:color="auto"/>
            </w:tcBorders>
          </w:tcPr>
          <w:p w14:paraId="13DD0B24" w14:textId="77777777" w:rsidR="005D2878" w:rsidRDefault="00E6123A" w:rsidP="00B811EF">
            <w:pPr>
              <w:pStyle w:val="Compact"/>
              <w:jc w:val="center"/>
            </w:pPr>
            <w:r>
              <w:t>SE</w:t>
            </w:r>
          </w:p>
        </w:tc>
        <w:tc>
          <w:tcPr>
            <w:tcW w:w="0" w:type="auto"/>
            <w:tcBorders>
              <w:top w:val="single" w:sz="4" w:space="0" w:color="auto"/>
            </w:tcBorders>
          </w:tcPr>
          <w:p w14:paraId="13DD0B25" w14:textId="77777777" w:rsidR="005D2878" w:rsidRDefault="00E6123A" w:rsidP="00B811EF">
            <w:pPr>
              <w:pStyle w:val="Compact"/>
              <w:jc w:val="center"/>
            </w:pPr>
            <w:r>
              <w:t>Low CI</w:t>
            </w:r>
          </w:p>
        </w:tc>
        <w:tc>
          <w:tcPr>
            <w:tcW w:w="0" w:type="auto"/>
            <w:tcBorders>
              <w:top w:val="single" w:sz="4" w:space="0" w:color="auto"/>
            </w:tcBorders>
          </w:tcPr>
          <w:p w14:paraId="13DD0B26" w14:textId="77777777" w:rsidR="005D2878" w:rsidRDefault="00E6123A" w:rsidP="00B811EF">
            <w:pPr>
              <w:pStyle w:val="Compact"/>
              <w:jc w:val="center"/>
            </w:pPr>
            <w:r>
              <w:t>Upp CI</w:t>
            </w:r>
          </w:p>
        </w:tc>
        <w:tc>
          <w:tcPr>
            <w:tcW w:w="0" w:type="auto"/>
            <w:tcBorders>
              <w:top w:val="single" w:sz="4" w:space="0" w:color="auto"/>
            </w:tcBorders>
          </w:tcPr>
          <w:p w14:paraId="13DD0B27" w14:textId="77777777" w:rsidR="005D2878" w:rsidRDefault="00E6123A" w:rsidP="00B811EF">
            <w:pPr>
              <w:pStyle w:val="Compact"/>
              <w:jc w:val="center"/>
            </w:pPr>
            <w:r>
              <w:t>Estimate</w:t>
            </w:r>
          </w:p>
        </w:tc>
        <w:tc>
          <w:tcPr>
            <w:tcW w:w="0" w:type="auto"/>
            <w:tcBorders>
              <w:top w:val="single" w:sz="4" w:space="0" w:color="auto"/>
            </w:tcBorders>
          </w:tcPr>
          <w:p w14:paraId="13DD0B28" w14:textId="77777777" w:rsidR="005D2878" w:rsidRDefault="00E6123A" w:rsidP="00B811EF">
            <w:pPr>
              <w:pStyle w:val="Compact"/>
              <w:jc w:val="center"/>
            </w:pPr>
            <w:r>
              <w:t>SE</w:t>
            </w:r>
          </w:p>
        </w:tc>
        <w:tc>
          <w:tcPr>
            <w:tcW w:w="0" w:type="auto"/>
            <w:tcBorders>
              <w:top w:val="single" w:sz="4" w:space="0" w:color="auto"/>
            </w:tcBorders>
          </w:tcPr>
          <w:p w14:paraId="13DD0B29" w14:textId="77777777" w:rsidR="005D2878" w:rsidRDefault="00E6123A" w:rsidP="00B811EF">
            <w:pPr>
              <w:pStyle w:val="Compact"/>
              <w:jc w:val="center"/>
            </w:pPr>
            <w:r>
              <w:t>Low CI</w:t>
            </w:r>
          </w:p>
        </w:tc>
        <w:tc>
          <w:tcPr>
            <w:tcW w:w="0" w:type="auto"/>
            <w:tcBorders>
              <w:top w:val="single" w:sz="4" w:space="0" w:color="auto"/>
            </w:tcBorders>
          </w:tcPr>
          <w:p w14:paraId="13DD0B2A" w14:textId="77777777" w:rsidR="005D2878" w:rsidRDefault="00E6123A" w:rsidP="00B811EF">
            <w:pPr>
              <w:pStyle w:val="Compact"/>
              <w:jc w:val="center"/>
            </w:pPr>
            <w:r>
              <w:t>Upp CI</w:t>
            </w:r>
          </w:p>
        </w:tc>
        <w:tc>
          <w:tcPr>
            <w:tcW w:w="0" w:type="auto"/>
            <w:tcBorders>
              <w:top w:val="single" w:sz="4" w:space="0" w:color="auto"/>
            </w:tcBorders>
          </w:tcPr>
          <w:p w14:paraId="13DD0B2B" w14:textId="77777777" w:rsidR="005D2878" w:rsidRDefault="00E6123A" w:rsidP="00B811EF">
            <w:pPr>
              <w:pStyle w:val="Compact"/>
              <w:jc w:val="center"/>
            </w:pPr>
            <w:r>
              <w:t>Estimate</w:t>
            </w:r>
          </w:p>
        </w:tc>
        <w:tc>
          <w:tcPr>
            <w:tcW w:w="0" w:type="auto"/>
            <w:tcBorders>
              <w:top w:val="single" w:sz="4" w:space="0" w:color="auto"/>
            </w:tcBorders>
          </w:tcPr>
          <w:p w14:paraId="13DD0B2C" w14:textId="77777777" w:rsidR="005D2878" w:rsidRDefault="00E6123A" w:rsidP="00B811EF">
            <w:pPr>
              <w:pStyle w:val="Compact"/>
              <w:jc w:val="center"/>
            </w:pPr>
            <w:r>
              <w:t>SE</w:t>
            </w:r>
          </w:p>
        </w:tc>
        <w:tc>
          <w:tcPr>
            <w:tcW w:w="0" w:type="auto"/>
            <w:tcBorders>
              <w:top w:val="single" w:sz="4" w:space="0" w:color="auto"/>
            </w:tcBorders>
          </w:tcPr>
          <w:p w14:paraId="13DD0B2D" w14:textId="77777777" w:rsidR="005D2878" w:rsidRDefault="00E6123A" w:rsidP="00B811EF">
            <w:pPr>
              <w:pStyle w:val="Compact"/>
              <w:jc w:val="center"/>
            </w:pPr>
            <w:r>
              <w:t>Low CI</w:t>
            </w:r>
          </w:p>
        </w:tc>
        <w:tc>
          <w:tcPr>
            <w:tcW w:w="0" w:type="auto"/>
            <w:tcBorders>
              <w:top w:val="single" w:sz="4" w:space="0" w:color="auto"/>
            </w:tcBorders>
          </w:tcPr>
          <w:p w14:paraId="13DD0B2E" w14:textId="77777777" w:rsidR="005D2878" w:rsidRDefault="00E6123A" w:rsidP="00B811EF">
            <w:pPr>
              <w:pStyle w:val="Compact"/>
              <w:jc w:val="center"/>
            </w:pPr>
            <w:r>
              <w:t>Upp CI</w:t>
            </w:r>
          </w:p>
        </w:tc>
      </w:tr>
      <w:tr w:rsidR="005D2878" w14:paraId="13DD0B3D" w14:textId="77777777" w:rsidTr="00D011FB">
        <w:trPr>
          <w:jc w:val="center"/>
        </w:trPr>
        <w:tc>
          <w:tcPr>
            <w:tcW w:w="663" w:type="dxa"/>
          </w:tcPr>
          <w:p w14:paraId="13DD0B30" w14:textId="77777777" w:rsidR="005D2878" w:rsidRDefault="00E6123A" w:rsidP="00B811EF">
            <w:pPr>
              <w:pStyle w:val="Compact"/>
              <w:jc w:val="center"/>
            </w:pPr>
            <w:r>
              <w:t>2019</w:t>
            </w:r>
          </w:p>
        </w:tc>
        <w:tc>
          <w:tcPr>
            <w:tcW w:w="0" w:type="auto"/>
          </w:tcPr>
          <w:p w14:paraId="13DD0B31" w14:textId="77777777" w:rsidR="005D2878" w:rsidRPr="00F10797" w:rsidRDefault="00E6123A" w:rsidP="00B811EF">
            <w:pPr>
              <w:pStyle w:val="Compact"/>
              <w:jc w:val="center"/>
              <w:rPr>
                <w:b/>
                <w:bCs/>
              </w:rPr>
            </w:pPr>
            <w:r w:rsidRPr="00F10797">
              <w:rPr>
                <w:b/>
                <w:bCs/>
              </w:rPr>
              <w:t>762</w:t>
            </w:r>
          </w:p>
        </w:tc>
        <w:tc>
          <w:tcPr>
            <w:tcW w:w="0" w:type="auto"/>
          </w:tcPr>
          <w:p w14:paraId="13DD0B32" w14:textId="77777777" w:rsidR="005D2878" w:rsidRDefault="00E6123A" w:rsidP="00B811EF">
            <w:pPr>
              <w:pStyle w:val="Compact"/>
              <w:jc w:val="center"/>
            </w:pPr>
            <w:r>
              <w:t>146.9</w:t>
            </w:r>
          </w:p>
        </w:tc>
        <w:tc>
          <w:tcPr>
            <w:tcW w:w="0" w:type="auto"/>
          </w:tcPr>
          <w:p w14:paraId="13DD0B33" w14:textId="77777777" w:rsidR="005D2878" w:rsidRDefault="00E6123A" w:rsidP="00B811EF">
            <w:pPr>
              <w:pStyle w:val="Compact"/>
              <w:jc w:val="center"/>
            </w:pPr>
            <w:r>
              <w:t>658</w:t>
            </w:r>
          </w:p>
        </w:tc>
        <w:tc>
          <w:tcPr>
            <w:tcW w:w="0" w:type="auto"/>
          </w:tcPr>
          <w:p w14:paraId="13DD0B34" w14:textId="77777777" w:rsidR="005D2878" w:rsidRDefault="00E6123A" w:rsidP="00B811EF">
            <w:pPr>
              <w:pStyle w:val="Compact"/>
              <w:jc w:val="center"/>
            </w:pPr>
            <w:r>
              <w:t>1,160</w:t>
            </w:r>
          </w:p>
        </w:tc>
        <w:tc>
          <w:tcPr>
            <w:tcW w:w="0" w:type="auto"/>
          </w:tcPr>
          <w:p w14:paraId="13DD0B35" w14:textId="77777777" w:rsidR="005D2878" w:rsidRPr="00F10797" w:rsidRDefault="00E6123A" w:rsidP="00B811EF">
            <w:pPr>
              <w:pStyle w:val="Compact"/>
              <w:jc w:val="center"/>
              <w:rPr>
                <w:b/>
                <w:bCs/>
              </w:rPr>
            </w:pPr>
            <w:r w:rsidRPr="00F10797">
              <w:rPr>
                <w:b/>
                <w:bCs/>
              </w:rPr>
              <w:t>152</w:t>
            </w:r>
          </w:p>
        </w:tc>
        <w:tc>
          <w:tcPr>
            <w:tcW w:w="0" w:type="auto"/>
          </w:tcPr>
          <w:p w14:paraId="13DD0B36" w14:textId="77777777" w:rsidR="005D2878" w:rsidRDefault="00E6123A" w:rsidP="00B811EF">
            <w:pPr>
              <w:pStyle w:val="Compact"/>
              <w:jc w:val="center"/>
            </w:pPr>
            <w:r>
              <w:t>7.3</w:t>
            </w:r>
          </w:p>
        </w:tc>
        <w:tc>
          <w:tcPr>
            <w:tcW w:w="0" w:type="auto"/>
          </w:tcPr>
          <w:p w14:paraId="13DD0B37" w14:textId="77777777" w:rsidR="005D2878" w:rsidRDefault="00E6123A" w:rsidP="00B811EF">
            <w:pPr>
              <w:pStyle w:val="Compact"/>
              <w:jc w:val="center"/>
            </w:pPr>
            <w:r>
              <w:t>140</w:t>
            </w:r>
          </w:p>
        </w:tc>
        <w:tc>
          <w:tcPr>
            <w:tcW w:w="0" w:type="auto"/>
          </w:tcPr>
          <w:p w14:paraId="13DD0B38" w14:textId="77777777" w:rsidR="005D2878" w:rsidRDefault="00E6123A" w:rsidP="00B811EF">
            <w:pPr>
              <w:pStyle w:val="Compact"/>
              <w:jc w:val="center"/>
            </w:pPr>
            <w:r>
              <w:t>168</w:t>
            </w:r>
          </w:p>
        </w:tc>
        <w:tc>
          <w:tcPr>
            <w:tcW w:w="0" w:type="auto"/>
          </w:tcPr>
          <w:p w14:paraId="13DD0B39" w14:textId="77777777" w:rsidR="005D2878" w:rsidRPr="00F10797" w:rsidRDefault="00E6123A" w:rsidP="00B811EF">
            <w:pPr>
              <w:pStyle w:val="Compact"/>
              <w:jc w:val="center"/>
              <w:rPr>
                <w:b/>
                <w:bCs/>
              </w:rPr>
            </w:pPr>
            <w:r w:rsidRPr="00F10797">
              <w:rPr>
                <w:b/>
                <w:bCs/>
              </w:rPr>
              <w:t>913</w:t>
            </w:r>
          </w:p>
        </w:tc>
        <w:tc>
          <w:tcPr>
            <w:tcW w:w="0" w:type="auto"/>
          </w:tcPr>
          <w:p w14:paraId="13DD0B3A" w14:textId="77777777" w:rsidR="005D2878" w:rsidRDefault="00E6123A" w:rsidP="00B811EF">
            <w:pPr>
              <w:pStyle w:val="Compact"/>
              <w:jc w:val="center"/>
            </w:pPr>
            <w:r>
              <w:t>147.2</w:t>
            </w:r>
          </w:p>
        </w:tc>
        <w:tc>
          <w:tcPr>
            <w:tcW w:w="0" w:type="auto"/>
          </w:tcPr>
          <w:p w14:paraId="13DD0B3B" w14:textId="77777777" w:rsidR="005D2878" w:rsidRDefault="00E6123A" w:rsidP="00B811EF">
            <w:pPr>
              <w:pStyle w:val="Compact"/>
              <w:jc w:val="center"/>
            </w:pPr>
            <w:r>
              <w:t>808</w:t>
            </w:r>
          </w:p>
        </w:tc>
        <w:tc>
          <w:tcPr>
            <w:tcW w:w="0" w:type="auto"/>
          </w:tcPr>
          <w:p w14:paraId="13DD0B3C" w14:textId="77777777" w:rsidR="005D2878" w:rsidRDefault="00E6123A" w:rsidP="00B811EF">
            <w:pPr>
              <w:pStyle w:val="Compact"/>
              <w:jc w:val="center"/>
            </w:pPr>
            <w:r>
              <w:t>1,317</w:t>
            </w:r>
          </w:p>
        </w:tc>
      </w:tr>
      <w:tr w:rsidR="005D2878" w14:paraId="13DD0B4B" w14:textId="77777777" w:rsidTr="00D011FB">
        <w:trPr>
          <w:jc w:val="center"/>
        </w:trPr>
        <w:tc>
          <w:tcPr>
            <w:tcW w:w="663" w:type="dxa"/>
          </w:tcPr>
          <w:p w14:paraId="13DD0B3E" w14:textId="77777777" w:rsidR="005D2878" w:rsidRDefault="00E6123A" w:rsidP="00B811EF">
            <w:pPr>
              <w:pStyle w:val="Compact"/>
              <w:jc w:val="center"/>
            </w:pPr>
            <w:r>
              <w:t>2020</w:t>
            </w:r>
          </w:p>
        </w:tc>
        <w:tc>
          <w:tcPr>
            <w:tcW w:w="0" w:type="auto"/>
          </w:tcPr>
          <w:p w14:paraId="13DD0B3F" w14:textId="77777777" w:rsidR="005D2878" w:rsidRPr="00F10797" w:rsidRDefault="00E6123A" w:rsidP="00B811EF">
            <w:pPr>
              <w:pStyle w:val="Compact"/>
              <w:jc w:val="center"/>
              <w:rPr>
                <w:b/>
                <w:bCs/>
              </w:rPr>
            </w:pPr>
            <w:r w:rsidRPr="00F10797">
              <w:rPr>
                <w:b/>
                <w:bCs/>
              </w:rPr>
              <w:t>961</w:t>
            </w:r>
          </w:p>
        </w:tc>
        <w:tc>
          <w:tcPr>
            <w:tcW w:w="0" w:type="auto"/>
          </w:tcPr>
          <w:p w14:paraId="13DD0B40" w14:textId="77777777" w:rsidR="005D2878" w:rsidRDefault="00E6123A" w:rsidP="00B811EF">
            <w:pPr>
              <w:pStyle w:val="Compact"/>
              <w:jc w:val="center"/>
            </w:pPr>
            <w:r>
              <w:t>43.1</w:t>
            </w:r>
          </w:p>
        </w:tc>
        <w:tc>
          <w:tcPr>
            <w:tcW w:w="0" w:type="auto"/>
          </w:tcPr>
          <w:p w14:paraId="13DD0B41" w14:textId="77777777" w:rsidR="005D2878" w:rsidRDefault="00E6123A" w:rsidP="00B811EF">
            <w:pPr>
              <w:pStyle w:val="Compact"/>
              <w:jc w:val="center"/>
            </w:pPr>
            <w:r>
              <w:t>878</w:t>
            </w:r>
          </w:p>
        </w:tc>
        <w:tc>
          <w:tcPr>
            <w:tcW w:w="0" w:type="auto"/>
          </w:tcPr>
          <w:p w14:paraId="13DD0B42" w14:textId="77777777" w:rsidR="005D2878" w:rsidRDefault="00E6123A" w:rsidP="00B811EF">
            <w:pPr>
              <w:pStyle w:val="Compact"/>
              <w:jc w:val="center"/>
            </w:pPr>
            <w:r>
              <w:t>1,045</w:t>
            </w:r>
          </w:p>
        </w:tc>
        <w:tc>
          <w:tcPr>
            <w:tcW w:w="0" w:type="auto"/>
          </w:tcPr>
          <w:p w14:paraId="13DD0B43" w14:textId="77777777" w:rsidR="005D2878" w:rsidRPr="00F10797" w:rsidRDefault="00E6123A" w:rsidP="00B811EF">
            <w:pPr>
              <w:pStyle w:val="Compact"/>
              <w:jc w:val="center"/>
              <w:rPr>
                <w:b/>
                <w:bCs/>
              </w:rPr>
            </w:pPr>
            <w:r w:rsidRPr="00F10797">
              <w:rPr>
                <w:b/>
                <w:bCs/>
              </w:rPr>
              <w:t>140</w:t>
            </w:r>
          </w:p>
        </w:tc>
        <w:tc>
          <w:tcPr>
            <w:tcW w:w="0" w:type="auto"/>
          </w:tcPr>
          <w:p w14:paraId="13DD0B44" w14:textId="77777777" w:rsidR="005D2878" w:rsidRDefault="00E6123A" w:rsidP="00B811EF">
            <w:pPr>
              <w:pStyle w:val="Compact"/>
              <w:jc w:val="center"/>
            </w:pPr>
            <w:r>
              <w:t>17.5</w:t>
            </w:r>
          </w:p>
        </w:tc>
        <w:tc>
          <w:tcPr>
            <w:tcW w:w="0" w:type="auto"/>
          </w:tcPr>
          <w:p w14:paraId="13DD0B45" w14:textId="77777777" w:rsidR="005D2878" w:rsidRDefault="00E6123A" w:rsidP="00B811EF">
            <w:pPr>
              <w:pStyle w:val="Compact"/>
              <w:jc w:val="center"/>
            </w:pPr>
            <w:r>
              <w:t>112</w:t>
            </w:r>
          </w:p>
        </w:tc>
        <w:tc>
          <w:tcPr>
            <w:tcW w:w="0" w:type="auto"/>
          </w:tcPr>
          <w:p w14:paraId="13DD0B46" w14:textId="77777777" w:rsidR="005D2878" w:rsidRDefault="00E6123A" w:rsidP="00B811EF">
            <w:pPr>
              <w:pStyle w:val="Compact"/>
              <w:jc w:val="center"/>
            </w:pPr>
            <w:r>
              <w:t>181</w:t>
            </w:r>
          </w:p>
        </w:tc>
        <w:tc>
          <w:tcPr>
            <w:tcW w:w="0" w:type="auto"/>
          </w:tcPr>
          <w:p w14:paraId="13DD0B47" w14:textId="77777777" w:rsidR="005D2878" w:rsidRPr="00F10797" w:rsidRDefault="00E6123A" w:rsidP="00B811EF">
            <w:pPr>
              <w:pStyle w:val="Compact"/>
              <w:jc w:val="center"/>
              <w:rPr>
                <w:b/>
                <w:bCs/>
              </w:rPr>
            </w:pPr>
            <w:r w:rsidRPr="00F10797">
              <w:rPr>
                <w:b/>
                <w:bCs/>
              </w:rPr>
              <w:t>1,101</w:t>
            </w:r>
          </w:p>
        </w:tc>
        <w:tc>
          <w:tcPr>
            <w:tcW w:w="0" w:type="auto"/>
          </w:tcPr>
          <w:p w14:paraId="13DD0B48" w14:textId="77777777" w:rsidR="005D2878" w:rsidRDefault="00E6123A" w:rsidP="00B811EF">
            <w:pPr>
              <w:pStyle w:val="Compact"/>
              <w:jc w:val="center"/>
            </w:pPr>
            <w:r>
              <w:t>47.1</w:t>
            </w:r>
          </w:p>
        </w:tc>
        <w:tc>
          <w:tcPr>
            <w:tcW w:w="0" w:type="auto"/>
          </w:tcPr>
          <w:p w14:paraId="13DD0B49" w14:textId="77777777" w:rsidR="005D2878" w:rsidRDefault="00E6123A" w:rsidP="00B811EF">
            <w:pPr>
              <w:pStyle w:val="Compact"/>
              <w:jc w:val="center"/>
            </w:pPr>
            <w:r>
              <w:t>1,012</w:t>
            </w:r>
          </w:p>
        </w:tc>
        <w:tc>
          <w:tcPr>
            <w:tcW w:w="0" w:type="auto"/>
          </w:tcPr>
          <w:p w14:paraId="13DD0B4A" w14:textId="77777777" w:rsidR="005D2878" w:rsidRDefault="00E6123A" w:rsidP="00B811EF">
            <w:pPr>
              <w:pStyle w:val="Compact"/>
              <w:jc w:val="center"/>
            </w:pPr>
            <w:r>
              <w:t>1,196</w:t>
            </w:r>
          </w:p>
        </w:tc>
      </w:tr>
      <w:tr w:rsidR="005D2878" w14:paraId="13DD0B59" w14:textId="77777777" w:rsidTr="00D011FB">
        <w:trPr>
          <w:jc w:val="center"/>
        </w:trPr>
        <w:tc>
          <w:tcPr>
            <w:tcW w:w="663" w:type="dxa"/>
          </w:tcPr>
          <w:p w14:paraId="13DD0B4C" w14:textId="77777777" w:rsidR="005D2878" w:rsidRDefault="00E6123A" w:rsidP="00B811EF">
            <w:pPr>
              <w:pStyle w:val="Compact"/>
              <w:jc w:val="center"/>
            </w:pPr>
            <w:r>
              <w:t>2021</w:t>
            </w:r>
          </w:p>
        </w:tc>
        <w:tc>
          <w:tcPr>
            <w:tcW w:w="0" w:type="auto"/>
          </w:tcPr>
          <w:p w14:paraId="13DD0B4D" w14:textId="77777777" w:rsidR="005D2878" w:rsidRPr="00F10797" w:rsidRDefault="00E6123A" w:rsidP="00B811EF">
            <w:pPr>
              <w:pStyle w:val="Compact"/>
              <w:jc w:val="center"/>
              <w:rPr>
                <w:b/>
                <w:bCs/>
              </w:rPr>
            </w:pPr>
            <w:r w:rsidRPr="00F10797">
              <w:rPr>
                <w:b/>
                <w:bCs/>
              </w:rPr>
              <w:t>579</w:t>
            </w:r>
          </w:p>
        </w:tc>
        <w:tc>
          <w:tcPr>
            <w:tcW w:w="0" w:type="auto"/>
          </w:tcPr>
          <w:p w14:paraId="13DD0B4E" w14:textId="77777777" w:rsidR="005D2878" w:rsidRDefault="00E6123A" w:rsidP="00B811EF">
            <w:pPr>
              <w:pStyle w:val="Compact"/>
              <w:jc w:val="center"/>
            </w:pPr>
            <w:r>
              <w:t>8.9</w:t>
            </w:r>
          </w:p>
        </w:tc>
        <w:tc>
          <w:tcPr>
            <w:tcW w:w="0" w:type="auto"/>
          </w:tcPr>
          <w:p w14:paraId="13DD0B4F" w14:textId="77777777" w:rsidR="005D2878" w:rsidRDefault="00E6123A" w:rsidP="00B811EF">
            <w:pPr>
              <w:pStyle w:val="Compact"/>
              <w:jc w:val="center"/>
            </w:pPr>
            <w:r>
              <w:t>562</w:t>
            </w:r>
          </w:p>
        </w:tc>
        <w:tc>
          <w:tcPr>
            <w:tcW w:w="0" w:type="auto"/>
          </w:tcPr>
          <w:p w14:paraId="13DD0B50" w14:textId="77777777" w:rsidR="005D2878" w:rsidRDefault="00E6123A" w:rsidP="00B811EF">
            <w:pPr>
              <w:pStyle w:val="Compact"/>
              <w:jc w:val="center"/>
            </w:pPr>
            <w:r>
              <w:t>597</w:t>
            </w:r>
          </w:p>
        </w:tc>
        <w:tc>
          <w:tcPr>
            <w:tcW w:w="0" w:type="auto"/>
          </w:tcPr>
          <w:p w14:paraId="13DD0B51" w14:textId="77777777" w:rsidR="005D2878" w:rsidRPr="00F10797" w:rsidRDefault="00E6123A" w:rsidP="00B811EF">
            <w:pPr>
              <w:pStyle w:val="Compact"/>
              <w:jc w:val="center"/>
              <w:rPr>
                <w:b/>
                <w:bCs/>
              </w:rPr>
            </w:pPr>
            <w:r w:rsidRPr="00F10797">
              <w:rPr>
                <w:b/>
                <w:bCs/>
              </w:rPr>
              <w:t>67</w:t>
            </w:r>
          </w:p>
        </w:tc>
        <w:tc>
          <w:tcPr>
            <w:tcW w:w="0" w:type="auto"/>
          </w:tcPr>
          <w:p w14:paraId="13DD0B52" w14:textId="77777777" w:rsidR="005D2878" w:rsidRDefault="00E6123A" w:rsidP="00B811EF">
            <w:pPr>
              <w:pStyle w:val="Compact"/>
              <w:jc w:val="center"/>
            </w:pPr>
            <w:r>
              <w:t>4.8</w:t>
            </w:r>
          </w:p>
        </w:tc>
        <w:tc>
          <w:tcPr>
            <w:tcW w:w="0" w:type="auto"/>
          </w:tcPr>
          <w:p w14:paraId="13DD0B53" w14:textId="77777777" w:rsidR="005D2878" w:rsidRDefault="00E6123A" w:rsidP="00B811EF">
            <w:pPr>
              <w:pStyle w:val="Compact"/>
              <w:jc w:val="center"/>
            </w:pPr>
            <w:r>
              <w:t>59</w:t>
            </w:r>
          </w:p>
        </w:tc>
        <w:tc>
          <w:tcPr>
            <w:tcW w:w="0" w:type="auto"/>
          </w:tcPr>
          <w:p w14:paraId="13DD0B54" w14:textId="77777777" w:rsidR="005D2878" w:rsidRDefault="00E6123A" w:rsidP="00B811EF">
            <w:pPr>
              <w:pStyle w:val="Compact"/>
              <w:jc w:val="center"/>
            </w:pPr>
            <w:r>
              <w:t>78</w:t>
            </w:r>
          </w:p>
        </w:tc>
        <w:tc>
          <w:tcPr>
            <w:tcW w:w="0" w:type="auto"/>
          </w:tcPr>
          <w:p w14:paraId="13DD0B55" w14:textId="77777777" w:rsidR="005D2878" w:rsidRPr="00F10797" w:rsidRDefault="00E6123A" w:rsidP="00B811EF">
            <w:pPr>
              <w:pStyle w:val="Compact"/>
              <w:jc w:val="center"/>
              <w:rPr>
                <w:b/>
                <w:bCs/>
              </w:rPr>
            </w:pPr>
            <w:r w:rsidRPr="00F10797">
              <w:rPr>
                <w:b/>
                <w:bCs/>
              </w:rPr>
              <w:t>646</w:t>
            </w:r>
          </w:p>
        </w:tc>
        <w:tc>
          <w:tcPr>
            <w:tcW w:w="0" w:type="auto"/>
          </w:tcPr>
          <w:p w14:paraId="13DD0B56" w14:textId="77777777" w:rsidR="005D2878" w:rsidRDefault="00E6123A" w:rsidP="00B811EF">
            <w:pPr>
              <w:pStyle w:val="Compact"/>
              <w:jc w:val="center"/>
            </w:pPr>
            <w:r>
              <w:t>10.8</w:t>
            </w:r>
          </w:p>
        </w:tc>
        <w:tc>
          <w:tcPr>
            <w:tcW w:w="0" w:type="auto"/>
          </w:tcPr>
          <w:p w14:paraId="13DD0B57" w14:textId="77777777" w:rsidR="005D2878" w:rsidRDefault="00E6123A" w:rsidP="00B811EF">
            <w:pPr>
              <w:pStyle w:val="Compact"/>
              <w:jc w:val="center"/>
            </w:pPr>
            <w:r>
              <w:t>626</w:t>
            </w:r>
          </w:p>
        </w:tc>
        <w:tc>
          <w:tcPr>
            <w:tcW w:w="0" w:type="auto"/>
          </w:tcPr>
          <w:p w14:paraId="13DD0B58" w14:textId="77777777" w:rsidR="005D2878" w:rsidRDefault="00E6123A" w:rsidP="00B811EF">
            <w:pPr>
              <w:pStyle w:val="Compact"/>
              <w:jc w:val="center"/>
            </w:pPr>
            <w:r>
              <w:t>668</w:t>
            </w:r>
          </w:p>
        </w:tc>
      </w:tr>
      <w:tr w:rsidR="005D2878" w14:paraId="13DD0B67" w14:textId="77777777" w:rsidTr="00D011FB">
        <w:trPr>
          <w:jc w:val="center"/>
        </w:trPr>
        <w:tc>
          <w:tcPr>
            <w:tcW w:w="663" w:type="dxa"/>
          </w:tcPr>
          <w:p w14:paraId="13DD0B5A" w14:textId="77777777" w:rsidR="005D2878" w:rsidRDefault="00E6123A" w:rsidP="00B811EF">
            <w:pPr>
              <w:pStyle w:val="Compact"/>
              <w:jc w:val="center"/>
            </w:pPr>
            <w:r>
              <w:t>2022</w:t>
            </w:r>
          </w:p>
        </w:tc>
        <w:tc>
          <w:tcPr>
            <w:tcW w:w="0" w:type="auto"/>
          </w:tcPr>
          <w:p w14:paraId="13DD0B5B" w14:textId="77777777" w:rsidR="005D2878" w:rsidRPr="00F10797" w:rsidRDefault="00E6123A" w:rsidP="00B811EF">
            <w:pPr>
              <w:pStyle w:val="Compact"/>
              <w:jc w:val="center"/>
              <w:rPr>
                <w:b/>
                <w:bCs/>
              </w:rPr>
            </w:pPr>
            <w:r w:rsidRPr="00F10797">
              <w:rPr>
                <w:b/>
                <w:bCs/>
              </w:rPr>
              <w:t>610</w:t>
            </w:r>
          </w:p>
        </w:tc>
        <w:tc>
          <w:tcPr>
            <w:tcW w:w="0" w:type="auto"/>
          </w:tcPr>
          <w:p w14:paraId="13DD0B5C" w14:textId="77777777" w:rsidR="005D2878" w:rsidRDefault="00E6123A" w:rsidP="00B811EF">
            <w:pPr>
              <w:pStyle w:val="Compact"/>
              <w:jc w:val="center"/>
            </w:pPr>
            <w:r>
              <w:t>11.4</w:t>
            </w:r>
          </w:p>
        </w:tc>
        <w:tc>
          <w:tcPr>
            <w:tcW w:w="0" w:type="auto"/>
          </w:tcPr>
          <w:p w14:paraId="13DD0B5D" w14:textId="77777777" w:rsidR="005D2878" w:rsidRDefault="00E6123A" w:rsidP="00B811EF">
            <w:pPr>
              <w:pStyle w:val="Compact"/>
              <w:jc w:val="center"/>
            </w:pPr>
            <w:r>
              <w:t>587</w:t>
            </w:r>
          </w:p>
        </w:tc>
        <w:tc>
          <w:tcPr>
            <w:tcW w:w="0" w:type="auto"/>
          </w:tcPr>
          <w:p w14:paraId="13DD0B5E" w14:textId="77777777" w:rsidR="005D2878" w:rsidRDefault="00E6123A" w:rsidP="00B811EF">
            <w:pPr>
              <w:pStyle w:val="Compact"/>
              <w:jc w:val="center"/>
            </w:pPr>
            <w:r>
              <w:t>629</w:t>
            </w:r>
          </w:p>
        </w:tc>
        <w:tc>
          <w:tcPr>
            <w:tcW w:w="0" w:type="auto"/>
          </w:tcPr>
          <w:p w14:paraId="13DD0B5F" w14:textId="77777777" w:rsidR="005D2878" w:rsidRPr="00F10797" w:rsidRDefault="00E6123A" w:rsidP="00B811EF">
            <w:pPr>
              <w:pStyle w:val="Compact"/>
              <w:jc w:val="center"/>
              <w:rPr>
                <w:b/>
                <w:bCs/>
              </w:rPr>
            </w:pPr>
            <w:r w:rsidRPr="00F10797">
              <w:rPr>
                <w:b/>
                <w:bCs/>
              </w:rPr>
              <w:t>138</w:t>
            </w:r>
          </w:p>
        </w:tc>
        <w:tc>
          <w:tcPr>
            <w:tcW w:w="0" w:type="auto"/>
          </w:tcPr>
          <w:p w14:paraId="13DD0B60" w14:textId="77777777" w:rsidR="005D2878" w:rsidRDefault="00E6123A" w:rsidP="00B811EF">
            <w:pPr>
              <w:pStyle w:val="Compact"/>
              <w:jc w:val="center"/>
            </w:pPr>
            <w:r>
              <w:t>8.3</w:t>
            </w:r>
          </w:p>
        </w:tc>
        <w:tc>
          <w:tcPr>
            <w:tcW w:w="0" w:type="auto"/>
          </w:tcPr>
          <w:p w14:paraId="13DD0B61" w14:textId="77777777" w:rsidR="005D2878" w:rsidRDefault="00E6123A" w:rsidP="00B811EF">
            <w:pPr>
              <w:pStyle w:val="Compact"/>
              <w:jc w:val="center"/>
            </w:pPr>
            <w:r>
              <w:t>123</w:t>
            </w:r>
          </w:p>
        </w:tc>
        <w:tc>
          <w:tcPr>
            <w:tcW w:w="0" w:type="auto"/>
          </w:tcPr>
          <w:p w14:paraId="13DD0B62" w14:textId="77777777" w:rsidR="005D2878" w:rsidRDefault="00E6123A" w:rsidP="00B811EF">
            <w:pPr>
              <w:pStyle w:val="Compact"/>
              <w:jc w:val="center"/>
            </w:pPr>
            <w:r>
              <w:t>156</w:t>
            </w:r>
          </w:p>
        </w:tc>
        <w:tc>
          <w:tcPr>
            <w:tcW w:w="0" w:type="auto"/>
          </w:tcPr>
          <w:p w14:paraId="13DD0B63" w14:textId="77777777" w:rsidR="005D2878" w:rsidRPr="00F10797" w:rsidRDefault="00E6123A" w:rsidP="00B811EF">
            <w:pPr>
              <w:pStyle w:val="Compact"/>
              <w:jc w:val="center"/>
              <w:rPr>
                <w:b/>
                <w:bCs/>
              </w:rPr>
            </w:pPr>
            <w:r w:rsidRPr="00F10797">
              <w:rPr>
                <w:b/>
                <w:bCs/>
              </w:rPr>
              <w:t>747</w:t>
            </w:r>
          </w:p>
        </w:tc>
        <w:tc>
          <w:tcPr>
            <w:tcW w:w="0" w:type="auto"/>
          </w:tcPr>
          <w:p w14:paraId="13DD0B64" w14:textId="77777777" w:rsidR="005D2878" w:rsidRDefault="00E6123A" w:rsidP="00B811EF">
            <w:pPr>
              <w:pStyle w:val="Compact"/>
              <w:jc w:val="center"/>
            </w:pPr>
            <w:r>
              <w:t>14.8</w:t>
            </w:r>
          </w:p>
        </w:tc>
        <w:tc>
          <w:tcPr>
            <w:tcW w:w="0" w:type="auto"/>
          </w:tcPr>
          <w:p w14:paraId="13DD0B65" w14:textId="77777777" w:rsidR="005D2878" w:rsidRDefault="00E6123A" w:rsidP="00B811EF">
            <w:pPr>
              <w:pStyle w:val="Compact"/>
              <w:jc w:val="center"/>
            </w:pPr>
            <w:r>
              <w:t>719</w:t>
            </w:r>
          </w:p>
        </w:tc>
        <w:tc>
          <w:tcPr>
            <w:tcW w:w="0" w:type="auto"/>
          </w:tcPr>
          <w:p w14:paraId="13DD0B66" w14:textId="77777777" w:rsidR="005D2878" w:rsidRDefault="00E6123A" w:rsidP="00B811EF">
            <w:pPr>
              <w:pStyle w:val="Compact"/>
              <w:jc w:val="center"/>
            </w:pPr>
            <w:r>
              <w:t>776</w:t>
            </w:r>
          </w:p>
        </w:tc>
      </w:tr>
    </w:tbl>
    <w:p w14:paraId="13DD0B68" w14:textId="77777777" w:rsidR="005D2878" w:rsidRDefault="00E6123A" w:rsidP="00F10797">
      <w:pPr>
        <w:pStyle w:val="CaptionedFigure"/>
        <w:jc w:val="center"/>
      </w:pPr>
      <w:r>
        <w:rPr>
          <w:noProof/>
        </w:rPr>
        <w:lastRenderedPageBreak/>
        <w:drawing>
          <wp:inline distT="0" distB="0" distL="0" distR="0" wp14:anchorId="13DD0BC2" wp14:editId="13DD0BC3">
            <wp:extent cx="5504749" cy="5504749"/>
            <wp:effectExtent l="0" t="0" r="0" b="0"/>
            <wp:docPr id="1808013487"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13DD0B69" w14:textId="77777777" w:rsidR="005D2878" w:rsidRDefault="00E6123A">
      <w:pPr>
        <w:pStyle w:val="ImageCaption"/>
      </w:pPr>
      <w:r>
        <w:t>Figure 4.5: Marginal effects for upstream-moving fish as estimated by the GAM for hour of day (A), discharge (B), and Julian day of year (C). Shaded areas indicated 95% confidence intervals.</w:t>
      </w:r>
    </w:p>
    <w:p w14:paraId="13DD0B6A" w14:textId="77777777" w:rsidR="005D2878" w:rsidRDefault="00E6123A" w:rsidP="00F10797">
      <w:pPr>
        <w:pStyle w:val="CaptionedFigure"/>
        <w:jc w:val="center"/>
      </w:pPr>
      <w:r>
        <w:rPr>
          <w:noProof/>
        </w:rPr>
        <w:lastRenderedPageBreak/>
        <w:drawing>
          <wp:inline distT="0" distB="0" distL="0" distR="0" wp14:anchorId="13DD0BC4" wp14:editId="13DD0BC5">
            <wp:extent cx="5504749" cy="5504749"/>
            <wp:effectExtent l="0" t="0" r="0" b="0"/>
            <wp:docPr id="1063254347"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21"/>
                    <a:stretch>
                      <a:fillRect/>
                    </a:stretch>
                  </pic:blipFill>
                  <pic:spPr bwMode="auto">
                    <a:xfrm>
                      <a:off x="0" y="0"/>
                      <a:ext cx="5504749" cy="5504749"/>
                    </a:xfrm>
                    <a:prstGeom prst="rect">
                      <a:avLst/>
                    </a:prstGeom>
                    <a:noFill/>
                    <a:ln w="9525">
                      <a:noFill/>
                      <a:headEnd/>
                      <a:tailEnd/>
                    </a:ln>
                  </pic:spPr>
                </pic:pic>
              </a:graphicData>
            </a:graphic>
          </wp:inline>
        </w:drawing>
      </w:r>
    </w:p>
    <w:p w14:paraId="13DD0B6B" w14:textId="77777777" w:rsidR="005D2878" w:rsidRDefault="00E6123A">
      <w:pPr>
        <w:pStyle w:val="ImageCaption"/>
      </w:pPr>
      <w:r>
        <w:t>Figure 4.6: Marginal effects for downstream-moving fish as estimated by the GAM for hour of day (A), discharge (B), and Julian day of year (C). Shaded areas indicated 95% confidence intervals.</w:t>
      </w:r>
    </w:p>
    <w:p w14:paraId="13DD0B6C" w14:textId="77777777" w:rsidR="005D2878" w:rsidRDefault="00E6123A">
      <w:pPr>
        <w:pStyle w:val="Heading3"/>
      </w:pPr>
      <w:bookmarkStart w:id="93" w:name="_Toc147927700"/>
      <w:bookmarkStart w:id="94" w:name="comparison-with-redd-based-estimates-1"/>
      <w:r>
        <w:rPr>
          <w:rStyle w:val="SectionNumber"/>
        </w:rPr>
        <w:t>4.4.1</w:t>
      </w:r>
      <w:r>
        <w:tab/>
        <w:t>Comparison with Redd-Based Estimates</w:t>
      </w:r>
      <w:bookmarkEnd w:id="93"/>
    </w:p>
    <w:p w14:paraId="13DD0B6D" w14:textId="77777777" w:rsidR="005D2878" w:rsidRPr="00585439" w:rsidRDefault="00E6123A">
      <w:pPr>
        <w:pStyle w:val="FirstParagraph"/>
      </w:pPr>
      <w:r>
        <w:t xml:space="preserve">Comparisons between redd-based estimates and SONAR-based estimates can be seen in Table 4.7 and Figure 4.7. In the three years with comparable estimates, SONAR-based estimates were significantly higher than redd-based </w:t>
      </w:r>
      <w:r w:rsidRPr="00585439">
        <w:rPr>
          <w:strike/>
          <w:color w:val="FF0000"/>
          <w:highlight w:val="yellow"/>
          <w:rPrChange w:id="95" w:author="Cooper, Randy V (DFW)" w:date="2023-10-27T15:16:00Z">
            <w:rPr/>
          </w:rPrChange>
        </w:rPr>
        <w:t>ones</w:t>
      </w:r>
      <w:r>
        <w:t xml:space="preserve"> each year. In fact, the redd-based estimates were much closer to the number of steelhead counted on SONAR, before accounting for periods when the SONAR was not operating or the footage was not reviewed. The redd-based estimates did not fall within the 95% confidence intervals of the SONAR-based estimates.</w:t>
      </w:r>
    </w:p>
    <w:p w14:paraId="13DD0B6E" w14:textId="77777777" w:rsidR="005D2878" w:rsidRDefault="00E6123A">
      <w:pPr>
        <w:pStyle w:val="TableCaption"/>
      </w:pPr>
      <w:r>
        <w:lastRenderedPageBreak/>
        <w:t>Table 4.7: Annual estimates of upstream escapement of winter steelhead to the Dungeness River between Feb 1 and June 15, including counts of observed fish (from SONAR) and redd-based estimate of spawners.</w:t>
      </w:r>
    </w:p>
    <w:tbl>
      <w:tblPr>
        <w:tblStyle w:val="Table"/>
        <w:tblW w:w="0" w:type="auto"/>
        <w:jc w:val="center"/>
        <w:tblLook w:val="0020" w:firstRow="1" w:lastRow="0" w:firstColumn="0" w:lastColumn="0" w:noHBand="0" w:noVBand="0"/>
        <w:tblCaption w:val="Table 4.7: Annual estimates of upstream escapement of winter steelhead to the Dungeness River between Feb 1 and June 15, including counts of observed fish (from SONAR) and redd-based estimate of spawners."/>
      </w:tblPr>
      <w:tblGrid>
        <w:gridCol w:w="663"/>
        <w:gridCol w:w="1224"/>
        <w:gridCol w:w="551"/>
        <w:gridCol w:w="884"/>
        <w:gridCol w:w="811"/>
        <w:gridCol w:w="1760"/>
        <w:gridCol w:w="1049"/>
      </w:tblGrid>
      <w:tr w:rsidR="005D2878" w14:paraId="13DD0B76" w14:textId="77777777" w:rsidTr="00F107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B6F" w14:textId="77777777" w:rsidR="005D2878" w:rsidRDefault="00E6123A" w:rsidP="00931D80">
            <w:pPr>
              <w:pStyle w:val="Compact"/>
              <w:jc w:val="center"/>
            </w:pPr>
            <w:r>
              <w:t>Year</w:t>
            </w:r>
          </w:p>
        </w:tc>
        <w:tc>
          <w:tcPr>
            <w:tcW w:w="0" w:type="auto"/>
          </w:tcPr>
          <w:p w14:paraId="13DD0B70" w14:textId="77777777" w:rsidR="005D2878" w:rsidRDefault="00E6123A" w:rsidP="00931D80">
            <w:pPr>
              <w:pStyle w:val="Compact"/>
              <w:jc w:val="center"/>
            </w:pPr>
            <w:r>
              <w:t>SONAR Est.</w:t>
            </w:r>
          </w:p>
        </w:tc>
        <w:tc>
          <w:tcPr>
            <w:tcW w:w="0" w:type="auto"/>
          </w:tcPr>
          <w:p w14:paraId="13DD0B71" w14:textId="77777777" w:rsidR="005D2878" w:rsidRDefault="00E6123A" w:rsidP="00931D80">
            <w:pPr>
              <w:pStyle w:val="Compact"/>
              <w:jc w:val="center"/>
            </w:pPr>
            <w:r>
              <w:t>SE</w:t>
            </w:r>
          </w:p>
        </w:tc>
        <w:tc>
          <w:tcPr>
            <w:tcW w:w="0" w:type="auto"/>
          </w:tcPr>
          <w:p w14:paraId="13DD0B72" w14:textId="77777777" w:rsidR="005D2878" w:rsidRDefault="00E6123A" w:rsidP="00931D80">
            <w:pPr>
              <w:pStyle w:val="Compact"/>
              <w:jc w:val="center"/>
            </w:pPr>
            <w:r>
              <w:t>Low CI</w:t>
            </w:r>
          </w:p>
        </w:tc>
        <w:tc>
          <w:tcPr>
            <w:tcW w:w="0" w:type="auto"/>
          </w:tcPr>
          <w:p w14:paraId="13DD0B73" w14:textId="77777777" w:rsidR="005D2878" w:rsidRDefault="00E6123A" w:rsidP="00931D80">
            <w:pPr>
              <w:pStyle w:val="Compact"/>
              <w:jc w:val="center"/>
            </w:pPr>
            <w:r>
              <w:t>Upp CI</w:t>
            </w:r>
          </w:p>
        </w:tc>
        <w:tc>
          <w:tcPr>
            <w:tcW w:w="0" w:type="auto"/>
          </w:tcPr>
          <w:p w14:paraId="13DD0B74" w14:textId="77777777" w:rsidR="005D2878" w:rsidRDefault="00E6123A" w:rsidP="00931D80">
            <w:pPr>
              <w:pStyle w:val="Compact"/>
              <w:jc w:val="center"/>
            </w:pPr>
            <w:r>
              <w:t>SONAR Obs Sthd.</w:t>
            </w:r>
          </w:p>
        </w:tc>
        <w:tc>
          <w:tcPr>
            <w:tcW w:w="0" w:type="auto"/>
          </w:tcPr>
          <w:p w14:paraId="13DD0B75" w14:textId="77777777" w:rsidR="005D2878" w:rsidRDefault="00E6123A" w:rsidP="00931D80">
            <w:pPr>
              <w:pStyle w:val="Compact"/>
              <w:jc w:val="center"/>
            </w:pPr>
            <w:r>
              <w:t>Redd Est.</w:t>
            </w:r>
          </w:p>
        </w:tc>
      </w:tr>
      <w:tr w:rsidR="005D2878" w14:paraId="13DD0B7E" w14:textId="77777777" w:rsidTr="00F10797">
        <w:trPr>
          <w:jc w:val="center"/>
        </w:trPr>
        <w:tc>
          <w:tcPr>
            <w:tcW w:w="0" w:type="auto"/>
          </w:tcPr>
          <w:p w14:paraId="13DD0B77" w14:textId="77777777" w:rsidR="005D2878" w:rsidRDefault="00E6123A" w:rsidP="00931D80">
            <w:pPr>
              <w:pStyle w:val="Compact"/>
              <w:jc w:val="center"/>
            </w:pPr>
            <w:r>
              <w:t>2019</w:t>
            </w:r>
          </w:p>
        </w:tc>
        <w:tc>
          <w:tcPr>
            <w:tcW w:w="0" w:type="auto"/>
          </w:tcPr>
          <w:p w14:paraId="13DD0B78" w14:textId="77777777" w:rsidR="005D2878" w:rsidRDefault="00E6123A" w:rsidP="00931D80">
            <w:pPr>
              <w:pStyle w:val="Compact"/>
              <w:jc w:val="center"/>
            </w:pPr>
            <w:r>
              <w:t>913</w:t>
            </w:r>
          </w:p>
        </w:tc>
        <w:tc>
          <w:tcPr>
            <w:tcW w:w="0" w:type="auto"/>
          </w:tcPr>
          <w:p w14:paraId="13DD0B79" w14:textId="77777777" w:rsidR="005D2878" w:rsidRDefault="00E6123A" w:rsidP="00931D80">
            <w:pPr>
              <w:pStyle w:val="Compact"/>
              <w:jc w:val="center"/>
            </w:pPr>
            <w:r>
              <w:t>147</w:t>
            </w:r>
          </w:p>
        </w:tc>
        <w:tc>
          <w:tcPr>
            <w:tcW w:w="0" w:type="auto"/>
          </w:tcPr>
          <w:p w14:paraId="13DD0B7A" w14:textId="77777777" w:rsidR="005D2878" w:rsidRDefault="00E6123A" w:rsidP="00931D80">
            <w:pPr>
              <w:pStyle w:val="Compact"/>
              <w:jc w:val="center"/>
            </w:pPr>
            <w:r>
              <w:t>807.9</w:t>
            </w:r>
          </w:p>
        </w:tc>
        <w:tc>
          <w:tcPr>
            <w:tcW w:w="0" w:type="auto"/>
          </w:tcPr>
          <w:p w14:paraId="13DD0B7B" w14:textId="77777777" w:rsidR="005D2878" w:rsidRDefault="00E6123A" w:rsidP="00931D80">
            <w:pPr>
              <w:pStyle w:val="Compact"/>
              <w:jc w:val="center"/>
            </w:pPr>
            <w:r>
              <w:t>1,317</w:t>
            </w:r>
          </w:p>
        </w:tc>
        <w:tc>
          <w:tcPr>
            <w:tcW w:w="0" w:type="auto"/>
          </w:tcPr>
          <w:p w14:paraId="13DD0B7C" w14:textId="77777777" w:rsidR="005D2878" w:rsidRDefault="00E6123A" w:rsidP="00931D80">
            <w:pPr>
              <w:pStyle w:val="Compact"/>
              <w:jc w:val="center"/>
            </w:pPr>
            <w:r>
              <w:t>420</w:t>
            </w:r>
          </w:p>
        </w:tc>
        <w:tc>
          <w:tcPr>
            <w:tcW w:w="0" w:type="auto"/>
          </w:tcPr>
          <w:p w14:paraId="13DD0B7D" w14:textId="77777777" w:rsidR="005D2878" w:rsidRDefault="00E6123A" w:rsidP="00931D80">
            <w:pPr>
              <w:pStyle w:val="Compact"/>
              <w:jc w:val="center"/>
            </w:pPr>
            <w:r>
              <w:t>467</w:t>
            </w:r>
          </w:p>
        </w:tc>
      </w:tr>
      <w:tr w:rsidR="005D2878" w14:paraId="13DD0B86" w14:textId="77777777" w:rsidTr="00F10797">
        <w:trPr>
          <w:jc w:val="center"/>
        </w:trPr>
        <w:tc>
          <w:tcPr>
            <w:tcW w:w="0" w:type="auto"/>
          </w:tcPr>
          <w:p w14:paraId="13DD0B7F" w14:textId="77777777" w:rsidR="005D2878" w:rsidRDefault="00E6123A" w:rsidP="00931D80">
            <w:pPr>
              <w:pStyle w:val="Compact"/>
              <w:jc w:val="center"/>
            </w:pPr>
            <w:r>
              <w:t>2020</w:t>
            </w:r>
          </w:p>
        </w:tc>
        <w:tc>
          <w:tcPr>
            <w:tcW w:w="0" w:type="auto"/>
          </w:tcPr>
          <w:p w14:paraId="13DD0B80" w14:textId="77777777" w:rsidR="005D2878" w:rsidRDefault="00E6123A" w:rsidP="00931D80">
            <w:pPr>
              <w:pStyle w:val="Compact"/>
              <w:jc w:val="center"/>
            </w:pPr>
            <w:r>
              <w:t>1,101</w:t>
            </w:r>
          </w:p>
        </w:tc>
        <w:tc>
          <w:tcPr>
            <w:tcW w:w="0" w:type="auto"/>
          </w:tcPr>
          <w:p w14:paraId="13DD0B81" w14:textId="77777777" w:rsidR="005D2878" w:rsidRDefault="00E6123A" w:rsidP="00931D80">
            <w:pPr>
              <w:pStyle w:val="Compact"/>
              <w:jc w:val="center"/>
            </w:pPr>
            <w:r>
              <w:t>47</w:t>
            </w:r>
          </w:p>
        </w:tc>
        <w:tc>
          <w:tcPr>
            <w:tcW w:w="0" w:type="auto"/>
          </w:tcPr>
          <w:p w14:paraId="13DD0B82" w14:textId="77777777" w:rsidR="005D2878" w:rsidRDefault="00E6123A" w:rsidP="00931D80">
            <w:pPr>
              <w:pStyle w:val="Compact"/>
              <w:jc w:val="center"/>
            </w:pPr>
            <w:r>
              <w:t>1,012.2</w:t>
            </w:r>
          </w:p>
        </w:tc>
        <w:tc>
          <w:tcPr>
            <w:tcW w:w="0" w:type="auto"/>
          </w:tcPr>
          <w:p w14:paraId="13DD0B83" w14:textId="77777777" w:rsidR="005D2878" w:rsidRDefault="00E6123A" w:rsidP="00931D80">
            <w:pPr>
              <w:pStyle w:val="Compact"/>
              <w:jc w:val="center"/>
            </w:pPr>
            <w:r>
              <w:t>1,196</w:t>
            </w:r>
          </w:p>
        </w:tc>
        <w:tc>
          <w:tcPr>
            <w:tcW w:w="0" w:type="auto"/>
          </w:tcPr>
          <w:p w14:paraId="13DD0B84" w14:textId="77777777" w:rsidR="005D2878" w:rsidRDefault="00E6123A" w:rsidP="00931D80">
            <w:pPr>
              <w:pStyle w:val="Compact"/>
              <w:jc w:val="center"/>
            </w:pPr>
            <w:r>
              <w:t>453</w:t>
            </w:r>
          </w:p>
        </w:tc>
        <w:tc>
          <w:tcPr>
            <w:tcW w:w="0" w:type="auto"/>
          </w:tcPr>
          <w:p w14:paraId="13DD0B85" w14:textId="77777777" w:rsidR="005D2878" w:rsidRDefault="00E6123A" w:rsidP="00931D80">
            <w:pPr>
              <w:pStyle w:val="Compact"/>
              <w:jc w:val="center"/>
            </w:pPr>
            <w:r>
              <w:t>-</w:t>
            </w:r>
          </w:p>
        </w:tc>
      </w:tr>
      <w:tr w:rsidR="005D2878" w14:paraId="13DD0B8E" w14:textId="77777777" w:rsidTr="00F10797">
        <w:trPr>
          <w:jc w:val="center"/>
        </w:trPr>
        <w:tc>
          <w:tcPr>
            <w:tcW w:w="0" w:type="auto"/>
          </w:tcPr>
          <w:p w14:paraId="13DD0B87" w14:textId="77777777" w:rsidR="005D2878" w:rsidRDefault="00E6123A" w:rsidP="00931D80">
            <w:pPr>
              <w:pStyle w:val="Compact"/>
              <w:jc w:val="center"/>
            </w:pPr>
            <w:r>
              <w:t>2021</w:t>
            </w:r>
          </w:p>
        </w:tc>
        <w:tc>
          <w:tcPr>
            <w:tcW w:w="0" w:type="auto"/>
          </w:tcPr>
          <w:p w14:paraId="13DD0B88" w14:textId="77777777" w:rsidR="005D2878" w:rsidRDefault="00E6123A" w:rsidP="00931D80">
            <w:pPr>
              <w:pStyle w:val="Compact"/>
              <w:jc w:val="center"/>
            </w:pPr>
            <w:r>
              <w:t>646</w:t>
            </w:r>
          </w:p>
        </w:tc>
        <w:tc>
          <w:tcPr>
            <w:tcW w:w="0" w:type="auto"/>
          </w:tcPr>
          <w:p w14:paraId="13DD0B89" w14:textId="77777777" w:rsidR="005D2878" w:rsidRDefault="00E6123A" w:rsidP="00931D80">
            <w:pPr>
              <w:pStyle w:val="Compact"/>
              <w:jc w:val="center"/>
            </w:pPr>
            <w:r>
              <w:t>11</w:t>
            </w:r>
          </w:p>
        </w:tc>
        <w:tc>
          <w:tcPr>
            <w:tcW w:w="0" w:type="auto"/>
          </w:tcPr>
          <w:p w14:paraId="13DD0B8A" w14:textId="77777777" w:rsidR="005D2878" w:rsidRDefault="00E6123A" w:rsidP="00931D80">
            <w:pPr>
              <w:pStyle w:val="Compact"/>
              <w:jc w:val="center"/>
            </w:pPr>
            <w:r>
              <w:t>626.4</w:t>
            </w:r>
          </w:p>
        </w:tc>
        <w:tc>
          <w:tcPr>
            <w:tcW w:w="0" w:type="auto"/>
          </w:tcPr>
          <w:p w14:paraId="13DD0B8B" w14:textId="77777777" w:rsidR="005D2878" w:rsidRDefault="00E6123A" w:rsidP="00931D80">
            <w:pPr>
              <w:pStyle w:val="Compact"/>
              <w:jc w:val="center"/>
            </w:pPr>
            <w:r>
              <w:t>668</w:t>
            </w:r>
          </w:p>
        </w:tc>
        <w:tc>
          <w:tcPr>
            <w:tcW w:w="0" w:type="auto"/>
          </w:tcPr>
          <w:p w14:paraId="13DD0B8C" w14:textId="77777777" w:rsidR="005D2878" w:rsidRDefault="00E6123A" w:rsidP="00931D80">
            <w:pPr>
              <w:pStyle w:val="Compact"/>
              <w:jc w:val="center"/>
            </w:pPr>
            <w:r>
              <w:t>356</w:t>
            </w:r>
          </w:p>
        </w:tc>
        <w:tc>
          <w:tcPr>
            <w:tcW w:w="0" w:type="auto"/>
          </w:tcPr>
          <w:p w14:paraId="13DD0B8D" w14:textId="77777777" w:rsidR="005D2878" w:rsidRDefault="00E6123A" w:rsidP="00931D80">
            <w:pPr>
              <w:pStyle w:val="Compact"/>
              <w:jc w:val="center"/>
            </w:pPr>
            <w:r>
              <w:t>329</w:t>
            </w:r>
          </w:p>
        </w:tc>
      </w:tr>
      <w:tr w:rsidR="005D2878" w14:paraId="13DD0B96" w14:textId="77777777" w:rsidTr="00F10797">
        <w:trPr>
          <w:jc w:val="center"/>
        </w:trPr>
        <w:tc>
          <w:tcPr>
            <w:tcW w:w="0" w:type="auto"/>
          </w:tcPr>
          <w:p w14:paraId="13DD0B8F" w14:textId="77777777" w:rsidR="005D2878" w:rsidRDefault="00E6123A" w:rsidP="00931D80">
            <w:pPr>
              <w:pStyle w:val="Compact"/>
              <w:jc w:val="center"/>
            </w:pPr>
            <w:r>
              <w:t>2022</w:t>
            </w:r>
          </w:p>
        </w:tc>
        <w:tc>
          <w:tcPr>
            <w:tcW w:w="0" w:type="auto"/>
          </w:tcPr>
          <w:p w14:paraId="13DD0B90" w14:textId="77777777" w:rsidR="005D2878" w:rsidRDefault="00E6123A" w:rsidP="00931D80">
            <w:pPr>
              <w:pStyle w:val="Compact"/>
              <w:jc w:val="center"/>
            </w:pPr>
            <w:r>
              <w:t>747</w:t>
            </w:r>
          </w:p>
        </w:tc>
        <w:tc>
          <w:tcPr>
            <w:tcW w:w="0" w:type="auto"/>
          </w:tcPr>
          <w:p w14:paraId="13DD0B91" w14:textId="77777777" w:rsidR="005D2878" w:rsidRDefault="00E6123A" w:rsidP="00931D80">
            <w:pPr>
              <w:pStyle w:val="Compact"/>
              <w:jc w:val="center"/>
            </w:pPr>
            <w:r>
              <w:t>15</w:t>
            </w:r>
          </w:p>
        </w:tc>
        <w:tc>
          <w:tcPr>
            <w:tcW w:w="0" w:type="auto"/>
          </w:tcPr>
          <w:p w14:paraId="13DD0B92" w14:textId="77777777" w:rsidR="005D2878" w:rsidRDefault="00E6123A" w:rsidP="00931D80">
            <w:pPr>
              <w:pStyle w:val="Compact"/>
              <w:jc w:val="center"/>
            </w:pPr>
            <w:r>
              <w:t>718.7</w:t>
            </w:r>
          </w:p>
        </w:tc>
        <w:tc>
          <w:tcPr>
            <w:tcW w:w="0" w:type="auto"/>
          </w:tcPr>
          <w:p w14:paraId="13DD0B93" w14:textId="77777777" w:rsidR="005D2878" w:rsidRDefault="00E6123A" w:rsidP="00931D80">
            <w:pPr>
              <w:pStyle w:val="Compact"/>
              <w:jc w:val="center"/>
            </w:pPr>
            <w:r>
              <w:t>776</w:t>
            </w:r>
          </w:p>
        </w:tc>
        <w:tc>
          <w:tcPr>
            <w:tcW w:w="0" w:type="auto"/>
          </w:tcPr>
          <w:p w14:paraId="13DD0B94" w14:textId="77777777" w:rsidR="005D2878" w:rsidRDefault="00E6123A" w:rsidP="00931D80">
            <w:pPr>
              <w:pStyle w:val="Compact"/>
              <w:jc w:val="center"/>
            </w:pPr>
            <w:r>
              <w:t>405</w:t>
            </w:r>
          </w:p>
        </w:tc>
        <w:tc>
          <w:tcPr>
            <w:tcW w:w="0" w:type="auto"/>
          </w:tcPr>
          <w:p w14:paraId="13DD0B95" w14:textId="77777777" w:rsidR="005D2878" w:rsidRDefault="00E6123A" w:rsidP="00931D80">
            <w:pPr>
              <w:pStyle w:val="Compact"/>
              <w:jc w:val="center"/>
            </w:pPr>
            <w:r>
              <w:t>386</w:t>
            </w:r>
          </w:p>
        </w:tc>
      </w:tr>
    </w:tbl>
    <w:p w14:paraId="13DD0B97" w14:textId="77777777" w:rsidR="005D2878" w:rsidRDefault="00E6123A" w:rsidP="00931D80">
      <w:pPr>
        <w:pStyle w:val="CaptionedFigure"/>
        <w:jc w:val="center"/>
      </w:pPr>
      <w:r>
        <w:rPr>
          <w:noProof/>
        </w:rPr>
        <w:drawing>
          <wp:inline distT="0" distB="0" distL="0" distR="0" wp14:anchorId="13DD0BC6" wp14:editId="13DD0BC7">
            <wp:extent cx="5504749" cy="3669832"/>
            <wp:effectExtent l="0" t="0" r="0" b="0"/>
            <wp:docPr id="1192488721" name="Picture" descr="Figure 4.7: Annual estimates of upstream escapement of winter steelhead to the Dungeness River between Feb 1 and June 15, including counts of observed fish (from SONAR) and redd-based estimate of spawners."/>
            <wp:cNvGraphicFramePr/>
            <a:graphic xmlns:a="http://schemas.openxmlformats.org/drawingml/2006/main">
              <a:graphicData uri="http://schemas.openxmlformats.org/drawingml/2006/picture">
                <pic:pic xmlns:pic="http://schemas.openxmlformats.org/drawingml/2006/picture">
                  <pic:nvPicPr>
                    <pic:cNvPr id="0" name="Picture" descr="../figures/redd-fig-1.png"/>
                    <pic:cNvPicPr>
                      <a:picLocks noChangeAspect="1" noChangeArrowheads="1"/>
                    </pic:cNvPicPr>
                  </pic:nvPicPr>
                  <pic:blipFill>
                    <a:blip r:embed="rId22"/>
                    <a:stretch>
                      <a:fillRect/>
                    </a:stretch>
                  </pic:blipFill>
                  <pic:spPr bwMode="auto">
                    <a:xfrm>
                      <a:off x="0" y="0"/>
                      <a:ext cx="5504749" cy="3669832"/>
                    </a:xfrm>
                    <a:prstGeom prst="rect">
                      <a:avLst/>
                    </a:prstGeom>
                    <a:noFill/>
                    <a:ln w="9525">
                      <a:noFill/>
                      <a:headEnd/>
                      <a:tailEnd/>
                    </a:ln>
                  </pic:spPr>
                </pic:pic>
              </a:graphicData>
            </a:graphic>
          </wp:inline>
        </w:drawing>
      </w:r>
    </w:p>
    <w:p w14:paraId="13DD0B98" w14:textId="77777777" w:rsidR="005D2878" w:rsidRDefault="00E6123A">
      <w:pPr>
        <w:pStyle w:val="ImageCaption"/>
      </w:pPr>
      <w:r>
        <w:t>Figure 4.7: Annual estimates of upstream escapement of winter steelhead to the Dungeness River between Feb 1 and June 15, including counts of observed fish (from SONAR) and redd-based estimate of spawners.</w:t>
      </w:r>
    </w:p>
    <w:p w14:paraId="13DD0B99" w14:textId="77777777" w:rsidR="005D2878" w:rsidRDefault="00E6123A">
      <w:pPr>
        <w:pStyle w:val="Heading1"/>
      </w:pPr>
      <w:bookmarkStart w:id="96" w:name="_Toc147927701"/>
      <w:bookmarkStart w:id="97" w:name="discussion"/>
      <w:bookmarkEnd w:id="49"/>
      <w:bookmarkEnd w:id="77"/>
      <w:bookmarkEnd w:id="94"/>
      <w:r>
        <w:rPr>
          <w:rStyle w:val="SectionNumber"/>
        </w:rPr>
        <w:t>5</w:t>
      </w:r>
      <w:r>
        <w:tab/>
        <w:t>Discussion</w:t>
      </w:r>
      <w:bookmarkEnd w:id="96"/>
    </w:p>
    <w:p w14:paraId="13DD0B9A" w14:textId="77777777" w:rsidR="005D2878" w:rsidRDefault="00E6123A">
      <w:pPr>
        <w:pStyle w:val="FirstParagraph"/>
      </w:pPr>
      <w:r>
        <w:t>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13DD0B9B" w14:textId="77777777" w:rsidR="005D2878" w:rsidRDefault="00E6123A">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w:t>
      </w:r>
      <w:r>
        <w:lastRenderedPageBreak/>
        <w:t>behavior at the site, access and security are important considerations. After we moved the SONAR site slightly upstream in 2019, and deployed the unit from a fixed platform on the bank, it was much easier for the team to check on and make adjustments to the unit. The 2019-2022 site is also located on WDFW property, enabling a direct power source, and an on-site staff trailer for security and comfort in bad weather.</w:t>
      </w:r>
    </w:p>
    <w:p w14:paraId="13DD0B9C" w14:textId="77777777" w:rsidR="005D2878" w:rsidRDefault="00E6123A">
      <w:pPr>
        <w:pStyle w:val="BodyText"/>
      </w:pPr>
      <w:r>
        <w:t>In addition to the location, several factors in 2018 led to unrealistic estimates of escapement. The amount of SONAR imagery that was not reviewed in 2018 was much higher than in other years (Figures 3.5 and 3.6 and Table 3.4).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 and instead utilize the lessons learned from that year to improve operations in subsequent years.</w:t>
      </w:r>
    </w:p>
    <w:p w14:paraId="13DD0B9D" w14:textId="77777777" w:rsidR="005D2878" w:rsidRDefault="00E6123A">
      <w:pPr>
        <w:pStyle w:val="BodyText"/>
      </w:pPr>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13DD0B9E" w14:textId="77777777" w:rsidR="005D2878" w:rsidRDefault="00E6123A">
      <w:pPr>
        <w:pStyle w:val="BodyText"/>
      </w:pPr>
      <w:r>
        <w:t>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14:paraId="13DD0B9F" w14:textId="77777777" w:rsidR="005D2878" w:rsidRDefault="00E6123A">
      <w:pPr>
        <w:pStyle w:val="BodyText"/>
      </w:pPr>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w:t>
      </w:r>
      <w:r>
        <w:lastRenderedPageBreak/>
        <w:t>design for species composition, we are unable to address this question. However, it seems reasonable to assume that steelhead and bull trout have similar behavior with regards to movement and time of day.</w:t>
      </w:r>
    </w:p>
    <w:p w14:paraId="13DD0BA0" w14:textId="77777777" w:rsidR="005D2878" w:rsidRDefault="00E6123A">
      <w:pPr>
        <w:pStyle w:val="BodyText"/>
      </w:pPr>
      <w:r>
        <w:t>The SONAR-based estimates of steelhead escapement were significantly greater than redd-based estimates for the three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51.2 % of the SONAR-based estimates), suggesting a consistent bias between the two.</w:t>
      </w:r>
    </w:p>
    <w:p w14:paraId="13DD0BA1" w14:textId="77777777" w:rsidR="005D2878" w:rsidRDefault="00E6123A">
      <w:pPr>
        <w:pStyle w:val="Heading2"/>
      </w:pPr>
      <w:bookmarkStart w:id="98" w:name="_Toc147927702"/>
      <w:bookmarkStart w:id="99" w:name="recommendations"/>
      <w:r>
        <w:rPr>
          <w:rStyle w:val="SectionNumber"/>
        </w:rPr>
        <w:t>5.1</w:t>
      </w:r>
      <w:r>
        <w:tab/>
        <w:t>Recommendations</w:t>
      </w:r>
      <w:bookmarkEnd w:id="98"/>
    </w:p>
    <w:p w14:paraId="13DD0BA2" w14:textId="77777777" w:rsidR="005D2878" w:rsidRDefault="00E6123A">
      <w:pPr>
        <w:pStyle w:val="FirstParagraph"/>
      </w:pPr>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14:paraId="13DD0BA3" w14:textId="77777777" w:rsidR="005D2878" w:rsidRDefault="00E6123A">
      <w:pPr>
        <w:pStyle w:val="BodyText"/>
      </w:pPr>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13DD0BA4" w14:textId="77777777" w:rsidR="005D2878" w:rsidRDefault="00E6123A">
      <w:pPr>
        <w:pStyle w:val="BodyText"/>
      </w:pPr>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w:t>
      </w:r>
    </w:p>
    <w:p w14:paraId="13DD0BA5" w14:textId="77777777" w:rsidR="005D2878" w:rsidRDefault="00E6123A">
      <w:pPr>
        <w:pStyle w:val="Heading1"/>
      </w:pPr>
      <w:bookmarkStart w:id="100" w:name="_Toc147927703"/>
      <w:bookmarkStart w:id="101" w:name="acknowledgements"/>
      <w:bookmarkEnd w:id="97"/>
      <w:bookmarkEnd w:id="99"/>
      <w:r>
        <w:rPr>
          <w:rStyle w:val="SectionNumber"/>
        </w:rPr>
        <w:lastRenderedPageBreak/>
        <w:t>6</w:t>
      </w:r>
      <w:r>
        <w:tab/>
        <w:t>Acknowledgements</w:t>
      </w:r>
      <w:bookmarkEnd w:id="100"/>
    </w:p>
    <w:p w14:paraId="13DD0BA6" w14:textId="77777777" w:rsidR="005D2878" w:rsidRDefault="00E6123A">
      <w:pPr>
        <w:pStyle w:val="FirstParagraph"/>
      </w:pPr>
      <w:r>
        <w:t>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13DD0BA7" w14:textId="77777777" w:rsidR="005D2878" w:rsidRDefault="00E6123A">
      <w:pPr>
        <w:pStyle w:val="Heading1"/>
      </w:pPr>
      <w:bookmarkStart w:id="102" w:name="_Toc147927704"/>
      <w:bookmarkStart w:id="103" w:name="literature-cited"/>
      <w:bookmarkEnd w:id="101"/>
      <w:r>
        <w:rPr>
          <w:rStyle w:val="SectionNumber"/>
        </w:rPr>
        <w:t>7</w:t>
      </w:r>
      <w:r>
        <w:tab/>
        <w:t>Literature Cited</w:t>
      </w:r>
      <w:bookmarkEnd w:id="102"/>
    </w:p>
    <w:p w14:paraId="13DD0BA8" w14:textId="77777777" w:rsidR="005D2878" w:rsidRDefault="00E6123A">
      <w:pPr>
        <w:pStyle w:val="Bibliography"/>
      </w:pPr>
      <w:bookmarkStart w:id="104" w:name="ref-Ford2011"/>
      <w:bookmarkStart w:id="10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13DD0BA9" w14:textId="77777777" w:rsidR="005D2878" w:rsidRDefault="00E6123A">
      <w:pPr>
        <w:pStyle w:val="Bibliography"/>
      </w:pPr>
      <w:bookmarkStart w:id="106" w:name="ref-Metheny2012"/>
      <w:bookmarkEnd w:id="104"/>
      <w:r>
        <w:t>Metheny, M. 2012. Use of Dual Frequency Identification SONAR to Estimate Salmonid Escapement to Redwood Creek, Humboldt County California. Master’s thesis, Humboldt State University.</w:t>
      </w:r>
    </w:p>
    <w:p w14:paraId="13DD0BAA" w14:textId="77777777" w:rsidR="005D2878" w:rsidRDefault="00E6123A">
      <w:pPr>
        <w:pStyle w:val="Bibliography"/>
      </w:pPr>
      <w:bookmarkStart w:id="107" w:name="ref-Metheny2014"/>
      <w:bookmarkEnd w:id="106"/>
      <w:r>
        <w:t>Metheny, M., and W. Duffy. 2014. Sonar estimation of adult salmonid abundance in Redwood Creek, Humboldt County 2012-2013. California Department of Fish and Wildlife.</w:t>
      </w:r>
    </w:p>
    <w:p w14:paraId="13DD0BAB" w14:textId="77777777" w:rsidR="005D2878" w:rsidRDefault="00E6123A">
      <w:pPr>
        <w:pStyle w:val="Bibliography"/>
      </w:pPr>
      <w:bookmarkStart w:id="108" w:name="ref-Murdoch2018"/>
      <w:bookmarkEnd w:id="107"/>
      <w:r>
        <w:t>Murdoch, A. R., C. J. Herring, C. H. Frady, K. See, and C. E. Jordan. 2018. Estimating observer error and steelhead redd abundance using a modified Gaussian area-under-the-curve framework. Canadian Journal of Fisheries and Aquatic Sciences 75(12):2149–2158.</w:t>
      </w:r>
    </w:p>
    <w:p w14:paraId="13DD0BAC" w14:textId="77777777" w:rsidR="005D2878" w:rsidRDefault="00E6123A">
      <w:pPr>
        <w:pStyle w:val="Bibliography"/>
      </w:pPr>
      <w:bookmarkStart w:id="109" w:name="ref-Myers2015"/>
      <w:bookmarkEnd w:id="108"/>
      <w:r>
        <w:t>Myers, J. M., J. J. Hard, E. J. Connor, R. A. Hayman, R. G. Kope, G. Lucchetti, A. R. Marshall, G. R. Pess, and B. E. Thomson. 2015. Identifying historical populations of steelhead within the Puget Sound distinct population segment. U.S. Department of Commerce, NMFS- NWFSC-128.</w:t>
      </w:r>
    </w:p>
    <w:p w14:paraId="13DD0BAD" w14:textId="77777777" w:rsidR="005D2878" w:rsidRDefault="00E6123A">
      <w:pPr>
        <w:pStyle w:val="Bibliography"/>
      </w:pPr>
      <w:bookmarkStart w:id="110" w:name="ref-NWFSC2015"/>
      <w:bookmarkEnd w:id="109"/>
      <w:r>
        <w:t>Northwest Fisheries Science Center. 2015. Status review update for Pacific salmon and steelhead listed under the Endangered Species Act: Pacific Northwest. NOAA Fisheries, Northwest Fisheries Science Center Seattle.</w:t>
      </w:r>
      <w:bookmarkEnd w:id="103"/>
      <w:bookmarkEnd w:id="105"/>
      <w:bookmarkEnd w:id="110"/>
    </w:p>
    <w:sectPr w:rsidR="005D2878">
      <w:head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86375" w14:textId="77777777" w:rsidR="00FB0383" w:rsidRDefault="00FB0383">
      <w:pPr>
        <w:spacing w:after="0"/>
      </w:pPr>
      <w:r>
        <w:separator/>
      </w:r>
    </w:p>
  </w:endnote>
  <w:endnote w:type="continuationSeparator" w:id="0">
    <w:p w14:paraId="7EC3F93D" w14:textId="77777777" w:rsidR="00FB0383" w:rsidRDefault="00FB03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837CD" w14:textId="77777777" w:rsidR="00FB0383" w:rsidRDefault="00FB0383">
      <w:r>
        <w:separator/>
      </w:r>
    </w:p>
  </w:footnote>
  <w:footnote w:type="continuationSeparator" w:id="0">
    <w:p w14:paraId="3FA4DA28" w14:textId="77777777" w:rsidR="00FB0383" w:rsidRDefault="00FB0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0BCA" w14:textId="77777777" w:rsidR="00E6123A" w:rsidRDefault="00E6123A" w:rsidP="00F84AD8">
    <w:pPr>
      <w:pStyle w:val="Header"/>
      <w:jc w:val="right"/>
    </w:pPr>
    <w:r>
      <w:rPr>
        <w:noProof/>
      </w:rPr>
      <w:drawing>
        <wp:inline distT="0" distB="0" distL="0" distR="0" wp14:anchorId="13DD0BCB" wp14:editId="13DD0BCC">
          <wp:extent cx="597535" cy="377825"/>
          <wp:effectExtent l="0" t="0" r="0" b="0"/>
          <wp:docPr id="1627507732" name="Picture 162750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46295299"/>
    <w:multiLevelType w:val="hybridMultilevel"/>
    <w:tmpl w:val="43CEB3BC"/>
    <w:lvl w:ilvl="0" w:tplc="47F01B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5174513">
    <w:abstractNumId w:val="0"/>
  </w:num>
  <w:num w:numId="2" w16cid:durableId="761993805">
    <w:abstractNumId w:val="1"/>
  </w:num>
  <w:num w:numId="3" w16cid:durableId="1743214515">
    <w:abstractNumId w:val="0"/>
  </w:num>
  <w:num w:numId="4" w16cid:durableId="1369530318">
    <w:abstractNumId w:val="1"/>
  </w:num>
  <w:num w:numId="5" w16cid:durableId="3929719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oper, Randy V (DFW)">
    <w15:presenceInfo w15:providerId="AD" w15:userId="S::Randy.Cooper@dfw.wa.gov::208edf44-ceb4-4748-b034-9910d497a1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78"/>
    <w:rsid w:val="00000250"/>
    <w:rsid w:val="00061944"/>
    <w:rsid w:val="000E4752"/>
    <w:rsid w:val="001332A1"/>
    <w:rsid w:val="0013501A"/>
    <w:rsid w:val="00153EC1"/>
    <w:rsid w:val="00154AF0"/>
    <w:rsid w:val="001A3D54"/>
    <w:rsid w:val="001E3740"/>
    <w:rsid w:val="001F71B6"/>
    <w:rsid w:val="002C73C1"/>
    <w:rsid w:val="002E163B"/>
    <w:rsid w:val="00434B1D"/>
    <w:rsid w:val="00441A23"/>
    <w:rsid w:val="004F4F97"/>
    <w:rsid w:val="00507961"/>
    <w:rsid w:val="00512216"/>
    <w:rsid w:val="00573BB0"/>
    <w:rsid w:val="00585439"/>
    <w:rsid w:val="005C4B23"/>
    <w:rsid w:val="005D2878"/>
    <w:rsid w:val="00647F39"/>
    <w:rsid w:val="006E489E"/>
    <w:rsid w:val="00780E5E"/>
    <w:rsid w:val="0079500B"/>
    <w:rsid w:val="007E7838"/>
    <w:rsid w:val="008250AA"/>
    <w:rsid w:val="00931D80"/>
    <w:rsid w:val="00A81E64"/>
    <w:rsid w:val="00AB773D"/>
    <w:rsid w:val="00B427CB"/>
    <w:rsid w:val="00B60CE0"/>
    <w:rsid w:val="00B611BF"/>
    <w:rsid w:val="00B755B2"/>
    <w:rsid w:val="00B811EF"/>
    <w:rsid w:val="00BC66C8"/>
    <w:rsid w:val="00BD6FF5"/>
    <w:rsid w:val="00C32C1E"/>
    <w:rsid w:val="00C8791B"/>
    <w:rsid w:val="00C918C9"/>
    <w:rsid w:val="00D011FB"/>
    <w:rsid w:val="00D0211F"/>
    <w:rsid w:val="00D17982"/>
    <w:rsid w:val="00D65974"/>
    <w:rsid w:val="00D67181"/>
    <w:rsid w:val="00E272DA"/>
    <w:rsid w:val="00E6123A"/>
    <w:rsid w:val="00EE122E"/>
    <w:rsid w:val="00EF02AE"/>
    <w:rsid w:val="00F10797"/>
    <w:rsid w:val="00F65471"/>
    <w:rsid w:val="00FB0383"/>
    <w:rsid w:val="00FB53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070C"/>
  <w15:docId w15:val="{8FA76DB0-D921-439A-BE10-89E1AAA4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unhideWhenUsed/>
    <w:rsid w:val="008E377E"/>
    <w:rPr>
      <w:sz w:val="20"/>
      <w:szCs w:val="20"/>
    </w:rPr>
  </w:style>
  <w:style w:type="character" w:customStyle="1" w:styleId="CommentTextChar">
    <w:name w:val="Comment Text Char"/>
    <w:basedOn w:val="DefaultParagraphFont"/>
    <w:link w:val="CommentText"/>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BD6FF5"/>
    <w:pPr>
      <w:spacing w:after="100"/>
    </w:pPr>
  </w:style>
  <w:style w:type="paragraph" w:styleId="TOC2">
    <w:name w:val="toc 2"/>
    <w:basedOn w:val="Normal"/>
    <w:next w:val="Normal"/>
    <w:autoRedefine/>
    <w:uiPriority w:val="39"/>
    <w:unhideWhenUsed/>
    <w:rsid w:val="00BD6FF5"/>
    <w:pPr>
      <w:spacing w:after="100"/>
      <w:ind w:left="220"/>
    </w:pPr>
  </w:style>
  <w:style w:type="paragraph" w:styleId="TOC3">
    <w:name w:val="toc 3"/>
    <w:basedOn w:val="Normal"/>
    <w:next w:val="Normal"/>
    <w:autoRedefine/>
    <w:uiPriority w:val="39"/>
    <w:unhideWhenUsed/>
    <w:rsid w:val="00BD6FF5"/>
    <w:pPr>
      <w:spacing w:after="100"/>
      <w:ind w:left="440"/>
    </w:pPr>
  </w:style>
  <w:style w:type="paragraph" w:styleId="Revision">
    <w:name w:val="Revision"/>
    <w:hidden/>
    <w:semiHidden/>
    <w:rsid w:val="00E6123A"/>
    <w:pPr>
      <w:spacing w:after="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Bethany.Craig@dfw.wa.gov" TargetMode="Externa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04A1C-B4A3-49F8-9D09-6F3C40D4A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25</Pages>
  <Words>6881</Words>
  <Characters>39222</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Dungeness River Winter Steelhead SONAR-based Escapement Estimates</vt:lpstr>
    </vt:vector>
  </TitlesOfParts>
  <Company/>
  <LinksUpToDate>false</LinksUpToDate>
  <CharactersWithSpaces>46011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Cooper, Randy V (DFW)</cp:lastModifiedBy>
  <cp:revision>28</cp:revision>
  <dcterms:created xsi:type="dcterms:W3CDTF">2023-10-27T21:04:00Z</dcterms:created>
  <dcterms:modified xsi:type="dcterms:W3CDTF">2023-10-28T01:17:00Z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11, 2023</vt:lpwstr>
  </property>
  <property fmtid="{D5CDD505-2E9C-101B-9397-08002B2CF9AE}" pid="5" name="output">
    <vt:lpwstr/>
  </property>
  <property fmtid="{D5CDD505-2E9C-101B-9397-08002B2CF9AE}" pid="6" name="subtitle">
    <vt:lpwstr>2019 - 2022</vt:lpwstr>
  </property>
  <property fmtid="{D5CDD505-2E9C-101B-9397-08002B2CF9AE}" pid="7" name="MSIP_Label_45011977-b912-4387-97a4-f4c94a801377_Enabled">
    <vt:lpwstr>true</vt:lpwstr>
  </property>
  <property fmtid="{D5CDD505-2E9C-101B-9397-08002B2CF9AE}" pid="8" name="MSIP_Label_45011977-b912-4387-97a4-f4c94a801377_SetDate">
    <vt:lpwstr>2023-10-11T21:41:56Z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8f6bf6de-ed01-4ae5-ba0e-c37bd936db3d</vt:lpwstr>
  </property>
  <property fmtid="{D5CDD505-2E9C-101B-9397-08002B2CF9AE}" pid="13" name="MSIP_Label_45011977-b912-4387-97a4-f4c94a801377_ContentBits">
    <vt:lpwstr>0</vt:lpwstr>
  </property>
</Properties>
</file>